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C43037" w14:textId="45646CA1" w:rsidR="005A4C36" w:rsidRDefault="00B10394" w:rsidP="005A4C36">
      <w:pPr>
        <w:pStyle w:val="Heading1"/>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00C0B400" w14:textId="029D8862" w:rsidR="007562EB" w:rsidRDefault="007562EB" w:rsidP="007562EB">
      <w:pPr>
        <w:pStyle w:val="Heading1"/>
      </w:pPr>
      <w:r>
        <w:t>Abstract</w:t>
      </w:r>
    </w:p>
    <w:p w14:paraId="6EDAC140" w14:textId="4B8B860F" w:rsidR="00EC0321" w:rsidRDefault="00EC0321" w:rsidP="00EC0321">
      <w:pPr>
        <w:pStyle w:val="Heading2"/>
      </w:pPr>
      <w:r>
        <w:t>BACKGROUND</w:t>
      </w:r>
    </w:p>
    <w:p w14:paraId="42A2B89A" w14:textId="1E81E839" w:rsidR="008575FA" w:rsidRPr="008575FA" w:rsidRDefault="0022045A" w:rsidP="008575FA">
      <w:r w:rsidRPr="0008755F">
        <w:rPr>
          <w:rFonts w:cs="Arial"/>
          <w:color w:val="000000"/>
          <w:sz w:val="20"/>
          <w:szCs w:val="20"/>
          <w:shd w:val="clear" w:color="auto" w:fill="FEFCF8"/>
        </w:rPr>
        <w:t xml:space="preserve">The Human Fertility Database (HFD), and the related Human Fertility Collection (HFC), provide highly disaggregated data </w:t>
      </w:r>
      <w:r w:rsidR="00E03075">
        <w:rPr>
          <w:rFonts w:cs="Arial"/>
          <w:color w:val="000000"/>
          <w:sz w:val="20"/>
          <w:szCs w:val="20"/>
          <w:shd w:val="clear" w:color="auto" w:fill="FEFCF8"/>
        </w:rPr>
        <w:t>on age-specific fertility rates</w:t>
      </w:r>
      <w:r w:rsidRPr="0008755F">
        <w:rPr>
          <w:rFonts w:cs="Arial"/>
          <w:color w:val="000000"/>
          <w:sz w:val="20"/>
          <w:szCs w:val="20"/>
          <w:shd w:val="clear" w:color="auto" w:fill="FEFCF8"/>
        </w:rPr>
        <w:t xml:space="preserve"> for </w:t>
      </w:r>
      <w:r w:rsidR="00DA75C1">
        <w:rPr>
          <w:rFonts w:cs="Arial"/>
          <w:color w:val="000000"/>
          <w:sz w:val="20"/>
          <w:szCs w:val="20"/>
          <w:shd w:val="clear" w:color="auto" w:fill="FEFCF8"/>
        </w:rPr>
        <w:t>45</w:t>
      </w:r>
      <w:r w:rsidRPr="0008755F">
        <w:rPr>
          <w:rFonts w:cs="Arial"/>
          <w:color w:val="000000"/>
          <w:sz w:val="20"/>
          <w:szCs w:val="20"/>
          <w:shd w:val="clear" w:color="auto" w:fill="FEFCF8"/>
        </w:rPr>
        <w:t xml:space="preserve"> </w:t>
      </w:r>
      <w:r w:rsidR="00E03075">
        <w:rPr>
          <w:rFonts w:cs="Arial"/>
          <w:color w:val="000000"/>
          <w:sz w:val="20"/>
          <w:szCs w:val="20"/>
          <w:shd w:val="clear" w:color="auto" w:fill="FEFCF8"/>
        </w:rPr>
        <w:t>countries</w:t>
      </w:r>
      <w:r w:rsidRPr="0008755F">
        <w:rPr>
          <w:rFonts w:cs="Arial"/>
          <w:color w:val="000000"/>
          <w:sz w:val="20"/>
          <w:szCs w:val="20"/>
          <w:shd w:val="clear" w:color="auto" w:fill="FEFCF8"/>
        </w:rPr>
        <w:t xml:space="preserve">. These sources provide a wealth of opportunity for learning about </w:t>
      </w:r>
      <w:r w:rsidR="00321CEB">
        <w:rPr>
          <w:rFonts w:cs="Arial"/>
          <w:color w:val="000000"/>
          <w:sz w:val="20"/>
          <w:szCs w:val="20"/>
          <w:shd w:val="clear" w:color="auto" w:fill="FEFCF8"/>
        </w:rPr>
        <w:t>the development of different pathways of transition to low fertility</w:t>
      </w:r>
      <w:r w:rsidRPr="0008755F">
        <w:rPr>
          <w:rFonts w:cs="Arial"/>
          <w:color w:val="000000"/>
          <w:sz w:val="20"/>
          <w:szCs w:val="20"/>
          <w:shd w:val="clear" w:color="auto" w:fill="FEFCF8"/>
        </w:rPr>
        <w:t xml:space="preserve"> </w:t>
      </w:r>
      <w:r w:rsidR="00E03075">
        <w:rPr>
          <w:rFonts w:cs="Arial"/>
          <w:color w:val="000000"/>
          <w:sz w:val="20"/>
          <w:szCs w:val="20"/>
          <w:shd w:val="clear" w:color="auto" w:fill="FEFCF8"/>
        </w:rPr>
        <w:t xml:space="preserve">both within and </w:t>
      </w:r>
      <w:r w:rsidRPr="0008755F">
        <w:rPr>
          <w:rFonts w:cs="Arial"/>
          <w:color w:val="000000"/>
          <w:sz w:val="20"/>
          <w:szCs w:val="20"/>
          <w:shd w:val="clear" w:color="auto" w:fill="FEFCF8"/>
        </w:rPr>
        <w:t>between countries</w:t>
      </w:r>
      <w:r w:rsidR="00E03075">
        <w:rPr>
          <w:rFonts w:cs="Arial"/>
          <w:color w:val="000000"/>
          <w:sz w:val="20"/>
          <w:szCs w:val="20"/>
          <w:shd w:val="clear" w:color="auto" w:fill="FEFCF8"/>
        </w:rPr>
        <w:t xml:space="preserve"> and geographical </w:t>
      </w:r>
      <w:r w:rsidR="00321CEB">
        <w:rPr>
          <w:rFonts w:cs="Arial"/>
          <w:color w:val="000000"/>
          <w:sz w:val="20"/>
          <w:szCs w:val="20"/>
          <w:shd w:val="clear" w:color="auto" w:fill="FEFCF8"/>
        </w:rPr>
        <w:t>regions</w:t>
      </w:r>
      <w:r w:rsidRPr="0008755F">
        <w:rPr>
          <w:rFonts w:cs="Arial"/>
          <w:color w:val="000000"/>
          <w:sz w:val="20"/>
          <w:szCs w:val="20"/>
          <w:shd w:val="clear" w:color="auto" w:fill="FEFCF8"/>
        </w:rPr>
        <w:t xml:space="preserve">. </w:t>
      </w:r>
    </w:p>
    <w:p w14:paraId="0CE073F6" w14:textId="44AB5ACB" w:rsidR="00321CEB" w:rsidRDefault="00C512BD" w:rsidP="00EC0321">
      <w:pPr>
        <w:pStyle w:val="Heading2"/>
        <w:rPr>
          <w:rFonts w:cs="Arial"/>
          <w:color w:val="000000"/>
          <w:sz w:val="20"/>
          <w:szCs w:val="20"/>
          <w:shd w:val="clear" w:color="auto" w:fill="FEFCF8"/>
        </w:rPr>
      </w:pPr>
      <w:r>
        <w:t>OBJECTIVE</w:t>
      </w:r>
      <w:r w:rsidR="0022045A" w:rsidRPr="0008755F">
        <w:rPr>
          <w:rFonts w:cs="Arial"/>
          <w:color w:val="000000"/>
          <w:sz w:val="20"/>
          <w:szCs w:val="20"/>
        </w:rPr>
        <w:br/>
      </w:r>
      <w:r w:rsidR="0022045A" w:rsidRPr="00C512BD">
        <w:rPr>
          <w:rFonts w:asciiTheme="minorHAnsi" w:hAnsiTheme="minorHAnsi" w:cs="Arial"/>
          <w:b w:val="0"/>
          <w:color w:val="000000"/>
          <w:sz w:val="20"/>
          <w:szCs w:val="20"/>
          <w:shd w:val="clear" w:color="auto" w:fill="FEFCF8"/>
        </w:rPr>
        <w:t>The aim of this paper is t</w:t>
      </w:r>
      <w:r w:rsidR="003C3DB4">
        <w:rPr>
          <w:rFonts w:asciiTheme="minorHAnsi" w:hAnsiTheme="minorHAnsi" w:cs="Arial"/>
          <w:b w:val="0"/>
          <w:color w:val="000000"/>
          <w:sz w:val="20"/>
          <w:szCs w:val="20"/>
          <w:shd w:val="clear" w:color="auto" w:fill="FEFCF8"/>
        </w:rPr>
        <w:t xml:space="preserve">o use </w:t>
      </w:r>
      <w:r w:rsidR="00321CEB">
        <w:rPr>
          <w:rFonts w:asciiTheme="minorHAnsi" w:hAnsiTheme="minorHAnsi" w:cs="Arial"/>
          <w:b w:val="0"/>
          <w:color w:val="000000"/>
          <w:sz w:val="20"/>
          <w:szCs w:val="20"/>
          <w:shd w:val="clear" w:color="auto" w:fill="FEFCF8"/>
        </w:rPr>
        <w:t>composite fertility lattice plots</w:t>
      </w:r>
      <w:r w:rsidR="003C3DB4">
        <w:rPr>
          <w:rFonts w:asciiTheme="minorHAnsi" w:hAnsiTheme="minorHAnsi" w:cs="Arial"/>
          <w:b w:val="0"/>
          <w:color w:val="000000"/>
          <w:sz w:val="20"/>
          <w:szCs w:val="20"/>
          <w:shd w:val="clear" w:color="auto" w:fill="FEFCF8"/>
        </w:rPr>
        <w:t>, which combine information from different visualisation methods of the Lexis surface, such as heat maps and shaded contour plots, to explore changes in</w:t>
      </w:r>
      <w:r w:rsidR="00321CEB">
        <w:rPr>
          <w:rFonts w:asciiTheme="minorHAnsi" w:hAnsiTheme="minorHAnsi" w:cs="Arial"/>
          <w:b w:val="0"/>
          <w:color w:val="000000"/>
          <w:sz w:val="20"/>
          <w:szCs w:val="20"/>
          <w:shd w:val="clear" w:color="auto" w:fill="FEFCF8"/>
        </w:rPr>
        <w:t xml:space="preserve"> </w:t>
      </w:r>
      <w:r w:rsidR="0022045A" w:rsidRPr="00C512BD">
        <w:rPr>
          <w:rFonts w:asciiTheme="minorHAnsi" w:hAnsiTheme="minorHAnsi" w:cs="Arial"/>
          <w:b w:val="0"/>
          <w:color w:val="000000"/>
          <w:sz w:val="20"/>
          <w:szCs w:val="20"/>
          <w:shd w:val="clear" w:color="auto" w:fill="FEFCF8"/>
        </w:rPr>
        <w:t xml:space="preserve">age-specific fertility rates </w:t>
      </w:r>
      <w:r w:rsidR="003C3DB4">
        <w:rPr>
          <w:rFonts w:asciiTheme="minorHAnsi" w:hAnsiTheme="minorHAnsi" w:cs="Arial"/>
          <w:b w:val="0"/>
          <w:color w:val="000000"/>
          <w:sz w:val="20"/>
          <w:szCs w:val="20"/>
          <w:shd w:val="clear" w:color="auto" w:fill="FEFCF8"/>
        </w:rPr>
        <w:t>and ensued</w:t>
      </w:r>
      <w:r w:rsidR="0022045A" w:rsidRPr="00C512BD">
        <w:rPr>
          <w:rFonts w:asciiTheme="minorHAnsi" w:hAnsiTheme="minorHAnsi" w:cs="Arial"/>
          <w:b w:val="0"/>
          <w:color w:val="000000"/>
          <w:sz w:val="20"/>
          <w:szCs w:val="20"/>
          <w:shd w:val="clear" w:color="auto" w:fill="FEFCF8"/>
        </w:rPr>
        <w:t xml:space="preserve"> cumulative cohort fertility rates </w:t>
      </w:r>
      <w:r w:rsidR="003C3DB4">
        <w:rPr>
          <w:rFonts w:asciiTheme="minorHAnsi" w:hAnsiTheme="minorHAnsi" w:cs="Arial"/>
          <w:b w:val="0"/>
          <w:color w:val="000000"/>
          <w:sz w:val="20"/>
          <w:szCs w:val="20"/>
          <w:shd w:val="clear" w:color="auto" w:fill="FEFCF8"/>
        </w:rPr>
        <w:t>across</w:t>
      </w:r>
      <w:r w:rsidR="0022045A" w:rsidRPr="00C512BD">
        <w:rPr>
          <w:rFonts w:asciiTheme="minorHAnsi" w:hAnsiTheme="minorHAnsi" w:cs="Arial"/>
          <w:b w:val="0"/>
          <w:color w:val="000000"/>
          <w:sz w:val="20"/>
          <w:szCs w:val="20"/>
          <w:shd w:val="clear" w:color="auto" w:fill="FEFCF8"/>
        </w:rPr>
        <w:t xml:space="preserve"> countries </w:t>
      </w:r>
      <w:r w:rsidR="00E03075">
        <w:rPr>
          <w:rFonts w:asciiTheme="minorHAnsi" w:hAnsiTheme="minorHAnsi" w:cs="Arial"/>
          <w:b w:val="0"/>
          <w:color w:val="000000"/>
          <w:sz w:val="20"/>
          <w:szCs w:val="20"/>
          <w:shd w:val="clear" w:color="auto" w:fill="FEFCF8"/>
        </w:rPr>
        <w:t>and geographical regions</w:t>
      </w:r>
      <w:r w:rsidR="00092BAE">
        <w:rPr>
          <w:rFonts w:asciiTheme="minorHAnsi" w:hAnsiTheme="minorHAnsi" w:cs="Arial"/>
          <w:b w:val="0"/>
          <w:color w:val="000000"/>
          <w:sz w:val="20"/>
          <w:szCs w:val="20"/>
          <w:shd w:val="clear" w:color="auto" w:fill="FEFCF8"/>
        </w:rPr>
        <w:t>.</w:t>
      </w:r>
      <w:r w:rsidR="00321CEB" w:rsidRPr="00321CEB">
        <w:rPr>
          <w:rFonts w:cs="Arial"/>
          <w:color w:val="000000"/>
          <w:sz w:val="20"/>
          <w:szCs w:val="20"/>
          <w:shd w:val="clear" w:color="auto" w:fill="FEFCF8"/>
        </w:rPr>
        <w:t xml:space="preserve"> </w:t>
      </w:r>
    </w:p>
    <w:p w14:paraId="7E8A3DB0" w14:textId="53196A58" w:rsidR="00EC0321" w:rsidRDefault="00F5327B" w:rsidP="00EC0321">
      <w:pPr>
        <w:pStyle w:val="Heading2"/>
      </w:pPr>
      <w:r>
        <w:t>METHODS</w:t>
      </w:r>
    </w:p>
    <w:p w14:paraId="0D8966E4" w14:textId="52259F57" w:rsidR="00C64348" w:rsidRDefault="00D04365" w:rsidP="00C64348">
      <w:ins w:id="0" w:author="Jonathan Minton" w:date="2017-09-08T15:24:00Z">
        <w:r>
          <w:rPr>
            <w:rFonts w:cs="Arial"/>
            <w:color w:val="000000"/>
            <w:sz w:val="20"/>
            <w:szCs w:val="20"/>
          </w:rPr>
          <w:t xml:space="preserve">Standard shaded contour maps use both shade and contour to represent the same variable. In our plots we </w:t>
        </w:r>
      </w:ins>
      <w:ins w:id="1" w:author="Jonathan Minton" w:date="2017-09-08T15:30:00Z">
        <w:r w:rsidR="004850EB">
          <w:rPr>
            <w:rFonts w:cs="Arial"/>
            <w:color w:val="000000"/>
            <w:sz w:val="20"/>
            <w:szCs w:val="20"/>
          </w:rPr>
          <w:t xml:space="preserve">instead </w:t>
        </w:r>
      </w:ins>
      <w:ins w:id="2" w:author="Jonathan Minton" w:date="2017-09-08T15:24:00Z">
        <w:r>
          <w:rPr>
            <w:rFonts w:cs="Arial"/>
            <w:color w:val="000000"/>
            <w:sz w:val="20"/>
            <w:szCs w:val="20"/>
          </w:rPr>
          <w:t xml:space="preserve">use colour/shade to indicate age-specific fertility rates, and a series of distinct contour lines to indicate the cumulative fertility rates reached by different cohorts at </w:t>
        </w:r>
      </w:ins>
      <w:ins w:id="3" w:author="Jonathan Minton" w:date="2017-09-08T15:25:00Z">
        <w:r>
          <w:rPr>
            <w:rFonts w:cs="Arial"/>
            <w:color w:val="000000"/>
            <w:sz w:val="20"/>
            <w:szCs w:val="20"/>
          </w:rPr>
          <w:t>different</w:t>
        </w:r>
      </w:ins>
      <w:ins w:id="4" w:author="Jonathan Minton" w:date="2017-09-08T15:24:00Z">
        <w:r>
          <w:rPr>
            <w:rFonts w:cs="Arial"/>
            <w:color w:val="000000"/>
            <w:sz w:val="20"/>
            <w:szCs w:val="20"/>
          </w:rPr>
          <w:t xml:space="preserve"> </w:t>
        </w:r>
      </w:ins>
      <w:ins w:id="5" w:author="Jonathan Minton" w:date="2017-09-08T15:25:00Z">
        <w:r>
          <w:rPr>
            <w:rFonts w:cs="Arial"/>
            <w:color w:val="000000"/>
            <w:sz w:val="20"/>
            <w:szCs w:val="20"/>
          </w:rPr>
          <w:t>ages. These figures are then ranked by fertility in the last commonly observed perio</w:t>
        </w:r>
      </w:ins>
      <w:ins w:id="6" w:author="Jonathan Minton" w:date="2017-09-08T15:26:00Z">
        <w:r>
          <w:rPr>
            <w:rFonts w:cs="Arial"/>
            <w:color w:val="000000"/>
            <w:sz w:val="20"/>
            <w:szCs w:val="20"/>
          </w:rPr>
          <w:t xml:space="preserve">d, and colour coded according to geographic region. </w:t>
        </w:r>
      </w:ins>
      <w:del w:id="7" w:author="Jonathan Minton" w:date="2017-09-08T15:26:00Z">
        <w:r w:rsidR="00092BAE" w:rsidDel="00D04365">
          <w:rPr>
            <w:rFonts w:cs="Arial"/>
            <w:color w:val="000000"/>
            <w:sz w:val="20"/>
            <w:szCs w:val="20"/>
          </w:rPr>
          <w:delText xml:space="preserve">Complex data visualisations of the </w:delText>
        </w:r>
        <w:r w:rsidR="0022045A" w:rsidRPr="0008755F" w:rsidDel="00D04365">
          <w:rPr>
            <w:rFonts w:cs="Arial"/>
            <w:color w:val="000000"/>
            <w:sz w:val="20"/>
            <w:szCs w:val="20"/>
          </w:rPr>
          <w:delText xml:space="preserve">Lexis surface </w:delText>
        </w:r>
        <w:r w:rsidR="00092BAE" w:rsidDel="00D04365">
          <w:rPr>
            <w:rFonts w:cs="Arial"/>
            <w:color w:val="000000"/>
            <w:sz w:val="20"/>
            <w:szCs w:val="20"/>
          </w:rPr>
          <w:delText xml:space="preserve">are obtained </w:delText>
        </w:r>
        <w:r w:rsidR="00F64FC0" w:rsidDel="00D04365">
          <w:rPr>
            <w:rFonts w:cs="Arial"/>
            <w:color w:val="000000"/>
            <w:sz w:val="20"/>
            <w:szCs w:val="20"/>
          </w:rPr>
          <w:delText>by combining different visualisation approaches</w:delText>
        </w:r>
        <w:r w:rsidR="0022045A" w:rsidRPr="0008755F" w:rsidDel="00D04365">
          <w:rPr>
            <w:rFonts w:cs="Arial"/>
            <w:color w:val="000000"/>
            <w:sz w:val="20"/>
            <w:szCs w:val="20"/>
          </w:rPr>
          <w:delText xml:space="preserve">. Firstly, heat maps, showing age-specific fertility rates </w:delText>
        </w:r>
        <w:r w:rsidR="00F93A1A" w:rsidDel="00D04365">
          <w:rPr>
            <w:rFonts w:cs="Arial"/>
            <w:color w:val="000000"/>
            <w:sz w:val="20"/>
            <w:szCs w:val="20"/>
          </w:rPr>
          <w:delText xml:space="preserve">are produced </w:delText>
        </w:r>
        <w:r w:rsidR="00C64348" w:rsidDel="00D04365">
          <w:rPr>
            <w:rFonts w:cs="Arial"/>
            <w:color w:val="000000"/>
            <w:sz w:val="20"/>
            <w:szCs w:val="20"/>
          </w:rPr>
          <w:delText>for</w:delText>
        </w:r>
        <w:r w:rsidR="00C64348" w:rsidRPr="0008755F" w:rsidDel="00D04365">
          <w:rPr>
            <w:rFonts w:cs="Arial"/>
            <w:color w:val="000000"/>
            <w:sz w:val="20"/>
            <w:szCs w:val="20"/>
          </w:rPr>
          <w:delText xml:space="preserve"> </w:delText>
        </w:r>
        <w:r w:rsidR="00C64348" w:rsidDel="00D04365">
          <w:rPr>
            <w:rFonts w:cs="Arial"/>
            <w:color w:val="000000"/>
            <w:sz w:val="20"/>
            <w:szCs w:val="20"/>
          </w:rPr>
          <w:delText>45 countries</w:delText>
        </w:r>
        <w:r w:rsidR="0022045A" w:rsidDel="00D04365">
          <w:rPr>
            <w:rFonts w:cs="Arial"/>
            <w:color w:val="000000"/>
            <w:sz w:val="20"/>
            <w:szCs w:val="20"/>
          </w:rPr>
          <w:delText>. T</w:delText>
        </w:r>
      </w:del>
      <w:del w:id="8" w:author="Jonathan Minton" w:date="2017-09-08T15:23:00Z">
        <w:r w:rsidR="0022045A" w:rsidDel="00D04365">
          <w:rPr>
            <w:rFonts w:cs="Arial"/>
            <w:color w:val="000000"/>
            <w:sz w:val="20"/>
            <w:szCs w:val="20"/>
          </w:rPr>
          <w:delText xml:space="preserve">hen, </w:delText>
        </w:r>
        <w:r w:rsidR="00C64348" w:rsidDel="00D04365">
          <w:rPr>
            <w:rFonts w:cs="Arial"/>
            <w:color w:val="000000"/>
            <w:sz w:val="20"/>
            <w:szCs w:val="20"/>
          </w:rPr>
          <w:delText>t</w:delText>
        </w:r>
      </w:del>
      <w:del w:id="9" w:author="Jonathan Minton" w:date="2017-09-08T15:26:00Z">
        <w:r w:rsidR="00C64348" w:rsidDel="00D04365">
          <w:rPr>
            <w:rFonts w:cs="Arial"/>
            <w:color w:val="000000"/>
            <w:sz w:val="20"/>
            <w:szCs w:val="20"/>
          </w:rPr>
          <w:delText xml:space="preserve">hese </w:delText>
        </w:r>
        <w:r w:rsidR="0022045A" w:rsidDel="00D04365">
          <w:rPr>
            <w:rFonts w:cs="Arial"/>
            <w:color w:val="000000"/>
            <w:sz w:val="20"/>
            <w:szCs w:val="20"/>
          </w:rPr>
          <w:delText>age-</w:delText>
        </w:r>
        <w:r w:rsidR="0022045A" w:rsidRPr="0008755F" w:rsidDel="00D04365">
          <w:rPr>
            <w:rFonts w:cs="Arial"/>
            <w:color w:val="000000"/>
            <w:sz w:val="20"/>
            <w:szCs w:val="20"/>
          </w:rPr>
          <w:delText>specific fertility rates are re-arranged by cohorts, allowing the production of synthetic estimates of cumulative cohort ferti</w:delText>
        </w:r>
        <w:r w:rsidR="00E03075" w:rsidDel="00D04365">
          <w:rPr>
            <w:rFonts w:cs="Arial"/>
            <w:color w:val="000000"/>
            <w:sz w:val="20"/>
            <w:szCs w:val="20"/>
          </w:rPr>
          <w:delText xml:space="preserve">lity rates. </w:delText>
        </w:r>
      </w:del>
      <w:del w:id="10" w:author="Jonathan Minton" w:date="2017-09-08T15:23:00Z">
        <w:r w:rsidR="00E03075" w:rsidDel="00D04365">
          <w:rPr>
            <w:rFonts w:cs="Arial"/>
            <w:color w:val="000000"/>
            <w:sz w:val="20"/>
            <w:szCs w:val="20"/>
          </w:rPr>
          <w:delText>These are</w:delText>
        </w:r>
        <w:r w:rsidR="00C64348" w:rsidDel="00D04365">
          <w:rPr>
            <w:rFonts w:cs="Arial"/>
            <w:color w:val="000000"/>
            <w:sz w:val="20"/>
            <w:szCs w:val="20"/>
          </w:rPr>
          <w:delText xml:space="preserve"> </w:delText>
        </w:r>
        <w:r w:rsidR="0022045A" w:rsidRPr="0008755F" w:rsidDel="00D04365">
          <w:rPr>
            <w:rFonts w:cs="Arial"/>
            <w:color w:val="000000"/>
            <w:sz w:val="20"/>
            <w:szCs w:val="20"/>
          </w:rPr>
          <w:delText xml:space="preserve">presented using </w:delText>
        </w:r>
      </w:del>
      <w:del w:id="11" w:author="Jonathan Minton" w:date="2017-09-08T15:22:00Z">
        <w:r w:rsidR="0022045A" w:rsidRPr="0008755F" w:rsidDel="00D04365">
          <w:rPr>
            <w:rFonts w:cs="Arial"/>
            <w:color w:val="000000"/>
            <w:sz w:val="20"/>
            <w:szCs w:val="20"/>
          </w:rPr>
          <w:delText>shaded contour plots</w:delText>
        </w:r>
      </w:del>
      <w:del w:id="12" w:author="Jonathan Minton" w:date="2017-09-08T15:23:00Z">
        <w:r w:rsidR="0022045A" w:rsidRPr="0008755F" w:rsidDel="00D04365">
          <w:rPr>
            <w:rFonts w:cs="Arial"/>
            <w:color w:val="000000"/>
            <w:sz w:val="20"/>
            <w:szCs w:val="20"/>
          </w:rPr>
          <w:delText xml:space="preserve">, with different contour lines showing the age at which different cohorts ‘achieved’ given levels of cumulative fertility. </w:delText>
        </w:r>
      </w:del>
    </w:p>
    <w:p w14:paraId="186D7C08" w14:textId="56AFFCBE" w:rsidR="00EC0321" w:rsidRDefault="00F5327B" w:rsidP="00EC0321">
      <w:pPr>
        <w:pStyle w:val="Heading2"/>
      </w:pPr>
      <w:r>
        <w:t>RESULTS</w:t>
      </w:r>
    </w:p>
    <w:p w14:paraId="53980962" w14:textId="085EB522" w:rsidR="0022045A" w:rsidRPr="0008755F" w:rsidRDefault="00D04365" w:rsidP="0022045A">
      <w:pPr>
        <w:spacing w:after="60"/>
        <w:rPr>
          <w:rFonts w:cs="Arial"/>
          <w:color w:val="000000"/>
          <w:sz w:val="20"/>
          <w:szCs w:val="20"/>
          <w:shd w:val="clear" w:color="auto" w:fill="FEFCF8"/>
        </w:rPr>
      </w:pPr>
      <w:ins w:id="13" w:author="Jonathan Minton" w:date="2017-09-08T15:17:00Z">
        <w:r>
          <w:rPr>
            <w:rFonts w:cs="Arial"/>
            <w:color w:val="000000"/>
            <w:sz w:val="20"/>
            <w:szCs w:val="20"/>
          </w:rPr>
          <w:t xml:space="preserve">By looking first at the thick solid contour lines from left to right in each population figure, we can see at which age different cohorts either reached </w:t>
        </w:r>
      </w:ins>
      <w:ins w:id="14" w:author="Jonathan Minton" w:date="2017-09-08T15:18:00Z">
        <w:r>
          <w:rPr>
            <w:rFonts w:cs="Arial"/>
            <w:color w:val="000000"/>
            <w:sz w:val="20"/>
            <w:szCs w:val="20"/>
          </w:rPr>
          <w:t xml:space="preserve">or last reached </w:t>
        </w:r>
      </w:ins>
      <w:ins w:id="15" w:author="Jonathan Minton" w:date="2017-09-08T15:17:00Z">
        <w:r>
          <w:rPr>
            <w:rFonts w:cs="Arial"/>
            <w:color w:val="000000"/>
            <w:sz w:val="20"/>
            <w:szCs w:val="20"/>
          </w:rPr>
          <w:t xml:space="preserve">replacement fertility levels. </w:t>
        </w:r>
      </w:ins>
      <w:ins w:id="16" w:author="Jonathan Minton" w:date="2017-09-08T15:19:00Z">
        <w:r>
          <w:rPr>
            <w:rFonts w:cs="Arial"/>
            <w:color w:val="000000"/>
            <w:sz w:val="20"/>
            <w:szCs w:val="20"/>
          </w:rPr>
          <w:t xml:space="preserve">Other contours help understand the </w:t>
        </w:r>
      </w:ins>
      <w:ins w:id="17" w:author="Jonathan Minton" w:date="2017-09-08T15:31:00Z">
        <w:r w:rsidR="004850EB">
          <w:rPr>
            <w:rFonts w:cs="Arial"/>
            <w:color w:val="000000"/>
            <w:sz w:val="20"/>
            <w:szCs w:val="20"/>
          </w:rPr>
          <w:t xml:space="preserve">degree of </w:t>
        </w:r>
      </w:ins>
      <w:ins w:id="18" w:author="Jonathan Minton" w:date="2017-09-08T15:19:00Z">
        <w:r>
          <w:rPr>
            <w:rFonts w:cs="Arial"/>
            <w:color w:val="000000"/>
            <w:sz w:val="20"/>
            <w:szCs w:val="20"/>
          </w:rPr>
          <w:t xml:space="preserve">shortfall below replacement levels for </w:t>
        </w:r>
      </w:ins>
      <w:ins w:id="19" w:author="Jonathan Minton" w:date="2017-09-08T15:20:00Z">
        <w:r>
          <w:rPr>
            <w:rFonts w:cs="Arial"/>
            <w:color w:val="000000"/>
            <w:sz w:val="20"/>
            <w:szCs w:val="20"/>
          </w:rPr>
          <w:t xml:space="preserve">different cohorts. </w:t>
        </w:r>
      </w:ins>
      <w:del w:id="20" w:author="Jonathan Minton" w:date="2017-09-08T15:21:00Z">
        <w:r w:rsidR="00C64348" w:rsidDel="00D04365">
          <w:rPr>
            <w:rFonts w:cs="Arial"/>
            <w:color w:val="000000"/>
            <w:sz w:val="20"/>
            <w:szCs w:val="20"/>
          </w:rPr>
          <w:delText>M</w:delText>
        </w:r>
        <w:r w:rsidR="0022045A" w:rsidRPr="0008755F" w:rsidDel="00D04365">
          <w:rPr>
            <w:rFonts w:cs="Arial"/>
            <w:color w:val="000000"/>
            <w:sz w:val="20"/>
            <w:szCs w:val="20"/>
          </w:rPr>
          <w:delText xml:space="preserve">ost countries </w:delText>
        </w:r>
        <w:r w:rsidR="00C64348" w:rsidDel="00D04365">
          <w:rPr>
            <w:rFonts w:cs="Arial"/>
            <w:color w:val="000000"/>
            <w:sz w:val="20"/>
            <w:szCs w:val="20"/>
          </w:rPr>
          <w:delText>from the Western world</w:delText>
        </w:r>
        <w:r w:rsidR="0022045A" w:rsidRPr="0008755F" w:rsidDel="00D04365">
          <w:rPr>
            <w:rFonts w:cs="Arial"/>
            <w:color w:val="000000"/>
            <w:sz w:val="20"/>
            <w:szCs w:val="20"/>
          </w:rPr>
          <w:delText xml:space="preserve"> have seen declining fertility to below replacement levels. </w:delText>
        </w:r>
      </w:del>
      <w:r w:rsidR="0022045A" w:rsidRPr="0008755F">
        <w:rPr>
          <w:rFonts w:cs="Arial"/>
          <w:color w:val="000000"/>
          <w:sz w:val="20"/>
          <w:szCs w:val="20"/>
          <w:shd w:val="clear" w:color="auto" w:fill="FEFCF8"/>
        </w:rPr>
        <w:t xml:space="preserve">It appears </w:t>
      </w:r>
      <w:proofErr w:type="gramStart"/>
      <w:r w:rsidR="0022045A" w:rsidRPr="0008755F">
        <w:rPr>
          <w:rFonts w:cs="Arial"/>
          <w:color w:val="000000"/>
          <w:sz w:val="20"/>
          <w:szCs w:val="20"/>
          <w:shd w:val="clear" w:color="auto" w:fill="FEFCF8"/>
        </w:rPr>
        <w:t>that</w:t>
      </w:r>
      <w:proofErr w:type="gramEnd"/>
      <w:r w:rsidR="0022045A" w:rsidRPr="0008755F">
        <w:rPr>
          <w:rFonts w:cs="Arial"/>
          <w:color w:val="000000"/>
          <w:sz w:val="20"/>
          <w:szCs w:val="20"/>
          <w:shd w:val="clear" w:color="auto" w:fill="FEFCF8"/>
        </w:rPr>
        <w:t>,</w:t>
      </w:r>
      <w:r w:rsidR="0098443F">
        <w:rPr>
          <w:rFonts w:cs="Arial"/>
          <w:color w:val="000000"/>
          <w:sz w:val="20"/>
          <w:szCs w:val="20"/>
          <w:shd w:val="clear" w:color="auto" w:fill="FEFCF8"/>
        </w:rPr>
        <w:t xml:space="preserve"> </w:t>
      </w:r>
      <w:r w:rsidR="0022045A" w:rsidRPr="0008755F">
        <w:rPr>
          <w:rFonts w:cs="Arial"/>
          <w:color w:val="000000"/>
          <w:sz w:val="20"/>
          <w:szCs w:val="20"/>
          <w:shd w:val="clear" w:color="auto" w:fill="FEFCF8"/>
        </w:rPr>
        <w:t xml:space="preserve">once countries have lost a replacement fertility level, they tend to not regain this fertility level. </w:t>
      </w:r>
      <w:r w:rsidR="0098443F">
        <w:rPr>
          <w:rFonts w:cs="Arial"/>
          <w:color w:val="000000"/>
          <w:sz w:val="20"/>
          <w:szCs w:val="20"/>
          <w:shd w:val="clear" w:color="auto" w:fill="FEFCF8"/>
        </w:rPr>
        <w:t>E</w:t>
      </w:r>
      <w:r w:rsidR="0022045A" w:rsidRPr="0008755F">
        <w:rPr>
          <w:rFonts w:cs="Arial"/>
          <w:color w:val="000000"/>
          <w:sz w:val="20"/>
          <w:szCs w:val="20"/>
          <w:shd w:val="clear" w:color="auto" w:fill="FEFCF8"/>
        </w:rPr>
        <w:t>xceptions are Norway and the USA, which saw rising fertility rates for cohorts born after 1950s and late 1960s</w:t>
      </w:r>
      <w:r w:rsidR="0022045A">
        <w:rPr>
          <w:rFonts w:cs="Arial"/>
          <w:color w:val="000000"/>
          <w:sz w:val="20"/>
          <w:szCs w:val="20"/>
          <w:shd w:val="clear" w:color="auto" w:fill="FEFCF8"/>
        </w:rPr>
        <w:t>,</w:t>
      </w:r>
      <w:r w:rsidR="0022045A" w:rsidRPr="0008755F">
        <w:rPr>
          <w:rFonts w:cs="Arial"/>
          <w:color w:val="000000"/>
          <w:sz w:val="20"/>
          <w:szCs w:val="20"/>
          <w:shd w:val="clear" w:color="auto" w:fill="FEFCF8"/>
        </w:rPr>
        <w:t xml:space="preserve"> respectively. The age-specific fertility trends, as well as broader political and socioeconomic conditions in these countries, are very different, suggesting different paths by which replacement f</w:t>
      </w:r>
      <w:r w:rsidR="0098443F">
        <w:rPr>
          <w:rFonts w:cs="Arial"/>
          <w:color w:val="000000"/>
          <w:sz w:val="20"/>
          <w:szCs w:val="20"/>
          <w:shd w:val="clear" w:color="auto" w:fill="FEFCF8"/>
        </w:rPr>
        <w:t>ertility rates can be achieved.</w:t>
      </w:r>
    </w:p>
    <w:p w14:paraId="0927E1C8" w14:textId="5AEBF508" w:rsidR="00F5327B" w:rsidRDefault="00F5327B" w:rsidP="00F5327B">
      <w:pPr>
        <w:pStyle w:val="Heading2"/>
      </w:pPr>
      <w:r>
        <w:t>CONTRIBUTION</w:t>
      </w:r>
    </w:p>
    <w:p w14:paraId="29241431" w14:textId="17AC9039" w:rsidR="008575FA" w:rsidRPr="0022045A" w:rsidRDefault="0098443F" w:rsidP="0022045A">
      <w:pPr>
        <w:spacing w:after="60"/>
        <w:rPr>
          <w:rFonts w:cs="Arial"/>
          <w:color w:val="000000"/>
          <w:sz w:val="20"/>
          <w:szCs w:val="20"/>
        </w:rPr>
      </w:pPr>
      <w:r>
        <w:rPr>
          <w:rFonts w:cs="Arial"/>
          <w:color w:val="000000"/>
          <w:sz w:val="20"/>
          <w:szCs w:val="20"/>
        </w:rPr>
        <w:t>C</w:t>
      </w:r>
      <w:r w:rsidRPr="0008755F">
        <w:rPr>
          <w:rFonts w:cs="Arial"/>
          <w:color w:val="000000"/>
          <w:sz w:val="20"/>
          <w:szCs w:val="20"/>
        </w:rPr>
        <w:t xml:space="preserve">omplex data visualisations </w:t>
      </w:r>
      <w:r w:rsidR="0022045A" w:rsidRPr="0008755F">
        <w:rPr>
          <w:rFonts w:cs="Arial"/>
          <w:color w:val="000000"/>
          <w:sz w:val="20"/>
          <w:szCs w:val="20"/>
        </w:rPr>
        <w:t>show, in an intuitive way, how age-specific</w:t>
      </w:r>
      <w:r w:rsidR="00DA07EE">
        <w:rPr>
          <w:rFonts w:cs="Arial"/>
          <w:color w:val="000000"/>
          <w:sz w:val="20"/>
          <w:szCs w:val="20"/>
        </w:rPr>
        <w:t xml:space="preserve"> fertility rates are related </w:t>
      </w:r>
      <w:r>
        <w:rPr>
          <w:rFonts w:cs="Arial"/>
          <w:color w:val="000000"/>
          <w:sz w:val="20"/>
          <w:szCs w:val="20"/>
        </w:rPr>
        <w:t xml:space="preserve">to </w:t>
      </w:r>
      <w:r w:rsidR="0022045A" w:rsidRPr="0008755F">
        <w:rPr>
          <w:rFonts w:cs="Arial"/>
          <w:color w:val="000000"/>
          <w:sz w:val="20"/>
          <w:szCs w:val="20"/>
        </w:rPr>
        <w:t>cumulative cohort fertility rates</w:t>
      </w:r>
      <w:r>
        <w:rPr>
          <w:rFonts w:cs="Arial"/>
          <w:color w:val="000000"/>
          <w:sz w:val="20"/>
          <w:szCs w:val="20"/>
        </w:rPr>
        <w:t xml:space="preserve">. Combining this information enables us </w:t>
      </w:r>
      <w:r w:rsidRPr="0008755F">
        <w:rPr>
          <w:rFonts w:cs="Arial"/>
          <w:color w:val="000000"/>
          <w:sz w:val="20"/>
          <w:szCs w:val="20"/>
        </w:rPr>
        <w:t xml:space="preserve">to </w:t>
      </w:r>
      <w:r w:rsidR="00E03075">
        <w:rPr>
          <w:rFonts w:cs="Arial"/>
          <w:color w:val="000000"/>
          <w:sz w:val="20"/>
          <w:szCs w:val="20"/>
        </w:rPr>
        <w:t xml:space="preserve">explore </w:t>
      </w:r>
      <w:r w:rsidRPr="0008755F">
        <w:rPr>
          <w:rFonts w:cs="Arial"/>
          <w:color w:val="000000"/>
          <w:sz w:val="20"/>
          <w:szCs w:val="20"/>
        </w:rPr>
        <w:t xml:space="preserve">differences between countries and </w:t>
      </w:r>
      <w:r w:rsidR="00E03075">
        <w:rPr>
          <w:rFonts w:cs="Arial"/>
          <w:color w:val="000000"/>
          <w:sz w:val="20"/>
          <w:szCs w:val="20"/>
        </w:rPr>
        <w:t xml:space="preserve">geographical </w:t>
      </w:r>
      <w:del w:id="21" w:author="Jonathan Minton" w:date="2017-09-08T15:28:00Z">
        <w:r w:rsidR="00E03075" w:rsidDel="004850EB">
          <w:rPr>
            <w:rFonts w:cs="Arial"/>
            <w:color w:val="000000"/>
            <w:sz w:val="20"/>
            <w:szCs w:val="20"/>
          </w:rPr>
          <w:delText>macro-</w:delText>
        </w:r>
      </w:del>
      <w:r w:rsidRPr="0008755F">
        <w:rPr>
          <w:rFonts w:cs="Arial"/>
          <w:color w:val="000000"/>
          <w:sz w:val="20"/>
          <w:szCs w:val="20"/>
        </w:rPr>
        <w:t>regions</w:t>
      </w:r>
      <w:r>
        <w:rPr>
          <w:rFonts w:cs="Arial"/>
          <w:color w:val="000000"/>
          <w:sz w:val="20"/>
          <w:szCs w:val="20"/>
        </w:rPr>
        <w:t xml:space="preserve"> </w:t>
      </w:r>
      <w:r w:rsidR="00F93A1A" w:rsidRPr="0008755F">
        <w:rPr>
          <w:rFonts w:cs="Arial"/>
          <w:color w:val="000000"/>
          <w:sz w:val="20"/>
          <w:szCs w:val="20"/>
        </w:rPr>
        <w:t>and can make an important contribution to comparative demographic research</w:t>
      </w:r>
      <w:r>
        <w:rPr>
          <w:rFonts w:cs="Arial"/>
          <w:color w:val="000000"/>
          <w:sz w:val="20"/>
          <w:szCs w:val="20"/>
        </w:rPr>
        <w:t xml:space="preserve"> on fertility and other trends.</w:t>
      </w:r>
    </w:p>
    <w:p w14:paraId="55DE4861" w14:textId="77777777" w:rsidR="008575FA" w:rsidRDefault="008575FA">
      <w:pPr>
        <w:rPr>
          <w:rFonts w:asciiTheme="majorHAnsi" w:eastAsiaTheme="majorEastAsia" w:hAnsiTheme="majorHAnsi" w:cstheme="majorBidi"/>
          <w:b/>
          <w:bCs/>
          <w:color w:val="365F91" w:themeColor="accent1" w:themeShade="BF"/>
          <w:sz w:val="28"/>
          <w:szCs w:val="28"/>
        </w:rPr>
      </w:pPr>
      <w:r>
        <w:br w:type="page"/>
      </w:r>
    </w:p>
    <w:p w14:paraId="6E7B7928" w14:textId="41077347" w:rsidR="00B10394" w:rsidRDefault="00F5327B" w:rsidP="00B10394">
      <w:pPr>
        <w:pStyle w:val="Heading1"/>
      </w:pPr>
      <w:r>
        <w:lastRenderedPageBreak/>
        <w:t>Introduction</w:t>
      </w:r>
    </w:p>
    <w:p w14:paraId="3AE6C155" w14:textId="547D6953" w:rsidR="00557010" w:rsidRDefault="00E27A5E" w:rsidP="00B10394">
      <w:r>
        <w:t xml:space="preserve">One of the key drivers </w:t>
      </w:r>
      <w:r w:rsidR="006F2736">
        <w:t xml:space="preserve">underpinning population change is the </w:t>
      </w:r>
      <w:r w:rsidR="00190715">
        <w:t xml:space="preserve">continuing </w:t>
      </w:r>
      <w:r w:rsidR="006F2736">
        <w:t>transition to low fertility</w:t>
      </w:r>
      <w:r w:rsidR="00190715">
        <w:t xml:space="preserve"> (</w:t>
      </w:r>
      <w:proofErr w:type="spellStart"/>
      <w:r w:rsidR="003B6905">
        <w:t>Billari</w:t>
      </w:r>
      <w:proofErr w:type="spellEnd"/>
      <w:r w:rsidR="003B6905">
        <w:t xml:space="preserve"> and </w:t>
      </w:r>
      <w:r w:rsidR="00610A72">
        <w:t>Kohler</w:t>
      </w:r>
      <w:r w:rsidR="003B6905">
        <w:t xml:space="preserve"> </w:t>
      </w:r>
      <w:r w:rsidR="006A4E5F">
        <w:t xml:space="preserve">2004; Lutz and </w:t>
      </w:r>
      <w:proofErr w:type="spellStart"/>
      <w:r w:rsidR="006A4E5F">
        <w:t>Skirbekk</w:t>
      </w:r>
      <w:proofErr w:type="spellEnd"/>
      <w:r w:rsidR="003B6905">
        <w:t xml:space="preserve"> 200</w:t>
      </w:r>
      <w:r w:rsidR="006A4E5F">
        <w:t>5</w:t>
      </w:r>
      <w:r w:rsidR="00FB1AFB">
        <w:t>).</w:t>
      </w:r>
      <w:r w:rsidR="00EC13BE">
        <w:t xml:space="preserve"> T</w:t>
      </w:r>
      <w:r w:rsidR="00364802">
        <w:t>he fertility transition</w:t>
      </w:r>
      <w:r w:rsidR="009F5E0A">
        <w:t>,</w:t>
      </w:r>
      <w:r w:rsidR="00364802">
        <w:t xml:space="preserve"> as a process </w:t>
      </w:r>
      <w:r w:rsidR="006D6BE3">
        <w:t xml:space="preserve">of </w:t>
      </w:r>
      <w:r w:rsidR="004809B6">
        <w:t xml:space="preserve">fertility </w:t>
      </w:r>
      <w:r w:rsidR="006D6BE3">
        <w:t xml:space="preserve">decline </w:t>
      </w:r>
      <w:r w:rsidR="004809B6">
        <w:t xml:space="preserve">from </w:t>
      </w:r>
      <w:r w:rsidR="006D6BE3">
        <w:t xml:space="preserve">high to </w:t>
      </w:r>
      <w:r w:rsidR="00DA75C1">
        <w:t xml:space="preserve">below </w:t>
      </w:r>
      <w:r w:rsidR="006D6BE3">
        <w:t>replacement level</w:t>
      </w:r>
      <w:r w:rsidR="004809B6">
        <w:t>s</w:t>
      </w:r>
      <w:r w:rsidR="009F5E0A">
        <w:t>,</w:t>
      </w:r>
      <w:r w:rsidR="004809B6">
        <w:t xml:space="preserve"> is </w:t>
      </w:r>
      <w:r w:rsidR="006D6BE3">
        <w:t>one of the cornerstones</w:t>
      </w:r>
      <w:r w:rsidR="004809B6">
        <w:t xml:space="preserve"> of </w:t>
      </w:r>
      <w:r w:rsidR="00932F80">
        <w:t>the demographic transition</w:t>
      </w:r>
      <w:r w:rsidR="00557010">
        <w:t>, both</w:t>
      </w:r>
      <w:r w:rsidR="00E23719">
        <w:t xml:space="preserve"> in its classic </w:t>
      </w:r>
      <w:r w:rsidR="00431D33">
        <w:t>proposition</w:t>
      </w:r>
      <w:r w:rsidR="009F5E0A">
        <w:t xml:space="preserve"> (Davis 1945; </w:t>
      </w:r>
      <w:proofErr w:type="spellStart"/>
      <w:r w:rsidR="009F5E0A">
        <w:t>Notestein</w:t>
      </w:r>
      <w:proofErr w:type="spellEnd"/>
      <w:r w:rsidR="009F5E0A">
        <w:t xml:space="preserve"> 1945, 1953)</w:t>
      </w:r>
      <w:r w:rsidR="00932F80">
        <w:t xml:space="preserve"> and </w:t>
      </w:r>
      <w:r w:rsidR="00431D33">
        <w:t xml:space="preserve">in the proposition of the </w:t>
      </w:r>
      <w:r w:rsidR="00932F80">
        <w:t>‘second demographic transition’ (</w:t>
      </w:r>
      <w:proofErr w:type="spellStart"/>
      <w:r w:rsidR="00932F80">
        <w:t>Lesthaeghe</w:t>
      </w:r>
      <w:proofErr w:type="spellEnd"/>
      <w:r w:rsidR="00932F80">
        <w:t xml:space="preserve"> </w:t>
      </w:r>
      <w:r w:rsidR="00236BA8">
        <w:t xml:space="preserve">1995, </w:t>
      </w:r>
      <w:r w:rsidR="00932F80">
        <w:t>2010</w:t>
      </w:r>
      <w:r w:rsidR="00236BA8">
        <w:t>;</w:t>
      </w:r>
      <w:r w:rsidR="00236BA8" w:rsidRPr="00236BA8">
        <w:t xml:space="preserve"> </w:t>
      </w:r>
      <w:proofErr w:type="spellStart"/>
      <w:r w:rsidR="00236BA8">
        <w:t>Lesthaeghe</w:t>
      </w:r>
      <w:proofErr w:type="spellEnd"/>
      <w:r w:rsidR="00236BA8">
        <w:t xml:space="preserve"> and van de </w:t>
      </w:r>
      <w:proofErr w:type="spellStart"/>
      <w:r w:rsidR="00236BA8">
        <w:t>Kaa</w:t>
      </w:r>
      <w:proofErr w:type="spellEnd"/>
      <w:r w:rsidR="00236BA8">
        <w:t xml:space="preserve"> 1987</w:t>
      </w:r>
      <w:r w:rsidR="00932F80">
        <w:t xml:space="preserve">). </w:t>
      </w:r>
      <w:r w:rsidR="00DA75C1">
        <w:t>The</w:t>
      </w:r>
      <w:r w:rsidR="00557010">
        <w:t xml:space="preserve"> transition to low fertility </w:t>
      </w:r>
      <w:r w:rsidR="008B5C11">
        <w:t>interrelate</w:t>
      </w:r>
      <w:r w:rsidR="00DD678B">
        <w:t>s</w:t>
      </w:r>
      <w:r w:rsidR="008B5C11">
        <w:t xml:space="preserve"> </w:t>
      </w:r>
      <w:r w:rsidR="00557010">
        <w:t>with</w:t>
      </w:r>
      <w:r w:rsidR="00DD678B">
        <w:t xml:space="preserve"> </w:t>
      </w:r>
      <w:r w:rsidR="009F5E0A">
        <w:t>improvements in</w:t>
      </w:r>
      <w:r w:rsidR="00EC13BE">
        <w:t xml:space="preserve"> life expectancy</w:t>
      </w:r>
      <w:r w:rsidR="00A3219B">
        <w:t xml:space="preserve"> (</w:t>
      </w:r>
      <w:proofErr w:type="spellStart"/>
      <w:r w:rsidR="00A3219B">
        <w:t>Oepen</w:t>
      </w:r>
      <w:proofErr w:type="spellEnd"/>
      <w:r w:rsidR="00A3219B">
        <w:t xml:space="preserve"> and </w:t>
      </w:r>
      <w:proofErr w:type="spellStart"/>
      <w:r w:rsidR="00A3219B">
        <w:t>Vaupel</w:t>
      </w:r>
      <w:proofErr w:type="spellEnd"/>
      <w:r w:rsidR="00A3219B">
        <w:t xml:space="preserve"> 2002; </w:t>
      </w:r>
      <w:proofErr w:type="spellStart"/>
      <w:r w:rsidR="00A3219B">
        <w:t>Shkolnikov</w:t>
      </w:r>
      <w:proofErr w:type="spellEnd"/>
      <w:r w:rsidR="00A3219B">
        <w:t xml:space="preserve"> et al.</w:t>
      </w:r>
      <w:r w:rsidR="001428FC">
        <w:t xml:space="preserve"> 2011</w:t>
      </w:r>
      <w:r w:rsidR="00557010">
        <w:t xml:space="preserve">; </w:t>
      </w:r>
      <w:r w:rsidR="00CD5095">
        <w:t>Sánchez-</w:t>
      </w:r>
      <w:proofErr w:type="spellStart"/>
      <w:r w:rsidR="00CD5095">
        <w:t>Barricarte</w:t>
      </w:r>
      <w:proofErr w:type="spellEnd"/>
      <w:r w:rsidR="00CD5095">
        <w:t xml:space="preserve"> 2017</w:t>
      </w:r>
      <w:r w:rsidR="001428FC">
        <w:t>)</w:t>
      </w:r>
      <w:r w:rsidR="00E07AB4">
        <w:t xml:space="preserve"> and </w:t>
      </w:r>
      <w:r w:rsidR="008B5C11">
        <w:t>international</w:t>
      </w:r>
      <w:r w:rsidR="00DA75C1">
        <w:t xml:space="preserve"> migration patterns</w:t>
      </w:r>
      <w:r w:rsidR="008B5C11">
        <w:t xml:space="preserve"> (</w:t>
      </w:r>
      <w:proofErr w:type="spellStart"/>
      <w:r w:rsidR="00884CA1">
        <w:t>Adsera</w:t>
      </w:r>
      <w:proofErr w:type="spellEnd"/>
      <w:r w:rsidR="00884CA1">
        <w:t xml:space="preserve"> and Ferrer 2014; </w:t>
      </w:r>
      <w:proofErr w:type="spellStart"/>
      <w:r w:rsidR="008B5C11">
        <w:t>Andersson</w:t>
      </w:r>
      <w:proofErr w:type="spellEnd"/>
      <w:r w:rsidR="008B5C11">
        <w:t xml:space="preserve">, 2004; </w:t>
      </w:r>
      <w:proofErr w:type="spellStart"/>
      <w:r w:rsidR="00F62878">
        <w:t>Dubuc</w:t>
      </w:r>
      <w:proofErr w:type="spellEnd"/>
      <w:r w:rsidR="00F62878">
        <w:t xml:space="preserve">, 2012; </w:t>
      </w:r>
      <w:proofErr w:type="spellStart"/>
      <w:r w:rsidR="008B5C11">
        <w:t>Kulu</w:t>
      </w:r>
      <w:proofErr w:type="spellEnd"/>
      <w:r w:rsidR="008B5C11">
        <w:t>, 2005</w:t>
      </w:r>
      <w:r w:rsidR="00F62878">
        <w:t xml:space="preserve">; </w:t>
      </w:r>
      <w:proofErr w:type="spellStart"/>
      <w:r w:rsidR="00F62878">
        <w:t>Sobotka</w:t>
      </w:r>
      <w:proofErr w:type="spellEnd"/>
      <w:r w:rsidR="00F62878">
        <w:t>, 2008</w:t>
      </w:r>
      <w:r w:rsidR="008B5C11">
        <w:t>)</w:t>
      </w:r>
      <w:r w:rsidR="009F5E0A">
        <w:t xml:space="preserve">. </w:t>
      </w:r>
    </w:p>
    <w:p w14:paraId="57EE34FA" w14:textId="285FC60A" w:rsidR="003B6905" w:rsidRDefault="00BE134E" w:rsidP="00B10394">
      <w:r>
        <w:t>S</w:t>
      </w:r>
      <w:r w:rsidR="00FD7CDD">
        <w:t xml:space="preserve">ince the </w:t>
      </w:r>
      <w:r w:rsidR="00D00633">
        <w:t xml:space="preserve">late </w:t>
      </w:r>
      <w:r w:rsidR="00FD7CDD">
        <w:t xml:space="preserve">1960s, </w:t>
      </w:r>
      <w:r w:rsidR="00325E86">
        <w:t>most</w:t>
      </w:r>
      <w:r w:rsidR="00FD7CDD">
        <w:t xml:space="preserve"> countries from the Western world </w:t>
      </w:r>
      <w:r w:rsidR="004C4073">
        <w:t xml:space="preserve">have undergone </w:t>
      </w:r>
      <w:r w:rsidR="00D00633">
        <w:t>a rapid fertility decline</w:t>
      </w:r>
      <w:r w:rsidR="004C4073">
        <w:t xml:space="preserve"> </w:t>
      </w:r>
      <w:r w:rsidR="00D00633">
        <w:t>which have been accompanied by a</w:t>
      </w:r>
      <w:r w:rsidR="00EB6058">
        <w:t>n</w:t>
      </w:r>
      <w:r w:rsidR="00D00633">
        <w:t xml:space="preserve"> </w:t>
      </w:r>
      <w:r w:rsidR="00EB6058">
        <w:t xml:space="preserve">increasing </w:t>
      </w:r>
      <w:r w:rsidR="00D00633">
        <w:t xml:space="preserve">postponement of childbearing to older ages. </w:t>
      </w:r>
      <w:r w:rsidR="003545BE">
        <w:t>W</w:t>
      </w:r>
      <w:r w:rsidR="00D415FE">
        <w:t xml:space="preserve">ithin the European context, </w:t>
      </w:r>
      <w:r w:rsidR="00CD5095">
        <w:t>there is an emerging debate</w:t>
      </w:r>
      <w:r w:rsidR="00C323EE">
        <w:t xml:space="preserve"> about the persistence of low fertility, </w:t>
      </w:r>
      <w:r w:rsidR="00DD678B">
        <w:t xml:space="preserve">with </w:t>
      </w:r>
      <w:r w:rsidR="00431D33">
        <w:t xml:space="preserve">some </w:t>
      </w:r>
      <w:r w:rsidR="00DD678B">
        <w:t xml:space="preserve">studies </w:t>
      </w:r>
      <w:r w:rsidR="00431D33">
        <w:t>reporting recuperation in cohort fertility trends (</w:t>
      </w:r>
      <w:r w:rsidR="00011C50">
        <w:t xml:space="preserve">see </w:t>
      </w:r>
      <w:proofErr w:type="spellStart"/>
      <w:r w:rsidR="00011C50">
        <w:t>Caltabiano</w:t>
      </w:r>
      <w:proofErr w:type="spellEnd"/>
      <w:r w:rsidR="00011C50">
        <w:t xml:space="preserve">, Castiglioni and Rosina (2009) for Italy; </w:t>
      </w:r>
      <w:proofErr w:type="spellStart"/>
      <w:r w:rsidR="00EF684A">
        <w:t>Andersson</w:t>
      </w:r>
      <w:proofErr w:type="spellEnd"/>
      <w:r w:rsidR="00EF684A">
        <w:t xml:space="preserve"> et </w:t>
      </w:r>
      <w:r w:rsidR="00FB2BEE">
        <w:t xml:space="preserve">al. (2009) for Nordic countries and </w:t>
      </w:r>
      <w:proofErr w:type="spellStart"/>
      <w:r w:rsidR="00431D33">
        <w:t>Sobotka</w:t>
      </w:r>
      <w:proofErr w:type="spellEnd"/>
      <w:r w:rsidR="00431D33">
        <w:t xml:space="preserve"> et al. (2011) for </w:t>
      </w:r>
      <w:r w:rsidR="00011C50">
        <w:t>German-speaking countries</w:t>
      </w:r>
      <w:r w:rsidR="00FB2BEE">
        <w:t xml:space="preserve"> and the United States</w:t>
      </w:r>
      <w:r w:rsidR="00431D33">
        <w:t>) and others revealing</w:t>
      </w:r>
      <w:r w:rsidR="00D415FE">
        <w:t xml:space="preserve"> a reversal in </w:t>
      </w:r>
      <w:r w:rsidR="00EF684A">
        <w:t xml:space="preserve">period </w:t>
      </w:r>
      <w:r w:rsidR="00D415FE">
        <w:t xml:space="preserve">fertility trends </w:t>
      </w:r>
      <w:r w:rsidR="00011C50">
        <w:t>among</w:t>
      </w:r>
      <w:r w:rsidR="00D415FE">
        <w:t xml:space="preserve"> European countries (Goldstein,</w:t>
      </w:r>
      <w:r w:rsidR="00431D33">
        <w:t xml:space="preserve"> </w:t>
      </w:r>
      <w:proofErr w:type="spellStart"/>
      <w:r w:rsidR="00431D33">
        <w:t>Sobotka</w:t>
      </w:r>
      <w:proofErr w:type="spellEnd"/>
      <w:r w:rsidR="00431D33">
        <w:t xml:space="preserve">, and </w:t>
      </w:r>
      <w:proofErr w:type="spellStart"/>
      <w:r w:rsidR="00431D33">
        <w:t>Jasilioniene</w:t>
      </w:r>
      <w:proofErr w:type="spellEnd"/>
      <w:r w:rsidR="00431D33">
        <w:t xml:space="preserve"> </w:t>
      </w:r>
      <w:r w:rsidR="00011C50">
        <w:t xml:space="preserve">2009; </w:t>
      </w:r>
      <w:proofErr w:type="spellStart"/>
      <w:r w:rsidR="00D415FE">
        <w:t>Myrsylä</w:t>
      </w:r>
      <w:proofErr w:type="spellEnd"/>
      <w:r w:rsidR="00D415FE">
        <w:t>, Goldstein, and Cheng 2013</w:t>
      </w:r>
      <w:r w:rsidR="00431D33">
        <w:t>)</w:t>
      </w:r>
      <w:r w:rsidR="003545BE">
        <w:t>. Yet t</w:t>
      </w:r>
      <w:r w:rsidR="00D00633">
        <w:t>he transition to low</w:t>
      </w:r>
      <w:r w:rsidR="00325E86">
        <w:t xml:space="preserve"> a</w:t>
      </w:r>
      <w:r w:rsidR="00D00633">
        <w:t>nd later fertility</w:t>
      </w:r>
      <w:r w:rsidR="00325E86">
        <w:t xml:space="preserve"> has become a characteristic feature which is not </w:t>
      </w:r>
      <w:r w:rsidR="00AE7C88">
        <w:t xml:space="preserve">solely </w:t>
      </w:r>
      <w:r w:rsidR="00325E86">
        <w:t xml:space="preserve">restricted to </w:t>
      </w:r>
      <w:r w:rsidR="00AE7C88">
        <w:t xml:space="preserve">the </w:t>
      </w:r>
      <w:r w:rsidR="003545BE">
        <w:t>European and, more generally</w:t>
      </w:r>
      <w:r w:rsidR="00DB122F">
        <w:t>,</w:t>
      </w:r>
      <w:r w:rsidR="00325E86">
        <w:t xml:space="preserve"> </w:t>
      </w:r>
      <w:r w:rsidR="003545BE">
        <w:t xml:space="preserve">Western regions, </w:t>
      </w:r>
      <w:r w:rsidR="00AE7C88">
        <w:t xml:space="preserve">but encompasses an increasing number of </w:t>
      </w:r>
      <w:r w:rsidR="00D858A2">
        <w:t xml:space="preserve">non-Western </w:t>
      </w:r>
      <w:r w:rsidR="00AE7C88">
        <w:t>countries</w:t>
      </w:r>
      <w:r w:rsidR="00D858A2">
        <w:t xml:space="preserve">, </w:t>
      </w:r>
      <w:r w:rsidR="00E07AB4">
        <w:t>notably</w:t>
      </w:r>
      <w:r w:rsidR="00D858A2">
        <w:t xml:space="preserve"> those </w:t>
      </w:r>
      <w:r w:rsidR="003545BE">
        <w:t>in</w:t>
      </w:r>
      <w:r w:rsidR="00557010">
        <w:t xml:space="preserve"> East and South-</w:t>
      </w:r>
      <w:r w:rsidR="00EB6058">
        <w:t>Asian region</w:t>
      </w:r>
      <w:r w:rsidR="00932F80">
        <w:t>s</w:t>
      </w:r>
      <w:r w:rsidR="00EB6058">
        <w:t xml:space="preserve"> (</w:t>
      </w:r>
      <w:proofErr w:type="spellStart"/>
      <w:r w:rsidR="003E6DB8">
        <w:t>Basten</w:t>
      </w:r>
      <w:proofErr w:type="spellEnd"/>
      <w:r w:rsidR="003E6DB8">
        <w:t xml:space="preserve">, </w:t>
      </w:r>
      <w:proofErr w:type="spellStart"/>
      <w:r w:rsidR="003E6DB8">
        <w:t>Sobotka</w:t>
      </w:r>
      <w:proofErr w:type="spellEnd"/>
      <w:r w:rsidR="00932F80">
        <w:t>,</w:t>
      </w:r>
      <w:r w:rsidR="003E6DB8">
        <w:t xml:space="preserve"> and </w:t>
      </w:r>
      <w:proofErr w:type="spellStart"/>
      <w:r w:rsidR="003E6DB8">
        <w:t>Zeman</w:t>
      </w:r>
      <w:proofErr w:type="spellEnd"/>
      <w:r w:rsidR="003E6DB8">
        <w:t xml:space="preserve"> 2014; </w:t>
      </w:r>
      <w:proofErr w:type="spellStart"/>
      <w:r w:rsidR="00EB6058">
        <w:t>Frejka</w:t>
      </w:r>
      <w:proofErr w:type="spellEnd"/>
      <w:r w:rsidR="00EB6058">
        <w:t xml:space="preserve"> 2017</w:t>
      </w:r>
      <w:r w:rsidR="00CD5095">
        <w:t xml:space="preserve">; </w:t>
      </w:r>
      <w:proofErr w:type="spellStart"/>
      <w:r w:rsidR="00CD5095">
        <w:t>Frejka</w:t>
      </w:r>
      <w:proofErr w:type="spellEnd"/>
      <w:r w:rsidR="00CD5095">
        <w:t xml:space="preserve">, Jones, and </w:t>
      </w:r>
      <w:proofErr w:type="spellStart"/>
      <w:r w:rsidR="00CD5095">
        <w:t>Sardon</w:t>
      </w:r>
      <w:proofErr w:type="spellEnd"/>
      <w:r w:rsidR="00CD5095">
        <w:t xml:space="preserve"> 2010; Jones 2009</w:t>
      </w:r>
      <w:r w:rsidR="00EB6058">
        <w:t>)</w:t>
      </w:r>
      <w:r w:rsidR="00AE7C88">
        <w:t>.</w:t>
      </w:r>
    </w:p>
    <w:p w14:paraId="4FA61073" w14:textId="314F95EB" w:rsidR="00CD5095" w:rsidRDefault="0099601C" w:rsidP="00CD5095">
      <w:r>
        <w:t>T</w:t>
      </w:r>
      <w:r w:rsidR="00A238C1">
        <w:t>he</w:t>
      </w:r>
      <w:r w:rsidR="003545BE">
        <w:t xml:space="preserve"> </w:t>
      </w:r>
      <w:r w:rsidR="00A238C1">
        <w:t>transition to low fertility</w:t>
      </w:r>
      <w:r>
        <w:t xml:space="preserve"> has been shaped by a complex </w:t>
      </w:r>
      <w:r w:rsidR="00430154">
        <w:t xml:space="preserve">and dynamic </w:t>
      </w:r>
      <w:r>
        <w:t xml:space="preserve">combination of technological, </w:t>
      </w:r>
      <w:r w:rsidR="00DE18E4">
        <w:t xml:space="preserve">institutional, </w:t>
      </w:r>
      <w:r w:rsidR="00D633A4">
        <w:t>socio-</w:t>
      </w:r>
      <w:r>
        <w:t xml:space="preserve">economic, political, cultural and normative factors. </w:t>
      </w:r>
      <w:r w:rsidR="00FB2BEE">
        <w:t>T</w:t>
      </w:r>
      <w:r w:rsidR="00236BA8">
        <w:t xml:space="preserve">he </w:t>
      </w:r>
      <w:r>
        <w:t>driving forces</w:t>
      </w:r>
      <w:r w:rsidR="00236BA8">
        <w:t xml:space="preserve"> behind the transition to low fertility</w:t>
      </w:r>
      <w:r w:rsidR="00FB2BEE">
        <w:t xml:space="preserve"> include</w:t>
      </w:r>
      <w:r>
        <w:t xml:space="preserve"> the diffusion of modern contraception</w:t>
      </w:r>
      <w:r w:rsidR="00AE71B2">
        <w:t xml:space="preserve"> (Montgomery and </w:t>
      </w:r>
      <w:proofErr w:type="spellStart"/>
      <w:r w:rsidR="00AE71B2">
        <w:t>Casterline</w:t>
      </w:r>
      <w:proofErr w:type="spellEnd"/>
      <w:r w:rsidR="00EB119E">
        <w:t xml:space="preserve"> 1996</w:t>
      </w:r>
      <w:r w:rsidR="00AE71B2">
        <w:t>; Kohler</w:t>
      </w:r>
      <w:r w:rsidR="000A48DD">
        <w:t xml:space="preserve">, Behrman, and Watkins </w:t>
      </w:r>
      <w:r w:rsidR="00A635DB">
        <w:t>2001</w:t>
      </w:r>
      <w:r w:rsidR="00AE71B2">
        <w:t>),</w:t>
      </w:r>
      <w:r>
        <w:t xml:space="preserve"> educational expansion</w:t>
      </w:r>
      <w:r w:rsidR="00AE71B2">
        <w:t xml:space="preserve"> (</w:t>
      </w:r>
      <w:proofErr w:type="spellStart"/>
      <w:r w:rsidR="00BA176F">
        <w:t>Blossfeld</w:t>
      </w:r>
      <w:proofErr w:type="spellEnd"/>
      <w:r w:rsidR="000A48DD">
        <w:t xml:space="preserve"> and </w:t>
      </w:r>
      <w:proofErr w:type="spellStart"/>
      <w:r w:rsidR="000A48DD">
        <w:t>Huinink</w:t>
      </w:r>
      <w:proofErr w:type="spellEnd"/>
      <w:r w:rsidR="000A48DD">
        <w:t xml:space="preserve"> 1991</w:t>
      </w:r>
      <w:r w:rsidR="00BA176F">
        <w:t xml:space="preserve">; </w:t>
      </w:r>
      <w:proofErr w:type="spellStart"/>
      <w:r w:rsidR="000A48DD">
        <w:t>Skirbekk</w:t>
      </w:r>
      <w:proofErr w:type="spellEnd"/>
      <w:r w:rsidR="000A48DD">
        <w:t xml:space="preserve"> 2008; </w:t>
      </w:r>
      <w:r w:rsidR="00BA176F">
        <w:t>Lutz</w:t>
      </w:r>
      <w:r w:rsidR="00186969">
        <w:t>,</w:t>
      </w:r>
      <w:r w:rsidR="00BA176F">
        <w:t xml:space="preserve"> </w:t>
      </w:r>
      <w:proofErr w:type="spellStart"/>
      <w:r w:rsidR="00186969">
        <w:t>Butz</w:t>
      </w:r>
      <w:proofErr w:type="spellEnd"/>
      <w:r w:rsidR="00186969">
        <w:t>, and Samir</w:t>
      </w:r>
      <w:r w:rsidR="00AE71B2">
        <w:t xml:space="preserve"> 2014)</w:t>
      </w:r>
      <w:r>
        <w:t xml:space="preserve">, </w:t>
      </w:r>
      <w:r w:rsidR="00236BA8">
        <w:t>the large-scale entry of women into the labour force</w:t>
      </w:r>
      <w:r w:rsidR="00186969">
        <w:t xml:space="preserve"> (</w:t>
      </w:r>
      <w:proofErr w:type="spellStart"/>
      <w:r w:rsidR="00E23719">
        <w:t>Adsera</w:t>
      </w:r>
      <w:proofErr w:type="spellEnd"/>
      <w:r w:rsidR="00186969">
        <w:t xml:space="preserve"> 2011; </w:t>
      </w:r>
      <w:r w:rsidR="00BA176F">
        <w:t>Oppenheimer</w:t>
      </w:r>
      <w:r w:rsidR="00186969">
        <w:t xml:space="preserve"> 1994; </w:t>
      </w:r>
      <w:proofErr w:type="spellStart"/>
      <w:r w:rsidR="00186969">
        <w:t>Sundstrom</w:t>
      </w:r>
      <w:proofErr w:type="spellEnd"/>
      <w:r w:rsidR="00186969">
        <w:t xml:space="preserve"> 1992</w:t>
      </w:r>
      <w:r w:rsidR="00BA176F">
        <w:t>)</w:t>
      </w:r>
      <w:r w:rsidR="00DE18E4">
        <w:t xml:space="preserve">, </w:t>
      </w:r>
      <w:r w:rsidR="003A56EF">
        <w:t>family policies (</w:t>
      </w:r>
      <w:proofErr w:type="spellStart"/>
      <w:r w:rsidR="003A56EF">
        <w:t>Thevenon</w:t>
      </w:r>
      <w:proofErr w:type="spellEnd"/>
      <w:r w:rsidR="003A56EF">
        <w:t xml:space="preserve"> 2011</w:t>
      </w:r>
      <w:r w:rsidR="00E23719">
        <w:t xml:space="preserve">; </w:t>
      </w:r>
      <w:proofErr w:type="spellStart"/>
      <w:r w:rsidR="00E23719">
        <w:t>Rindfuss</w:t>
      </w:r>
      <w:proofErr w:type="spellEnd"/>
      <w:r w:rsidR="00E23719">
        <w:t xml:space="preserve"> and </w:t>
      </w:r>
      <w:proofErr w:type="spellStart"/>
      <w:r w:rsidR="00E23719">
        <w:t>Choe</w:t>
      </w:r>
      <w:proofErr w:type="spellEnd"/>
      <w:r w:rsidR="00E23719">
        <w:t xml:space="preserve"> 2015</w:t>
      </w:r>
      <w:r w:rsidR="003A56EF">
        <w:t xml:space="preserve">), </w:t>
      </w:r>
      <w:r w:rsidR="00E07AB4">
        <w:t>globalisation</w:t>
      </w:r>
      <w:r w:rsidR="00E23719">
        <w:t xml:space="preserve"> and </w:t>
      </w:r>
      <w:r w:rsidR="00DE18E4">
        <w:t>economic uncertainty</w:t>
      </w:r>
      <w:r w:rsidR="00BA176F">
        <w:t xml:space="preserve"> (</w:t>
      </w:r>
      <w:r w:rsidR="003A43A1">
        <w:t xml:space="preserve">Mills and </w:t>
      </w:r>
      <w:proofErr w:type="spellStart"/>
      <w:r w:rsidR="003A43A1">
        <w:t>Blossfeld</w:t>
      </w:r>
      <w:proofErr w:type="spellEnd"/>
      <w:r w:rsidR="003A43A1">
        <w:t xml:space="preserve"> 2005</w:t>
      </w:r>
      <w:r w:rsidR="00BA176F">
        <w:t>)</w:t>
      </w:r>
      <w:r w:rsidR="00DE18E4">
        <w:t>, ideational changes</w:t>
      </w:r>
      <w:r w:rsidR="00BA176F">
        <w:t xml:space="preserve"> (</w:t>
      </w:r>
      <w:proofErr w:type="spellStart"/>
      <w:r w:rsidR="00BA176F">
        <w:t>Lesthaeghe</w:t>
      </w:r>
      <w:proofErr w:type="spellEnd"/>
      <w:r w:rsidR="00E23719">
        <w:t xml:space="preserve"> and </w:t>
      </w:r>
      <w:proofErr w:type="spellStart"/>
      <w:r w:rsidR="00E23719">
        <w:t>Surkyn</w:t>
      </w:r>
      <w:proofErr w:type="spellEnd"/>
      <w:r w:rsidR="00E23719">
        <w:t xml:space="preserve"> 1988</w:t>
      </w:r>
      <w:r w:rsidR="00BA176F">
        <w:t>)</w:t>
      </w:r>
      <w:r w:rsidR="00DE18E4">
        <w:t>, gender roles and gender equality</w:t>
      </w:r>
      <w:r w:rsidR="00BA176F">
        <w:t xml:space="preserve"> (</w:t>
      </w:r>
      <w:r w:rsidR="003A56EF">
        <w:t xml:space="preserve">Anderson and Kohler 2015; </w:t>
      </w:r>
      <w:proofErr w:type="spellStart"/>
      <w:r w:rsidR="00BA176F">
        <w:t>Esping</w:t>
      </w:r>
      <w:proofErr w:type="spellEnd"/>
      <w:r w:rsidR="00BA176F">
        <w:t xml:space="preserve">-Andersen and </w:t>
      </w:r>
      <w:proofErr w:type="spellStart"/>
      <w:r w:rsidR="00BA176F">
        <w:t>Billari</w:t>
      </w:r>
      <w:proofErr w:type="spellEnd"/>
      <w:r w:rsidR="0081532C">
        <w:t xml:space="preserve"> 2015; </w:t>
      </w:r>
      <w:proofErr w:type="spellStart"/>
      <w:r w:rsidR="0081532C">
        <w:t>Frejka</w:t>
      </w:r>
      <w:proofErr w:type="spellEnd"/>
      <w:r w:rsidR="00BA176F">
        <w:t xml:space="preserve"> 2017;</w:t>
      </w:r>
      <w:r w:rsidR="00DE18E4">
        <w:t>.</w:t>
      </w:r>
      <w:r w:rsidR="003A56EF">
        <w:t>Goldscheider et al. 2015, McDonald 2002, 2006).</w:t>
      </w:r>
    </w:p>
    <w:p w14:paraId="6AA64C85" w14:textId="69B682B7" w:rsidR="003A56EF" w:rsidRDefault="003A56EF" w:rsidP="00CD5095">
      <w:r>
        <w:t xml:space="preserve">The aim of this paper is to </w:t>
      </w:r>
      <w:r w:rsidR="001F44CC">
        <w:t>provide a description and an illustration of different fertility trends across 45 countries and regions from major geographical clusters or macro-regions within and outside Europe</w:t>
      </w:r>
      <w:r w:rsidR="00EF684A">
        <w:t xml:space="preserve"> (</w:t>
      </w:r>
      <w:del w:id="22" w:author="Jonathan Minton" w:date="2017-09-08T15:46:00Z">
        <w:r w:rsidR="00EF684A" w:rsidDel="00765CDA">
          <w:delText>for a list of macro-regions see table 1 in the online appendix</w:delText>
        </w:r>
      </w:del>
      <w:ins w:id="23" w:author="Jonathan Minton" w:date="2017-09-08T15:46:00Z">
        <w:r w:rsidR="00765CDA">
          <w:t>for full details see the online appendix</w:t>
        </w:r>
      </w:ins>
      <w:r w:rsidR="00EF684A">
        <w:t>)</w:t>
      </w:r>
      <w:r w:rsidR="001F44CC">
        <w:t>.</w:t>
      </w:r>
      <w:r>
        <w:t xml:space="preserve"> </w:t>
      </w:r>
      <w:r w:rsidR="00430154">
        <w:t>The latter reflect</w:t>
      </w:r>
      <w:r w:rsidR="001F44CC">
        <w:t xml:space="preserve"> different institutional, societal</w:t>
      </w:r>
      <w:r w:rsidR="00430154">
        <w:t>, economic</w:t>
      </w:r>
      <w:r w:rsidR="001F44CC">
        <w:t xml:space="preserve"> and cultural conditions which have shaped different </w:t>
      </w:r>
      <w:r w:rsidR="00DB122F">
        <w:t xml:space="preserve">pathways of </w:t>
      </w:r>
      <w:r w:rsidR="001F44CC">
        <w:t>low fertility</w:t>
      </w:r>
      <w:r w:rsidR="00E07AB4" w:rsidRPr="00E07AB4">
        <w:t xml:space="preserve"> </w:t>
      </w:r>
      <w:r w:rsidR="00E07AB4">
        <w:t>transition</w:t>
      </w:r>
      <w:r w:rsidR="001F44CC">
        <w:t>.</w:t>
      </w:r>
      <w:r w:rsidR="00430154">
        <w:t xml:space="preserve"> Changes in age-specific and cumulative cohort fertility rates are explored by using composite fertility lattice plots, which combine information derived from different visualisation methods</w:t>
      </w:r>
      <w:r w:rsidR="00891233">
        <w:t xml:space="preserve"> of the Lexis surface, </w:t>
      </w:r>
      <w:r w:rsidR="00E07AB4">
        <w:t>namely</w:t>
      </w:r>
      <w:r w:rsidR="00891233">
        <w:t xml:space="preserve"> </w:t>
      </w:r>
      <w:r w:rsidR="00430154">
        <w:t>hea</w:t>
      </w:r>
      <w:r w:rsidR="00891233">
        <w:t>t maps and shaded contour plots</w:t>
      </w:r>
      <w:r w:rsidR="00DD678B">
        <w:t xml:space="preserve"> (see also </w:t>
      </w:r>
      <w:proofErr w:type="spellStart"/>
      <w:r w:rsidR="00DD678B">
        <w:t>Sch</w:t>
      </w:r>
      <w:r w:rsidR="00431D33">
        <w:rPr>
          <w:rFonts w:cstheme="minorHAnsi"/>
        </w:rPr>
        <w:t>ö</w:t>
      </w:r>
      <w:r w:rsidR="00431D33">
        <w:t>ley</w:t>
      </w:r>
      <w:proofErr w:type="spellEnd"/>
      <w:r w:rsidR="00431D33">
        <w:t xml:space="preserve"> and </w:t>
      </w:r>
      <w:proofErr w:type="spellStart"/>
      <w:r w:rsidR="00431D33">
        <w:t>Willekens</w:t>
      </w:r>
      <w:proofErr w:type="spellEnd"/>
      <w:r w:rsidR="00431D33">
        <w:t>, 2015)</w:t>
      </w:r>
      <w:r w:rsidR="00430154">
        <w:t xml:space="preserve">. </w:t>
      </w:r>
    </w:p>
    <w:p w14:paraId="58807817" w14:textId="5F0C4ADF" w:rsidR="00B90175" w:rsidRDefault="00891233" w:rsidP="006A70E3">
      <w:r>
        <w:t>In particular, we</w:t>
      </w:r>
      <w:r w:rsidR="006A70E3">
        <w:t xml:space="preserve"> present and describe the processes involved in producing a lattice plot which shows both age-specific fertility rates (ASFRs) </w:t>
      </w:r>
      <w:r w:rsidR="00B90175">
        <w:t>available by year</w:t>
      </w:r>
      <w:r w:rsidR="006A70E3">
        <w:t>, and implied cumulative cohort fertility rates (CCFRs)</w:t>
      </w:r>
      <w:r w:rsidR="00B90175">
        <w:t xml:space="preserve"> for dozens of countries whose data is available either within the HFD or HFC. The end result is a lattice of Lexis surface visualisations, arranged by cohort on the horizontal axis and age on </w:t>
      </w:r>
      <w:r w:rsidR="00B90175">
        <w:lastRenderedPageBreak/>
        <w:t xml:space="preserve">the vertical axis. Within </w:t>
      </w:r>
      <w:del w:id="24" w:author="Serena Pattaro" w:date="2017-09-03T15:11:00Z">
        <w:r w:rsidR="00B90175" w:rsidDel="001E4624">
          <w:delText xml:space="preserve">this </w:delText>
        </w:r>
      </w:del>
      <w:ins w:id="25" w:author="Serena Pattaro" w:date="2017-09-03T15:11:00Z">
        <w:r w:rsidR="001E4624">
          <w:t xml:space="preserve">these </w:t>
        </w:r>
      </w:ins>
      <w:r w:rsidR="00B90175">
        <w:t>visualisation</w:t>
      </w:r>
      <w:ins w:id="26" w:author="Serena Pattaro" w:date="2017-09-03T15:11:00Z">
        <w:r w:rsidR="001E4624">
          <w:t>s</w:t>
        </w:r>
      </w:ins>
      <w:r w:rsidR="00B90175">
        <w:t xml:space="preserve"> the ASFRs are represented graphically by cell shade, CCFRs by a series of easily distinguishable contour lines, and the strips which label each of the small multiples within the visualisation are coloured according to geographic region. </w:t>
      </w:r>
      <w:r w:rsidR="00515957">
        <w:t xml:space="preserve">We refer to this visualisation as a Composite Fertility Plot (CFP), as both colour/shade, and contour lines, are used to represent different variables. </w:t>
      </w:r>
    </w:p>
    <w:p w14:paraId="538BF341" w14:textId="6A091747" w:rsidR="006A70E3" w:rsidRPr="006A70E3" w:rsidRDefault="00B90175" w:rsidP="006A70E3">
      <w:r>
        <w:t xml:space="preserve">We suggest that the full visualisation produced is best viewed by being printed out in colour as an A3 or A2 poster, which we have found to greatly facilitate </w:t>
      </w:r>
      <w:ins w:id="27" w:author="Jonathan Minton" w:date="2017-09-08T15:58:00Z">
        <w:r w:rsidR="003A45D8">
          <w:t>‘</w:t>
        </w:r>
      </w:ins>
      <w:r>
        <w:t>at-a-glance</w:t>
      </w:r>
      <w:ins w:id="28" w:author="Jonathan Minton" w:date="2017-09-08T15:58:00Z">
        <w:r w:rsidR="003A45D8">
          <w:t>’</w:t>
        </w:r>
      </w:ins>
      <w:r>
        <w:t xml:space="preserve"> comparison between countries; </w:t>
      </w:r>
      <w:r w:rsidR="003A45D8">
        <w:fldChar w:fldCharType="begin" w:fldLock="1"/>
      </w:r>
      <w:r w:rsidR="003A45D8">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"http://www.mendeley.com/documents/?uuid=de96dceb-37d1-4d7d-98a8-38168da52925" ] } ], "mendeley" : { "formattedCitation" : "(Vaupel, Gambill, and Yashin 1987)", "plainTextFormattedCitation" : "(Vaupel, Gambill, and Yashin 1987)", "previouslyFormattedCitation" : "(Vaupel, Gambill, and Yashin 1987)" }, "properties" : { "noteIndex" : 0 }, "schema" : "https://github.com/citation-style-language/schema/raw/master/csl-citation.json" }</w:instrText>
      </w:r>
      <w:r w:rsidR="003A45D8">
        <w:fldChar w:fldCharType="separate"/>
      </w:r>
      <w:r w:rsidR="003A45D8" w:rsidRPr="003A45D8">
        <w:rPr>
          <w:noProof/>
        </w:rPr>
        <w:t>(Vaupel, Gambill, and Yashin 1987)</w:t>
      </w:r>
      <w:r w:rsidR="003A45D8">
        <w:fldChar w:fldCharType="end"/>
      </w:r>
      <w:r w:rsidR="003A45D8">
        <w:t xml:space="preserve"> </w:t>
      </w:r>
      <w:r>
        <w:t>to this end we make a high resolution version of the final visualisation available online, along with the R code used to produce this final visualisation and additional figures for individual countries. Within this paper we present this final visualisation, as well as smaller visualisations comprising a small subset of countries to illustrate the value of this approach for both within-country and cross-country comparison of fertility trends.</w:t>
      </w:r>
    </w:p>
    <w:p w14:paraId="3AFFE9D8" w14:textId="77777777" w:rsidR="001060FB" w:rsidRDefault="006A70E3" w:rsidP="006A70E3">
      <w:pPr>
        <w:pStyle w:val="Heading1"/>
      </w:pPr>
      <w:r>
        <w:t>Methods</w:t>
      </w:r>
    </w:p>
    <w:p w14:paraId="06BAC629" w14:textId="77777777" w:rsidR="006A70E3" w:rsidRPr="006A70E3" w:rsidRDefault="006A70E3" w:rsidP="006A70E3">
      <w:pPr>
        <w:pStyle w:val="Heading2"/>
      </w:pPr>
      <w:r>
        <w:t>Data</w:t>
      </w:r>
    </w:p>
    <w:p w14:paraId="4650B955" w14:textId="0DE862D6" w:rsidR="009F6EF2" w:rsidRDefault="009F6EF2">
      <w:r>
        <w:t xml:space="preserve">To provide </w:t>
      </w:r>
      <w:r w:rsidR="00E1519F">
        <w:t>broad geographic and temporal coverage, data from the Human Fertility Database (HFD) and Human Fertility Collection (HFC) were combined</w:t>
      </w:r>
      <w:r w:rsidR="00E1519F">
        <w:fldChar w:fldCharType="begin" w:fldLock="1"/>
      </w:r>
      <w:r w:rsidR="003A45D8">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2015; Max Planck Institute for Demographic Research (Germany) and Vienna Institute of Demography (Austria) 2016)", "plainTextFormattedCitation" : "(Max Planck Institute for Demographic Research (Germany) and Vienna Institute of Demography (Austria) 2015; Max Planck Institute for Demographic Research (Germany) and Vienna Institute of Demography (Austria) 2016)", "previouslyFormattedCitation" : "(Max Planck Institute for Demographic Research (Germany) and Vienna Institute of Demography (Austria) 2015; Max Planck Institute for Demographic Research (Germany) and Vienna Institute of Demography (Austria) 2016)" }, "properties" : { "noteIndex" : 0 }, "schema" : "https://github.com/citation-style-language/schema/raw/master/csl-citation.json" }</w:instrText>
      </w:r>
      <w:r w:rsidR="00E1519F">
        <w:fldChar w:fldCharType="separate"/>
      </w:r>
      <w:r w:rsidR="002607A5" w:rsidRPr="002607A5">
        <w:rPr>
          <w:noProof/>
        </w:rPr>
        <w:t>(Max Planck Institute for Demographic Research (Germany) and Vienna Institute of Demography (Austria) 2015; Max Planck Institute for Demographic Research (Germany) and Vienna Institute of Demography (Austria) 2016)</w:t>
      </w:r>
      <w:r w:rsidR="00E1519F">
        <w:fldChar w:fldCharType="end"/>
      </w:r>
      <w:r w:rsidR="00891233">
        <w:t>.</w:t>
      </w:r>
      <w:r w:rsidR="00E1519F">
        <w:t xml:space="preserve"> The Human Fertility Database (HFD) include</w:t>
      </w:r>
      <w:r w:rsidR="00D72E5B">
        <w:t>s</w:t>
      </w:r>
      <w:r w:rsidR="00E1519F">
        <w:t xml:space="preserve"> age-specific fertility rates (ASFRs) for 28 countries over a range of periods, and is entirely based on official vital statistics from each country; data from each country are rigorously checked and standardised according to a detailed methods protocol. In addition to overall ASFRs birth-order specific fertility rates are also included in the HFD, alongside summary statistics such as crude birth rates, mean age at birth, and total fertility rates;</w:t>
      </w:r>
      <w:r w:rsidR="00E1519F">
        <w:fldChar w:fldCharType="begin" w:fldLock="1"/>
      </w:r>
      <w:r w:rsidR="003A45D8">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2016)", "plainTextFormattedCitation" : "(Max Planck Institute for Demographic Research (Germany) and Vienna Institute of Demography (Austria) 2016)", "previouslyFormattedCitation" : "(Max Planck Institute for Demographic Research (Germany) and Vienna Institute of Demography (Austria) 2016)" }, "properties" : { "noteIndex" : 0 }, "schema" : "https://github.com/citation-style-language/schema/raw/master/csl-citation.json" }</w:instrText>
      </w:r>
      <w:r w:rsidR="00E1519F">
        <w:fldChar w:fldCharType="separate"/>
      </w:r>
      <w:r w:rsidR="002607A5" w:rsidRPr="002607A5">
        <w:rPr>
          <w:noProof/>
        </w:rPr>
        <w:t>(Max Planck Institute for Demographic Research (Germany) and Vienna Institute of Demography (Austria) 2016)</w:t>
      </w:r>
      <w:r w:rsidR="00E1519F">
        <w:fldChar w:fldCharType="end"/>
      </w:r>
      <w:r w:rsidR="00E1519F">
        <w:t xml:space="preserve"> however for the present visualisations 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r w:rsidR="002607A5">
        <w:t xml:space="preserve"> </w:t>
      </w:r>
      <w:r w:rsidR="00CC366F">
        <w:fldChar w:fldCharType="begin" w:fldLock="1"/>
      </w:r>
      <w:r w:rsidR="003A45D8">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"(Grigorieva et al. 2015)", "plainTextFormattedCitation" : "(Grigorieva et al. 2015)", "previouslyFormattedCitation" : "(Grigorieva et al. 2015)" }, "properties" : { "noteIndex" : 0 }, "schema" : "https://github.com/citation-style-language/schema/raw/master/csl-citation.json" }</w:instrText>
      </w:r>
      <w:r w:rsidR="00CC366F">
        <w:fldChar w:fldCharType="separate"/>
      </w:r>
      <w:r w:rsidR="002607A5" w:rsidRPr="002607A5">
        <w:rPr>
          <w:noProof/>
        </w:rPr>
        <w:t>(Grigorieva et al. 2015)</w:t>
      </w:r>
      <w:r w:rsidR="00CC366F">
        <w:fldChar w:fldCharType="end"/>
      </w:r>
      <w:r w:rsidR="00CC366F">
        <w:t xml:space="preserve"> Data disaggregated by age in single year was used from both the HFD and HFC, and Lexis squares (one year by one year) rather </w:t>
      </w:r>
      <w:ins w:id="29" w:author="Jonathan Minton" w:date="2017-09-08T14:39:00Z">
        <w:r w:rsidR="00354493">
          <w:t xml:space="preserve">than </w:t>
        </w:r>
      </w:ins>
      <w:r w:rsidR="00CC366F">
        <w:t xml:space="preserve">Lexis triangles or Lexis parallelograms were </w:t>
      </w:r>
      <w:r w:rsidR="00D72E5B">
        <w:t>used</w:t>
      </w:r>
      <w:r w:rsidR="002607A5">
        <w:t>, as in practice the use of squares only has limited effect on precision of cohort estimates</w:t>
      </w:r>
      <w:r w:rsidR="00D72E5B">
        <w:t>.</w:t>
      </w:r>
      <w:r w:rsidR="002607A5">
        <w:t xml:space="preserve"> </w:t>
      </w:r>
      <w:r w:rsidR="002607A5">
        <w:fldChar w:fldCharType="begin" w:fldLock="1"/>
      </w:r>
      <w:r w:rsidR="003A45D8">
        <w:instrText>ADDIN CSL_CITATION { "citationItems" : [ { "id" : "ITEM-1", "itemData" : { "author" : [ { "dropping-particle" : "", "family" : "Caselli", "given" : "G", "non-dropping-particle" : "", "parse-names" : false, "suffix" : "" }, { "dropping-particle" : "", "family" : "Vallin", "given" : "J", "non-dropping-particle" : "", "parse-names" : false, "suffix" : "" } ], "chapter-number" : "6", "container-title" : "Demography: Analysis and Synthesis2",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"2005" ] ] }, "note" : "Use this to argue that using Lexis squares rather than triangles doesn't make much of a substantive difference", "publisher" : "Academic Press", "publisher-place" : "Boston, MA", "title" : "From situation events in time to the Lexis Diagram and the Computing of rates", "type" : "chapter" }, "uris" : [ "http://www.mendeley.com/documents/?uuid=6174a188-163c-47c1-adbd-13d191e83196" ] } ], "mendeley" : { "formattedCitation" : "(Caselli and Vallin 2005)", "plainTextFormattedCitation" : "(Caselli and Vallin 2005)", "previouslyFormattedCitation" : "(Caselli and Vallin 2005)" }, "properties" : { "noteIndex" : 0 }, "schema" : "https://github.com/citation-style-language/schema/raw/master/csl-citation.json" }</w:instrText>
      </w:r>
      <w:r w:rsidR="002607A5">
        <w:fldChar w:fldCharType="separate"/>
      </w:r>
      <w:r w:rsidR="002607A5" w:rsidRPr="002607A5">
        <w:rPr>
          <w:noProof/>
        </w:rPr>
        <w:t>(Caselli and Vallin 2005)</w:t>
      </w:r>
      <w:r w:rsidR="002607A5">
        <w:fldChar w:fldCharType="end"/>
      </w:r>
      <w:r w:rsidR="002607A5">
        <w:t xml:space="preserve"> </w:t>
      </w:r>
      <w:r w:rsidR="00D72E5B">
        <w:t xml:space="preserve">In addition to the 28 countries from the HFD, data from 48 countries were used, but not all were included in the final lattice visualisation </w:t>
      </w:r>
      <w:ins w:id="30" w:author="Jonathan Minton" w:date="2017-09-08T16:00:00Z">
        <w:r w:rsidR="003A45D8">
          <w:t xml:space="preserve">of 45 countries </w:t>
        </w:r>
      </w:ins>
      <w:r w:rsidR="00D72E5B">
        <w:t>because of</w:t>
      </w:r>
      <w:r w:rsidR="00E1519F">
        <w:t xml:space="preserve"> </w:t>
      </w:r>
      <w:r w:rsidR="00D72E5B">
        <w:t xml:space="preserve">limited periods of observation. </w:t>
      </w:r>
      <w:ins w:id="31" w:author="Jonathan Minton" w:date="2017-09-08T15:47:00Z">
        <w:r w:rsidR="002607A5">
          <w:t>Further details are provided in the online appendix.</w:t>
        </w:r>
      </w:ins>
    </w:p>
    <w:p w14:paraId="21E2D2B0" w14:textId="002E828B" w:rsidR="00D72E5B" w:rsidRDefault="00D72E5B">
      <w:r>
        <w:t>Data from the HFD and HFC are overlapping for some years and countries. Where more than one country- and year-specific ASFR was available, the value from the HFD was used in first preference;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For almost all countries, this approach produced a dataset comprising ASFRs for many contiguous years</w:t>
      </w:r>
      <w:ins w:id="32" w:author="Jonathan Minton" w:date="2017-09-08T15:45:00Z">
        <w:r w:rsidR="00765CDA">
          <w:t>; linear interpolations of ASFRs were used for the few countries and years where this was not the case.</w:t>
        </w:r>
      </w:ins>
      <w:ins w:id="33" w:author="Jonathan Minton" w:date="2017-09-08T16:02:00Z">
        <w:r w:rsidR="003A45D8">
          <w:t xml:space="preserve"> The code for both combining data across sources and interpolating values </w:t>
        </w:r>
        <w:r w:rsidR="003A45D8">
          <w:lastRenderedPageBreak/>
          <w:t xml:space="preserve">where necessary are available in the online appendix. </w:t>
        </w:r>
      </w:ins>
      <w:del w:id="34" w:author="Jonathan Minton" w:date="2017-09-08T15:45:00Z">
        <w:r w:rsidR="004F5A64" w:rsidDel="00765CDA">
          <w:delText xml:space="preserve">. The only exceptions to this contiguity were Bosnia and Hertzegovina (BIH), where records were missing for the years 1991 to 1995 inclusive, and Belarus (BLR), where records for 2013 were </w:delText>
        </w:r>
        <w:r w:rsidR="006A70E3" w:rsidDel="00765CDA">
          <w:delText xml:space="preserve">missing. In both of these cases ASFRs for the missing year were imputed through simple interpolation of ASFRs from the last and next observed years (1990 and 1996 for BIH; 2012 and 2014 for BLR). </w:delText>
        </w:r>
      </w:del>
    </w:p>
    <w:p w14:paraId="15B9777E" w14:textId="77777777" w:rsidR="006A70E3" w:rsidRDefault="006A70E3" w:rsidP="006A70E3">
      <w:pPr>
        <w:pStyle w:val="Heading2"/>
      </w:pPr>
      <w:r>
        <w:t xml:space="preserve">Lexis surface mappings </w:t>
      </w:r>
    </w:p>
    <w:p w14:paraId="0729D02E" w14:textId="12854B0D" w:rsidR="006A70E3" w:rsidRDefault="006A70E3" w:rsidP="006A70E3">
      <w:r>
        <w:t>For each country, ASFRs were arranged onto a Lexis surface with birth cohort year on the horizontal axis and age in years on the vertical axis; as mentioned previously Lexis squares rather than triangles or parallelograms were used throughout, so these are not true cohort estimates</w:t>
      </w:r>
      <w:r w:rsidR="00694E99">
        <w:t xml:space="preserve">, but are sufficient to illustrate the principles of the visualisation, and the R code is freely available for researchers to iterate the approach further. ASFRs for each country and year were mapped to colours and shades using the Spectral colour palate from the </w:t>
      </w:r>
      <w:proofErr w:type="spellStart"/>
      <w:r w:rsidR="00937FBD">
        <w:t>RColorBrewer</w:t>
      </w:r>
      <w:proofErr w:type="spellEnd"/>
      <w:r w:rsidR="00937FBD">
        <w:t xml:space="preserve"> R package. </w:t>
      </w:r>
      <w:r w:rsidR="003A45D8">
        <w:fldChar w:fldCharType="begin" w:fldLock="1"/>
      </w:r>
      <w:r w:rsidR="003A45D8">
        <w:instrText>ADDIN CSL_CITATION { "citationItems" : [ { "id" : "ITEM-1", "itemData" : { "author" : [ { "dropping-particle" : "", "family" : "Neuwirth", "given" : "Erich", "non-dropping-particle" : "", "parse-names" : false, "suffix" : "" } ], "id" : "ITEM-1", "issued" : { "date-parts" : [ [ "2014" ] ] }, "number" : "1.1-2", "title" : "RColorBrewer: ColorBrewer Palettes", "type" : "article" }, "uris" : [ "http://www.mendeley.com/documents/?uuid=ba855a49-5a2e-46dd-8a80-e01d7e7103dd" ] } ], "mendeley" : { "formattedCitation" : "(Neuwirth 2014)", "plainTextFormattedCitation" : "(Neuwirth 2014)", "previouslyFormattedCitation" : "(Neuwirth 2014)" }, "properties" : { "noteIndex" : 0 }, "schema" : "https://github.com/citation-style-language/schema/raw/master/csl-citation.json" }</w:instrText>
      </w:r>
      <w:r w:rsidR="003A45D8">
        <w:fldChar w:fldCharType="separate"/>
      </w:r>
      <w:r w:rsidR="003A45D8" w:rsidRPr="003A45D8">
        <w:rPr>
          <w:noProof/>
        </w:rPr>
        <w:t>(Neuwirth 2014)</w:t>
      </w:r>
      <w:r w:rsidR="003A45D8">
        <w:fldChar w:fldCharType="end"/>
      </w:r>
      <w:r w:rsidR="003A45D8">
        <w:t xml:space="preserve"> </w:t>
      </w:r>
      <w:del w:id="35" w:author="Jonathan Minton" w:date="2017-09-08T16:04:00Z">
        <w:r w:rsidR="00937FBD" w:rsidDel="003A45D8">
          <w:delText>[</w:delText>
        </w:r>
        <w:r w:rsidR="00937FBD" w:rsidRPr="00D633A4" w:rsidDel="003A45D8">
          <w:rPr>
            <w:highlight w:val="yellow"/>
          </w:rPr>
          <w:delText>REF</w:delText>
        </w:r>
        <w:r w:rsidR="00937FBD" w:rsidDel="003A45D8">
          <w:delText>]</w:delText>
        </w:r>
        <w:r w:rsidR="00694E99" w:rsidDel="003A45D8">
          <w:delText xml:space="preserve"> </w:delText>
        </w:r>
      </w:del>
      <w:r w:rsidR="00694E99">
        <w:t xml:space="preserve">The R packages Lattice and </w:t>
      </w:r>
      <w:proofErr w:type="spellStart"/>
      <w:r w:rsidR="00694E99">
        <w:t>LatticeExtra</w:t>
      </w:r>
      <w:proofErr w:type="spellEnd"/>
      <w:r w:rsidR="00694E99">
        <w:t xml:space="preserve"> were used to produce </w:t>
      </w:r>
      <w:r w:rsidR="00937FBD">
        <w:t xml:space="preserve">the visualisations. </w:t>
      </w:r>
      <w:r w:rsidR="003A45D8">
        <w:fldChar w:fldCharType="begin" w:fldLock="1"/>
      </w:r>
      <w:r w:rsidR="003A45D8">
        <w:instrText>ADDIN CSL_CITATION { "citationItems" : [ { "id" : "ITEM-1", "itemData" : { "ISBN" : "978-0-387-75968-5", "abstract" : "R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 "author" : [ { "dropping-particle" : "", "family" : "Sarkar", "given" : "Deepayan", "non-dropping-particle" : "", "parse-names" : false, "suffix" : "" } ], "id" : "ITEM-1", "issued" : { "date-parts" : [ [ "2008" ] ] }, "publisher" : "Springer", "publisher-place" : "New York", "title" : "Lattice: Multivariate Data Visualization with R", "type" : "book" }, "uris" : [ "http://www.mendeley.com/documents/?uuid=f9fb98ac-25c6-46cd-ad44-59a5f1b191e7" ] } ], "mendeley" : { "formattedCitation" : "(Sarkar 2008)", "plainTextFormattedCitation" : "(Sarkar 2008)" }, "properties" : { "noteIndex" : 0 }, "schema" : "https://github.com/citation-style-language/schema/raw/master/csl-citation.json" }</w:instrText>
      </w:r>
      <w:r w:rsidR="003A45D8">
        <w:fldChar w:fldCharType="separate"/>
      </w:r>
      <w:r w:rsidR="003A45D8" w:rsidRPr="003A45D8">
        <w:rPr>
          <w:noProof/>
        </w:rPr>
        <w:t>(Sarkar 2008)</w:t>
      </w:r>
      <w:r w:rsidR="003A45D8">
        <w:fldChar w:fldCharType="end"/>
      </w:r>
      <w:r w:rsidR="003A45D8">
        <w:t xml:space="preserve"> </w:t>
      </w:r>
    </w:p>
    <w:p w14:paraId="6A24190D" w14:textId="0D80A535" w:rsidR="00937FBD" w:rsidRDefault="00937FBD" w:rsidP="006A70E3">
      <w:pPr>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(x,y,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values. </w:t>
      </w:r>
      <w:commentRangeStart w:id="36"/>
      <w:r w:rsidR="001F5DA2">
        <w:rPr>
          <w:rFonts w:eastAsiaTheme="minorEastAsia"/>
        </w:rPr>
        <w:t>More specifically, a thin dashed contour indic</w:t>
      </w:r>
      <w:proofErr w:type="spellStart"/>
      <w:r w:rsidR="001F5DA2">
        <w:rPr>
          <w:rFonts w:eastAsiaTheme="minorEastAsia"/>
        </w:rPr>
        <w:t>ates</w:t>
      </w:r>
      <w:proofErr w:type="spellEnd"/>
      <w:r w:rsidR="001F5DA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babies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w:t>
      </w:r>
      <w:commentRangeEnd w:id="36"/>
      <w:r w:rsidR="003520A2">
        <w:rPr>
          <w:rStyle w:val="CommentReference"/>
        </w:rPr>
        <w:commentReference w:id="36"/>
      </w:r>
      <w:r w:rsidR="00D27233">
        <w:rPr>
          <w:rFonts w:eastAsiaTheme="minorEastAsia"/>
        </w:rPr>
        <w:t>the contour lines will always have the same monotonic ordering - thin dashed, thin solid, thick dashed then thick solid</w:t>
      </w:r>
      <w:del w:id="37" w:author="Serena Pattaro [2]" w:date="2017-08-31T15:20:00Z">
        <w:r w:rsidR="00D27233" w:rsidDel="003520A2">
          <w:rPr>
            <w:rFonts w:eastAsiaTheme="minorEastAsia"/>
          </w:rPr>
          <w:delText xml:space="preserve"> </w:delText>
        </w:r>
      </w:del>
      <w:r w:rsidR="00D27233">
        <w:rPr>
          <w:rFonts w:eastAsiaTheme="minorEastAsia"/>
        </w:rPr>
        <w:t xml:space="preserve"> - from bottom to top. The position, presence or absence, and trajectories of these contour lines </w:t>
      </w:r>
      <w:r w:rsidR="005D6F4E">
        <w:rPr>
          <w:rFonts w:eastAsiaTheme="minorEastAsia"/>
        </w:rPr>
        <w:t xml:space="preserve">across different birth cohorts, and between countries, are all useful indicators of how fertility trends have changed over time and place, and how far short of replacement fertility levels most affluent world </w:t>
      </w:r>
      <w:proofErr w:type="gramStart"/>
      <w:r w:rsidR="005D6F4E">
        <w:rPr>
          <w:rFonts w:eastAsiaTheme="minorEastAsia"/>
        </w:rPr>
        <w:t>nations</w:t>
      </w:r>
      <w:proofErr w:type="gramEnd"/>
      <w:r w:rsidR="005D6F4E">
        <w:rPr>
          <w:rFonts w:eastAsiaTheme="minorEastAsia"/>
        </w:rPr>
        <w:t xml:space="preserve">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77777" w:rsidR="005D6F4E" w:rsidRDefault="005D6F4E" w:rsidP="005D6F4E">
      <w:pPr>
        <w:pStyle w:val="Heading1"/>
        <w:rPr>
          <w:rFonts w:eastAsiaTheme="minorEastAsia"/>
        </w:rPr>
      </w:pPr>
      <w:r>
        <w:rPr>
          <w:rFonts w:eastAsiaTheme="minorEastAsia"/>
        </w:rPr>
        <w:t xml:space="preserve">Results </w:t>
      </w:r>
    </w:p>
    <w:p w14:paraId="4623FCA6" w14:textId="77777777" w:rsidR="005D6F4E" w:rsidRDefault="005D6F4E" w:rsidP="005D6F4E">
      <w:r>
        <w:t xml:space="preserve">This section will first provide the visualisation for two or more countries at a time, in order to both introduce the visualisation and illustrate its utility for both cross-cohort and cross-country comparisons. The complete visualisation will then be presented as the final figure, though as discussed previously we recommend this last visualisation be downloaded and printed in colour as a large landscape poster. </w:t>
      </w:r>
    </w:p>
    <w:p w14:paraId="371A7D59" w14:textId="3AD5731D" w:rsidR="005D6F4E" w:rsidRDefault="005D6F4E" w:rsidP="005D6F4E">
      <w:pPr>
        <w:pStyle w:val="Heading2"/>
      </w:pPr>
      <w:r>
        <w:t xml:space="preserve">Low </w:t>
      </w:r>
      <w:del w:id="38" w:author="Serena Pattaro" w:date="2017-09-03T17:32:00Z">
        <w:r w:rsidDel="00A93E9A">
          <w:delText xml:space="preserve">Fertility </w:delText>
        </w:r>
      </w:del>
      <w:ins w:id="39" w:author="Serena Pattaro" w:date="2017-09-03T17:32:00Z">
        <w:r w:rsidR="00A93E9A">
          <w:t xml:space="preserve">fertility </w:t>
        </w:r>
      </w:ins>
      <w:r>
        <w:t xml:space="preserve">European </w:t>
      </w:r>
      <w:del w:id="40" w:author="Serena Pattaro" w:date="2017-09-03T17:32:00Z">
        <w:r w:rsidDel="00A93E9A">
          <w:delText>Countries</w:delText>
        </w:r>
      </w:del>
      <w:ins w:id="41" w:author="Serena Pattaro" w:date="2017-09-03T17:32:00Z">
        <w:r w:rsidR="00A93E9A">
          <w:t>countries</w:t>
        </w:r>
      </w:ins>
      <w:r>
        <w:t xml:space="preserve">: East Germany, West Germany, </w:t>
      </w:r>
      <w:del w:id="42" w:author="Serena Pattaro" w:date="2017-09-03T11:03:00Z">
        <w:r w:rsidDel="00DD21DB">
          <w:delText>and</w:delText>
        </w:r>
      </w:del>
      <w:r>
        <w:t xml:space="preserve"> Italy</w:t>
      </w:r>
      <w:ins w:id="43" w:author="Serena Pattaro" w:date="2017-09-03T11:03:00Z">
        <w:r w:rsidR="00DD21DB">
          <w:t xml:space="preserve"> and Spain</w:t>
        </w:r>
      </w:ins>
    </w:p>
    <w:p w14:paraId="0E479E6B" w14:textId="762B871D" w:rsidR="00EB0CD3" w:rsidRPr="00EB0CD3" w:rsidRDefault="00EB0CD3" w:rsidP="00EB0CD3">
      <w:r>
        <w:fldChar w:fldCharType="begin"/>
      </w:r>
      <w:r>
        <w:instrText xml:space="preserve"> REF _Ref365535323 \h </w:instrText>
      </w:r>
      <w:r>
        <w:fldChar w:fldCharType="separate"/>
      </w:r>
      <w:r w:rsidR="00F92849">
        <w:t xml:space="preserve">Figure </w:t>
      </w:r>
      <w:r w:rsidR="00F92849">
        <w:rPr>
          <w:noProof/>
        </w:rPr>
        <w:t>1</w:t>
      </w:r>
      <w:r>
        <w:fldChar w:fldCharType="end"/>
      </w:r>
      <w:r>
        <w:t xml:space="preserve"> shows the CFP for Spain, Italy</w:t>
      </w:r>
      <w:ins w:id="44" w:author="Serena Pattaro [2]" w:date="2017-08-31T15:22:00Z">
        <w:r w:rsidR="003520A2">
          <w:t>, East</w:t>
        </w:r>
      </w:ins>
      <w:r>
        <w:t xml:space="preserve"> and </w:t>
      </w:r>
      <w:ins w:id="45" w:author="Serena Pattaro [2]" w:date="2017-08-31T15:22:00Z">
        <w:r w:rsidR="003520A2">
          <w:t xml:space="preserve">West </w:t>
        </w:r>
      </w:ins>
      <w:r>
        <w:t>Germany</w:t>
      </w:r>
      <w:del w:id="46" w:author="Serena Pattaro [2]" w:date="2017-08-31T15:22:00Z">
        <w:r w:rsidDel="003520A2">
          <w:delText>, separated into East and West</w:delText>
        </w:r>
      </w:del>
      <w:r>
        <w:t xml:space="preserve">. Each of these countries currently have fairly low fertility levels, and by looking at both the colour of the cells and the trajectories of the contours we can learn more about other similarities and differences between these countries. Firstly, if we look at the trajectory of the thick solid contour line we can identify the last birth cohorts that reached replacement fertility levels; this is around 1938-9 for </w:t>
      </w:r>
      <w:r>
        <w:lastRenderedPageBreak/>
        <w:t xml:space="preserve">Germany, 1945 for Italy, and 1954 for Spain. The thick dashed lines, indicating 1.80 babies/woman, are more dissimilar within Germany, and were first not achieved in West Germany for the 1944 birth cohort, and for East Germany, for the 1949 cohort; in East Germany this fertility level was then re-established briefly, for cohorts born around 1952-1960, before being lost again; this fertility level was last for Italian cohorts born in 1955, and Spanish cohorts born in 1960. The thin solid line, 1.50 babies/woman, looks like it may last be achieved for cohorts born between 1970-75 in all four countries; and in all four populations it appears levels of 1.30 will continue to be met for </w:t>
      </w:r>
      <w:r w:rsidR="00250AB5">
        <w:t>future</w:t>
      </w:r>
      <w:r>
        <w:t xml:space="preserve"> cohorts, though by around the age of 35 years in East/West Germany, and by age 40 in Spain and Italy; </w:t>
      </w:r>
      <w:commentRangeStart w:id="47"/>
      <w:r>
        <w:t>Spain and Italy therefore appear at greater risk of future cohorts not reaching even the 1.30 level, and so for total fertility in these countries to fall below those in Germany</w:t>
      </w:r>
      <w:ins w:id="48" w:author="Jonathan Minton" w:date="2017-09-08T16:06:00Z">
        <w:r w:rsidR="003A45D8">
          <w:t xml:space="preserve">, though recent research suggests a fertility rebound may have </w:t>
        </w:r>
        <w:r w:rsidR="006B4D65">
          <w:t>occurred since the 2000s in Italy</w:t>
        </w:r>
      </w:ins>
      <w:ins w:id="49" w:author="Jonathan Minton" w:date="2017-09-08T16:08:00Z">
        <w:r w:rsidR="006B4D65">
          <w:t xml:space="preserve"> [REF for Italy] </w:t>
        </w:r>
      </w:ins>
      <w:ins w:id="50" w:author="Jonathan Minton" w:date="2017-09-08T16:07:00Z">
        <w:r w:rsidR="006B4D65">
          <w:t>, and may also be increasing in Germany</w:t>
        </w:r>
      </w:ins>
      <w:ins w:id="51" w:author="Jonathan Minton" w:date="2017-09-08T16:08:00Z">
        <w:r w:rsidR="006B4D65">
          <w:t xml:space="preserve"> [REF for Germany – </w:t>
        </w:r>
        <w:proofErr w:type="spellStart"/>
        <w:r w:rsidR="006B4D65">
          <w:t>Sobotka</w:t>
        </w:r>
        <w:proofErr w:type="spellEnd"/>
        <w:r w:rsidR="006B4D65">
          <w:t>]</w:t>
        </w:r>
      </w:ins>
      <w:r>
        <w:t xml:space="preserve">. </w:t>
      </w:r>
      <w:commentRangeEnd w:id="47"/>
      <w:r w:rsidR="00234F4A">
        <w:rPr>
          <w:rStyle w:val="CommentReference"/>
        </w:rPr>
        <w:commentReference w:id="47"/>
      </w:r>
      <w:r>
        <w:t>In all four populations</w:t>
      </w:r>
      <w:ins w:id="52" w:author="Serena Pattaro [2]" w:date="2017-08-31T15:31:00Z">
        <w:r w:rsidR="00234F4A">
          <w:t>,</w:t>
        </w:r>
      </w:ins>
      <w:r>
        <w:t xml:space="preserve"> a shift from </w:t>
      </w:r>
      <w:del w:id="53" w:author="Serena Pattaro [2]" w:date="2017-08-31T15:33:00Z">
        <w:r w:rsidDel="00234F4A">
          <w:delText xml:space="preserve">younger </w:delText>
        </w:r>
      </w:del>
      <w:ins w:id="54" w:author="Serena Pattaro [2]" w:date="2017-08-31T15:33:00Z">
        <w:r w:rsidR="00234F4A">
          <w:t xml:space="preserve">lower </w:t>
        </w:r>
      </w:ins>
      <w:r>
        <w:t xml:space="preserve">to higher ages of peak fertility is observed by noting that cell colours between around age 20 and 25 years change from yellow to green over time. </w:t>
      </w:r>
    </w:p>
    <w:p w14:paraId="6C95359A" w14:textId="77777777" w:rsidR="00EB0CD3" w:rsidRDefault="00EB0CD3" w:rsidP="00EB0CD3">
      <w:pPr>
        <w:keepNext/>
      </w:pPr>
      <w:r>
        <w:rPr>
          <w:noProof/>
          <w:lang w:eastAsia="en-GB"/>
        </w:rPr>
        <w:drawing>
          <wp:inline distT="0" distB="0" distL="0" distR="0" wp14:anchorId="2A9C3629" wp14:editId="45D6850E">
            <wp:extent cx="5730686" cy="3362179"/>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7">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333640C5" w14:textId="7EEB690E" w:rsidR="005D6F4E" w:rsidRDefault="00EB0CD3" w:rsidP="00EB0CD3">
      <w:pPr>
        <w:pStyle w:val="Caption"/>
      </w:pPr>
      <w:bookmarkStart w:id="55" w:name="_Ref365535323"/>
      <w:r>
        <w:t xml:space="preserve">Figure </w:t>
      </w:r>
      <w:r w:rsidR="00BB12A7">
        <w:fldChar w:fldCharType="begin"/>
      </w:r>
      <w:r w:rsidR="00BB12A7">
        <w:instrText xml:space="preserve"> SEQ Figure \* ARABIC </w:instrText>
      </w:r>
      <w:r w:rsidR="00BB12A7">
        <w:fldChar w:fldCharType="separate"/>
      </w:r>
      <w:r w:rsidR="00F92849">
        <w:rPr>
          <w:noProof/>
        </w:rPr>
        <w:t>1</w:t>
      </w:r>
      <w:r w:rsidR="00BB12A7">
        <w:rPr>
          <w:noProof/>
        </w:rPr>
        <w:fldChar w:fldCharType="end"/>
      </w:r>
      <w:bookmarkEnd w:id="55"/>
      <w:r>
        <w:t xml:space="preserve"> Composite Fertility </w:t>
      </w:r>
      <w:ins w:id="56" w:author="Serena Pattaro [2]" w:date="2017-08-31T15:34:00Z">
        <w:r w:rsidR="00951109">
          <w:t xml:space="preserve">Lattice </w:t>
        </w:r>
      </w:ins>
      <w:r>
        <w:t>Plot for Spain, Italy</w:t>
      </w:r>
      <w:ins w:id="57" w:author="Serena Pattaro" w:date="2017-09-03T11:03:00Z">
        <w:r w:rsidR="00DD21DB">
          <w:t>, East</w:t>
        </w:r>
      </w:ins>
      <w:r>
        <w:t xml:space="preserve"> and </w:t>
      </w:r>
      <w:ins w:id="58" w:author="Serena Pattaro" w:date="2017-09-03T11:03:00Z">
        <w:r w:rsidR="00DD21DB">
          <w:t xml:space="preserve">West </w:t>
        </w:r>
      </w:ins>
      <w:r>
        <w:t>Germany</w:t>
      </w:r>
      <w:ins w:id="59" w:author="Jonathan Minton" w:date="2017-09-08T16:08:00Z">
        <w:r w:rsidR="006B4D65">
          <w:t>. Data source: HFD/HFC</w:t>
        </w:r>
      </w:ins>
    </w:p>
    <w:p w14:paraId="435F87BA" w14:textId="77777777" w:rsidR="005D6F4E" w:rsidRPr="005D6F4E" w:rsidRDefault="005D6F4E" w:rsidP="005D6F4E"/>
    <w:p w14:paraId="42E6D352" w14:textId="2C8AE6EF" w:rsidR="00937FBD" w:rsidRDefault="00250AB5" w:rsidP="00250AB5">
      <w:pPr>
        <w:pStyle w:val="Heading2"/>
      </w:pPr>
      <w:del w:id="60" w:author="Serena Pattaro" w:date="2017-09-03T15:07:00Z">
        <w:r w:rsidDel="001E4624">
          <w:delText xml:space="preserve">Anglophone Countries and </w:delText>
        </w:r>
      </w:del>
      <w:r>
        <w:t xml:space="preserve">Norway </w:t>
      </w:r>
      <w:ins w:id="61" w:author="Serena Pattaro" w:date="2017-09-03T15:07:00Z">
        <w:r w:rsidR="001E4624">
          <w:t xml:space="preserve">and </w:t>
        </w:r>
      </w:ins>
      <w:ins w:id="62" w:author="Serena Pattaro" w:date="2017-09-03T17:32:00Z">
        <w:r w:rsidR="00A93E9A">
          <w:t>n</w:t>
        </w:r>
      </w:ins>
      <w:ins w:id="63" w:author="Serena Pattaro" w:date="2017-09-03T15:08:00Z">
        <w:r w:rsidR="001E4624">
          <w:t xml:space="preserve">on-European </w:t>
        </w:r>
      </w:ins>
      <w:ins w:id="64" w:author="Serena Pattaro" w:date="2017-09-03T17:28:00Z">
        <w:r w:rsidR="00011C50">
          <w:t>English-</w:t>
        </w:r>
      </w:ins>
      <w:ins w:id="65" w:author="Serena Pattaro" w:date="2017-09-03T17:32:00Z">
        <w:r w:rsidR="00A93E9A">
          <w:t>s</w:t>
        </w:r>
      </w:ins>
      <w:ins w:id="66" w:author="Serena Pattaro" w:date="2017-09-03T17:28:00Z">
        <w:r w:rsidR="00011C50">
          <w:t>peaking</w:t>
        </w:r>
      </w:ins>
      <w:ins w:id="67" w:author="Serena Pattaro" w:date="2017-09-03T15:07:00Z">
        <w:r w:rsidR="001E4624">
          <w:t xml:space="preserve"> </w:t>
        </w:r>
      </w:ins>
      <w:ins w:id="68" w:author="Serena Pattaro" w:date="2017-09-03T17:32:00Z">
        <w:r w:rsidR="00A93E9A">
          <w:t>c</w:t>
        </w:r>
      </w:ins>
      <w:ins w:id="69" w:author="Serena Pattaro" w:date="2017-09-03T15:07:00Z">
        <w:r w:rsidR="001E4624">
          <w:t>ountries</w:t>
        </w:r>
      </w:ins>
    </w:p>
    <w:p w14:paraId="2C45C815" w14:textId="0C6ED103" w:rsidR="00250AB5" w:rsidRDefault="00250AB5" w:rsidP="00250AB5">
      <w:r>
        <w:fldChar w:fldCharType="begin"/>
      </w:r>
      <w:r>
        <w:instrText xml:space="preserve"> REF _Ref365537045 \h </w:instrText>
      </w:r>
      <w:r>
        <w:fldChar w:fldCharType="separate"/>
      </w:r>
      <w:r w:rsidR="00F92849">
        <w:t xml:space="preserve">Figure </w:t>
      </w:r>
      <w:r w:rsidR="00F92849">
        <w:rPr>
          <w:noProof/>
        </w:rPr>
        <w:t>2</w:t>
      </w:r>
      <w:r>
        <w:fldChar w:fldCharType="end"/>
      </w:r>
      <w:r>
        <w:t xml:space="preserve"> compares fertility trends </w:t>
      </w:r>
      <w:ins w:id="70" w:author="Serena Pattaro" w:date="2017-09-03T15:09:00Z">
        <w:r w:rsidR="001E4624">
          <w:t xml:space="preserve">of Norway with </w:t>
        </w:r>
      </w:ins>
      <w:del w:id="71" w:author="Serena Pattaro" w:date="2017-09-03T15:09:00Z">
        <w:r w:rsidDel="001E4624">
          <w:delText xml:space="preserve">in </w:delText>
        </w:r>
      </w:del>
      <w:r>
        <w:t>t</w:t>
      </w:r>
      <w:r w:rsidR="00515957">
        <w:t xml:space="preserve">wo pairs of </w:t>
      </w:r>
      <w:del w:id="72" w:author="Serena Pattaro" w:date="2017-09-03T17:28:00Z">
        <w:r w:rsidR="00515957" w:rsidDel="00011C50">
          <w:delText>Angl</w:delText>
        </w:r>
      </w:del>
      <w:ins w:id="73" w:author="Serena Pattaro [2]" w:date="2017-08-31T15:37:00Z">
        <w:del w:id="74" w:author="Serena Pattaro" w:date="2017-09-03T17:28:00Z">
          <w:r w:rsidR="00951109" w:rsidDel="00011C50">
            <w:delText>o</w:delText>
          </w:r>
        </w:del>
      </w:ins>
      <w:del w:id="75" w:author="Serena Pattaro" w:date="2017-09-03T17:28:00Z">
        <w:r w:rsidR="00515957" w:rsidDel="00011C50">
          <w:delText xml:space="preserve">phone </w:delText>
        </w:r>
      </w:del>
      <w:ins w:id="76" w:author="Serena Pattaro" w:date="2017-09-03T17:28:00Z">
        <w:r w:rsidR="00011C50">
          <w:t xml:space="preserve">English-speaking </w:t>
        </w:r>
      </w:ins>
      <w:r w:rsidR="00515957">
        <w:t>countries</w:t>
      </w:r>
      <w:r>
        <w:t xml:space="preserve"> - New Zealand and Australia; and the USA and Canada</w:t>
      </w:r>
      <w:del w:id="77" w:author="Serena Pattaro" w:date="2017-09-03T15:09:00Z">
        <w:r w:rsidDel="001E4624">
          <w:delText xml:space="preserve"> – with Norway</w:delText>
        </w:r>
      </w:del>
      <w:r>
        <w:t xml:space="preserve">. Each of these countries have relatively high fertility for affluent world nations. Compared with Australia, New Zealand has somewhat higher fertility with total </w:t>
      </w:r>
      <w:del w:id="78" w:author="Serena Pattaro [2]" w:date="2017-08-31T15:37:00Z">
        <w:r w:rsidDel="00951109">
          <w:delText xml:space="preserve">fertility </w:delText>
        </w:r>
      </w:del>
      <w:r>
        <w:t xml:space="preserve">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5176B120" w:rsidR="00250AB5" w:rsidRDefault="00250AB5" w:rsidP="00250AB5">
      <w:r>
        <w:lastRenderedPageBreak/>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by noting the parallel pairs of thick black vertical contour lines in both countries. In Norway, replacement fertility was first ‘lost’ after around the 1953 cohort then ‘recovered’ after the 1956 cohort; and in the USA RF was ‘lost’ by the 1950 cohort then ‘recovered’ after the 1964 cohort. Within Norway RF levels look set to disappear with latter cohorts, as the RF line hovers around age 43 in the latest period, whereas in the USA it appears to have stabilised around age 36. Of these populations, Canada has the lowest fertility, and appears to have stabilised at levels between 1.50 and 1.80 babies/woman. </w:t>
      </w:r>
    </w:p>
    <w:p w14:paraId="4CFE7200" w14:textId="77777777" w:rsidR="00B562FC" w:rsidRPr="00250AB5" w:rsidRDefault="00B562FC" w:rsidP="00250AB5">
      <w:r>
        <w:t xml:space="preserve">Looking at the colour and shading of cells, the USA is distinct amongst affluent world nations in having a wider range of ages of high fertility, with less evidence of fertility postponement within the population overall than in most other comparable nations. </w:t>
      </w:r>
    </w:p>
    <w:p w14:paraId="586851D9" w14:textId="77777777" w:rsidR="00250AB5" w:rsidRDefault="00250AB5" w:rsidP="00250AB5">
      <w:pPr>
        <w:keepNext/>
      </w:pPr>
      <w:r>
        <w:rPr>
          <w:noProof/>
          <w:lang w:eastAsia="en-GB"/>
        </w:rPr>
        <w:drawing>
          <wp:inline distT="0" distB="0" distL="0" distR="0" wp14:anchorId="51BB52D6" wp14:editId="1A65B309">
            <wp:extent cx="5730951" cy="41006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8">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3518E898" w14:textId="4D3C8CA5" w:rsidR="00250AB5" w:rsidRDefault="00250AB5" w:rsidP="00250AB5">
      <w:pPr>
        <w:pStyle w:val="Caption"/>
      </w:pPr>
      <w:bookmarkStart w:id="79" w:name="_Ref365537045"/>
      <w:r>
        <w:t xml:space="preserve">Figure </w:t>
      </w:r>
      <w:r w:rsidR="00BB12A7">
        <w:fldChar w:fldCharType="begin"/>
      </w:r>
      <w:r w:rsidR="00BB12A7">
        <w:instrText xml:space="preserve"> SEQ Figure \* ARABIC </w:instrText>
      </w:r>
      <w:r w:rsidR="00BB12A7">
        <w:fldChar w:fldCharType="separate"/>
      </w:r>
      <w:r w:rsidR="00F92849">
        <w:rPr>
          <w:noProof/>
        </w:rPr>
        <w:t>2</w:t>
      </w:r>
      <w:r w:rsidR="00BB12A7">
        <w:rPr>
          <w:noProof/>
        </w:rPr>
        <w:fldChar w:fldCharType="end"/>
      </w:r>
      <w:bookmarkEnd w:id="79"/>
      <w:r>
        <w:t xml:space="preserve"> Composite Fertility </w:t>
      </w:r>
      <w:ins w:id="80" w:author="Serena Pattaro [2]" w:date="2017-08-31T15:42:00Z">
        <w:r w:rsidR="00951109">
          <w:t xml:space="preserve">Lattice </w:t>
        </w:r>
      </w:ins>
      <w:r>
        <w:t xml:space="preserve">Plots for </w:t>
      </w:r>
      <w:ins w:id="81" w:author="Serena Pattaro" w:date="2017-09-03T17:31:00Z">
        <w:r w:rsidR="00A93E9A">
          <w:t xml:space="preserve">Norway and </w:t>
        </w:r>
      </w:ins>
      <w:ins w:id="82" w:author="Serena Pattaro [2]" w:date="2017-08-31T15:43:00Z">
        <w:del w:id="83" w:author="Serena Pattaro" w:date="2017-09-03T17:31:00Z">
          <w:r w:rsidR="00951109" w:rsidDel="00A93E9A">
            <w:delText>N</w:delText>
          </w:r>
        </w:del>
      </w:ins>
      <w:ins w:id="84" w:author="Serena Pattaro" w:date="2017-09-03T17:31:00Z">
        <w:r w:rsidR="00A93E9A">
          <w:t>n</w:t>
        </w:r>
      </w:ins>
      <w:ins w:id="85" w:author="Serena Pattaro [2]" w:date="2017-08-31T15:42:00Z">
        <w:r w:rsidR="00951109">
          <w:t xml:space="preserve">on-European </w:t>
        </w:r>
      </w:ins>
      <w:del w:id="86" w:author="Serena Pattaro" w:date="2017-09-03T17:31:00Z">
        <w:r w:rsidDel="00A93E9A">
          <w:delText>Anglophone C</w:delText>
        </w:r>
      </w:del>
      <w:ins w:id="87" w:author="Serena Pattaro" w:date="2017-09-03T17:31:00Z">
        <w:r w:rsidR="00A93E9A">
          <w:t>English-speaking c</w:t>
        </w:r>
      </w:ins>
      <w:r>
        <w:t>ountries</w:t>
      </w:r>
      <w:ins w:id="88" w:author="Jonathan Minton" w:date="2017-09-08T16:08:00Z">
        <w:r w:rsidR="006B4D65">
          <w:t xml:space="preserve">. </w:t>
        </w:r>
        <w:r w:rsidR="006B4D65">
          <w:t>Data source: HFD/HFC</w:t>
        </w:r>
      </w:ins>
      <w:r>
        <w:t xml:space="preserve"> </w:t>
      </w:r>
      <w:del w:id="89" w:author="Serena Pattaro" w:date="2017-09-03T17:31:00Z">
        <w:r w:rsidDel="00A93E9A">
          <w:delText>and Norway</w:delText>
        </w:r>
      </w:del>
    </w:p>
    <w:p w14:paraId="31DFE5FF" w14:textId="77777777" w:rsidR="00D0213B" w:rsidRDefault="00D0213B" w:rsidP="00D0213B">
      <w:pPr>
        <w:pStyle w:val="Heading2"/>
        <w:rPr>
          <w:ins w:id="90" w:author="Serena Pattaro" w:date="2017-09-03T18:19:00Z"/>
        </w:rPr>
      </w:pPr>
      <w:ins w:id="91" w:author="Serena Pattaro" w:date="2017-09-03T18:19:00Z">
        <w:r>
          <w:t>Ireland and Great Britain</w:t>
        </w:r>
      </w:ins>
    </w:p>
    <w:p w14:paraId="75872F91" w14:textId="77777777" w:rsidR="00D0213B" w:rsidRPr="00AD5C8D" w:rsidRDefault="00D0213B" w:rsidP="00D0213B">
      <w:pPr>
        <w:rPr>
          <w:ins w:id="92" w:author="Serena Pattaro" w:date="2017-09-03T18:19:00Z"/>
        </w:rPr>
      </w:pPr>
      <w:ins w:id="93" w:author="Serena Pattaro" w:date="2017-09-03T18:19:00Z">
        <w:r>
          <w:t xml:space="preserve">As </w:t>
        </w:r>
        <w:r>
          <w:fldChar w:fldCharType="begin"/>
        </w:r>
        <w:r>
          <w:instrText xml:space="preserve"> REF _Ref365540119 \h </w:instrText>
        </w:r>
      </w:ins>
      <w:ins w:id="94" w:author="Serena Pattaro" w:date="2017-09-03T18:19:00Z">
        <w:r>
          <w:fldChar w:fldCharType="separate"/>
        </w:r>
        <w:r>
          <w:t xml:space="preserve">Figure </w:t>
        </w:r>
        <w:r>
          <w:rPr>
            <w:noProof/>
          </w:rPr>
          <w:t>4</w:t>
        </w:r>
        <w:r>
          <w:fldChar w:fldCharType="end"/>
        </w:r>
        <w:r>
          <w:t xml:space="preserve"> indicates, the British Isles comprise populations with very different fertility trends. Both the Republic of Ireland (</w:t>
        </w:r>
        <w:proofErr w:type="spellStart"/>
        <w:r>
          <w:t>RoI</w:t>
        </w:r>
        <w:proofErr w:type="spellEnd"/>
        <w:r>
          <w:t xml:space="preserve">) and Northern Ireland are relatively small populations, </w:t>
        </w:r>
        <w:proofErr w:type="spellStart"/>
        <w:r>
          <w:t>withfairly</w:t>
        </w:r>
        <w:proofErr w:type="spellEnd"/>
        <w:r>
          <w:t xml:space="preserve"> high fertility. </w:t>
        </w:r>
        <w:proofErr w:type="spellStart"/>
        <w:r>
          <w:t>RoI</w:t>
        </w:r>
        <w:proofErr w:type="spellEnd"/>
        <w:r>
          <w:t xml:space="preserve"> appears likely to stabilise above RF, and Northern Ireland to either do so as well or only fall slightly below RF. England &amp; Wales – treated as one population – lost RF after the 1951 birth cohort, but appear to have stabilised slightly above 1.80 babies/woman. Scotland lost RF by the same birth cohort, but then also lost fertility levels of 1.80 babies/woman after the 1960 birth cohort.</w:t>
        </w:r>
      </w:ins>
    </w:p>
    <w:p w14:paraId="5E38B5E6" w14:textId="77777777" w:rsidR="00D0213B" w:rsidRDefault="00D0213B" w:rsidP="00D0213B">
      <w:pPr>
        <w:keepNext/>
        <w:rPr>
          <w:ins w:id="95" w:author="Serena Pattaro" w:date="2017-09-03T18:19:00Z"/>
        </w:rPr>
      </w:pPr>
      <w:ins w:id="96" w:author="Serena Pattaro" w:date="2017-09-03T18:19:00Z">
        <w:r>
          <w:rPr>
            <w:noProof/>
            <w:lang w:eastAsia="en-GB"/>
          </w:rPr>
          <w:lastRenderedPageBreak/>
          <w:drawing>
            <wp:inline distT="0" distB="0" distL="0" distR="0" wp14:anchorId="684AD264" wp14:editId="19763201">
              <wp:extent cx="5731162" cy="312940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9">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ins>
    </w:p>
    <w:p w14:paraId="40A72BDF" w14:textId="55C5D1A2" w:rsidR="00D0213B" w:rsidRDefault="00D0213B" w:rsidP="00D0213B">
      <w:pPr>
        <w:pStyle w:val="Caption"/>
        <w:rPr>
          <w:ins w:id="97" w:author="Serena Pattaro" w:date="2017-09-03T18:19:00Z"/>
        </w:rPr>
      </w:pPr>
      <w:ins w:id="98" w:author="Serena Pattaro" w:date="2017-09-03T18:19:00Z">
        <w:r>
          <w:t xml:space="preserve">Figure </w:t>
        </w:r>
        <w:r>
          <w:fldChar w:fldCharType="begin"/>
        </w:r>
        <w:r>
          <w:instrText xml:space="preserve"> SEQ Figure \* ARABIC </w:instrText>
        </w:r>
        <w:r>
          <w:fldChar w:fldCharType="separate"/>
        </w:r>
        <w:r>
          <w:rPr>
            <w:noProof/>
          </w:rPr>
          <w:t>4</w:t>
        </w:r>
        <w:r>
          <w:rPr>
            <w:noProof/>
          </w:rPr>
          <w:fldChar w:fldCharType="end"/>
        </w:r>
        <w:r>
          <w:t xml:space="preserve"> Composite Fertility Lattice Plots for Ireland, Northern Ireland, England </w:t>
        </w:r>
      </w:ins>
      <w:ins w:id="99" w:author="Serena Pattaro" w:date="2017-09-03T18:20:00Z">
        <w:r>
          <w:t>and</w:t>
        </w:r>
      </w:ins>
      <w:ins w:id="100" w:author="Serena Pattaro" w:date="2017-09-03T18:19:00Z">
        <w:r>
          <w:t xml:space="preserve"> Wales</w:t>
        </w:r>
      </w:ins>
      <w:ins w:id="101" w:author="Serena Pattaro" w:date="2017-09-03T18:20:00Z">
        <w:r>
          <w:t>, and</w:t>
        </w:r>
        <w:r w:rsidRPr="00D0213B">
          <w:t xml:space="preserve"> </w:t>
        </w:r>
        <w:r>
          <w:t>Scotland</w:t>
        </w:r>
      </w:ins>
      <w:ins w:id="102" w:author="Jonathan Minton" w:date="2017-09-08T16:09:00Z">
        <w:r w:rsidR="006B4D65">
          <w:t xml:space="preserve">. </w:t>
        </w:r>
        <w:r w:rsidR="006B4D65">
          <w:t>Data source: HFD/HFC</w:t>
        </w:r>
      </w:ins>
    </w:p>
    <w:p w14:paraId="65DEFF9D" w14:textId="77777777" w:rsidR="00D0213B" w:rsidRDefault="00D0213B" w:rsidP="00F13030">
      <w:pPr>
        <w:pStyle w:val="Heading2"/>
        <w:rPr>
          <w:ins w:id="103" w:author="Serena Pattaro" w:date="2017-09-03T18:20:00Z"/>
        </w:rPr>
      </w:pPr>
    </w:p>
    <w:p w14:paraId="179FE53D" w14:textId="490C7C34" w:rsidR="00250AB5" w:rsidRDefault="00F13030" w:rsidP="00F13030">
      <w:pPr>
        <w:pStyle w:val="Heading2"/>
      </w:pPr>
      <w:del w:id="104" w:author="Jonathan Minton" w:date="2017-09-08T15:36:00Z">
        <w:r w:rsidDel="004850EB">
          <w:delText>Asian Countries</w:delText>
        </w:r>
      </w:del>
      <w:ins w:id="105" w:author="Serena Pattaro" w:date="2017-09-03T17:32:00Z">
        <w:del w:id="106" w:author="Jonathan Minton" w:date="2017-09-08T15:36:00Z">
          <w:r w:rsidR="00A93E9A" w:rsidDel="004850EB">
            <w:delText>countries</w:delText>
          </w:r>
        </w:del>
      </w:ins>
      <w:ins w:id="107" w:author="Jonathan Minton" w:date="2017-09-08T15:36:00Z">
        <w:r w:rsidR="00765CDA">
          <w:t>East and South Asian Countries</w:t>
        </w:r>
      </w:ins>
    </w:p>
    <w:p w14:paraId="6C2A1CB7" w14:textId="72F0EE02" w:rsidR="00F13030" w:rsidRDefault="00F13030" w:rsidP="00F13030">
      <w:r>
        <w:fldChar w:fldCharType="begin"/>
      </w:r>
      <w:r>
        <w:instrText xml:space="preserve"> REF _Ref365538988 \h </w:instrText>
      </w:r>
      <w:r>
        <w:fldChar w:fldCharType="separate"/>
      </w:r>
      <w:r w:rsidR="00F92849">
        <w:t xml:space="preserve">Figure </w:t>
      </w:r>
      <w:r w:rsidR="00F92849">
        <w:rPr>
          <w:noProof/>
        </w:rPr>
        <w:t>3</w:t>
      </w:r>
      <w:r>
        <w:fldChar w:fldCharType="end"/>
      </w:r>
      <w:r>
        <w:t xml:space="preserve"> compares Taiwan, Japan and the Republic of Korea. All countries industrialised very rapidly, leading to very different experiences by cohort. This is reflected in very rapid changes in both total fertility by cohort, and the ages of peak fertility. Japan </w:t>
      </w:r>
      <w:ins w:id="108" w:author="Serena Pattaro [2]" w:date="2017-08-31T15:45:00Z">
        <w:r w:rsidR="00AE1950">
          <w:t xml:space="preserve">is characterised by </w:t>
        </w:r>
      </w:ins>
      <w:del w:id="109" w:author="Serena Pattaro [2]" w:date="2017-08-31T15:45:00Z">
        <w:r w:rsidDel="00AE1950">
          <w:delText>has long had</w:delText>
        </w:r>
      </w:del>
      <w:ins w:id="110" w:author="Serena Pattaro [2]" w:date="2017-08-31T15:45:00Z">
        <w:r w:rsidR="00AE1950">
          <w:t>long-</w:t>
        </w:r>
      </w:ins>
      <w:ins w:id="111" w:author="Serena Pattaro" w:date="2017-09-03T20:22:00Z">
        <w:r w:rsidR="00D860E4">
          <w:t>standing</w:t>
        </w:r>
      </w:ins>
      <w:ins w:id="112" w:author="Serena Pattaro [2]" w:date="2017-08-31T15:45:00Z">
        <w:del w:id="113" w:author="Serena Pattaro" w:date="2017-09-03T20:22:00Z">
          <w:r w:rsidR="00AE1950" w:rsidDel="00D860E4">
            <w:delText>lasting</w:delText>
          </w:r>
        </w:del>
      </w:ins>
      <w:r>
        <w:t xml:space="preserve"> low fertility, and fertility levels by cohort were very close to 2.05 for cohorts born between around 1933 and 1944, with some cohorts reaching this level </w:t>
      </w:r>
      <w:ins w:id="114" w:author="Jonathan Minton" w:date="2017-09-08T16:12:00Z">
        <w:r w:rsidR="006B4D65">
          <w:t>but not others of very similar birth year</w:t>
        </w:r>
      </w:ins>
      <w:del w:id="115" w:author="Jonathan Minton" w:date="2017-09-08T16:12:00Z">
        <w:r w:rsidDel="006B4D65">
          <w:delText xml:space="preserve">and </w:delText>
        </w:r>
      </w:del>
      <w:del w:id="116" w:author="Jonathan Minton" w:date="2017-09-08T16:10:00Z">
        <w:r w:rsidDel="006B4D65">
          <w:delText>then subsequent cohorts not</w:delText>
        </w:r>
      </w:del>
      <w:del w:id="117" w:author="Jonathan Minton" w:date="2017-09-08T16:12:00Z">
        <w:r w:rsidDel="006B4D65">
          <w:delText>;</w:delText>
        </w:r>
      </w:del>
      <w:r>
        <w:t xml:space="preserve"> this variability between cohorts as to whether RF levels were met results in a series of vertical lines after around the age of 43 for these cohorts. After the 1944 cohort, fertility then fell briefly below 1.80 for around the 1945 cohort, then again after the 1960 cohort; cohorts born around 1970 look unlikely to meet 1.50, and the age at which the latter cohorts are reaching 1.30 babies/woman is now approaching 40 years, so fertility may decline yet further. </w:t>
      </w:r>
    </w:p>
    <w:p w14:paraId="269C843B" w14:textId="5794439F" w:rsidR="00F13030" w:rsidRPr="00F13030" w:rsidRDefault="00F13030" w:rsidP="00F13030">
      <w:r>
        <w:t xml:space="preserve">Taiwan perhaps saw the fastest decline of the three populations in fertility, moving from a higher fertility </w:t>
      </w:r>
      <w:del w:id="118" w:author="Serena Pattaro [2]" w:date="2017-08-31T15:47:00Z">
        <w:r w:rsidDel="00AE1950">
          <w:delText xml:space="preserve">country </w:delText>
        </w:r>
      </w:del>
      <w:r>
        <w:t>for cohorts born up to around 1955, to very low fertility for cohorts born after around 1970. Of the three populations</w:t>
      </w:r>
      <w:ins w:id="119" w:author="Serena Pattaro [2]" w:date="2017-08-31T15:47:00Z">
        <w:r w:rsidR="00AE1950">
          <w:t>, the</w:t>
        </w:r>
      </w:ins>
      <w:r>
        <w:t xml:space="preserve"> Republic of Korea appears more likely to sustain fertility levels of between 1.50 and 1.80 babies/woman, and so fall less far </w:t>
      </w:r>
      <w:del w:id="120" w:author="Jonathan Minton" w:date="2017-09-08T16:13:00Z">
        <w:r w:rsidDel="006B4D65">
          <w:delText xml:space="preserve">being </w:delText>
        </w:r>
      </w:del>
      <w:ins w:id="121" w:author="Jonathan Minton" w:date="2017-09-08T16:13:00Z">
        <w:r w:rsidR="006B4D65">
          <w:t>behind</w:t>
        </w:r>
        <w:r w:rsidR="006B4D65">
          <w:t xml:space="preserve"> </w:t>
        </w:r>
      </w:ins>
      <w:r>
        <w:t xml:space="preserve">RF levels than the other countries.  </w:t>
      </w:r>
    </w:p>
    <w:p w14:paraId="5D8986B3" w14:textId="77777777" w:rsidR="00F13030" w:rsidRDefault="00C03B84" w:rsidP="00F13030">
      <w:pPr>
        <w:keepNext/>
      </w:pPr>
      <w:r>
        <w:rPr>
          <w:noProof/>
          <w:lang w:eastAsia="en-GB"/>
        </w:rPr>
        <w:lastRenderedPageBreak/>
        <w:drawing>
          <wp:inline distT="0" distB="0" distL="0" distR="0" wp14:anchorId="4A922B33" wp14:editId="64900F94">
            <wp:extent cx="5730655" cy="3180522"/>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10">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000174DF" w14:textId="14B0F40D" w:rsidR="00C03B84" w:rsidRPr="006B4D65" w:rsidRDefault="00F13030" w:rsidP="00F13030">
      <w:pPr>
        <w:pStyle w:val="Caption"/>
      </w:pPr>
      <w:bookmarkStart w:id="122" w:name="_Ref365538988"/>
      <w:r>
        <w:t xml:space="preserve">Figure </w:t>
      </w:r>
      <w:r w:rsidR="00BB12A7">
        <w:fldChar w:fldCharType="begin"/>
      </w:r>
      <w:r w:rsidR="00BB12A7">
        <w:instrText xml:space="preserve"> SEQ Figure \* ARABIC </w:instrText>
      </w:r>
      <w:r w:rsidR="00BB12A7">
        <w:fldChar w:fldCharType="separate"/>
      </w:r>
      <w:r w:rsidR="00F92849">
        <w:rPr>
          <w:noProof/>
        </w:rPr>
        <w:t>3</w:t>
      </w:r>
      <w:r w:rsidR="00BB12A7">
        <w:rPr>
          <w:noProof/>
        </w:rPr>
        <w:fldChar w:fldCharType="end"/>
      </w:r>
      <w:bookmarkEnd w:id="122"/>
      <w:r>
        <w:t xml:space="preserve"> </w:t>
      </w:r>
      <w:bookmarkStart w:id="123" w:name="_Ref365538981"/>
      <w:r>
        <w:t>Composite Fertility</w:t>
      </w:r>
      <w:ins w:id="124" w:author="Serena Pattaro [2]" w:date="2017-08-31T15:43:00Z">
        <w:r w:rsidR="00951109">
          <w:t xml:space="preserve"> Lattice</w:t>
        </w:r>
      </w:ins>
      <w:r>
        <w:t xml:space="preserve"> Plots for Taiwan, </w:t>
      </w:r>
      <w:ins w:id="125" w:author="Serena Pattaro [2]" w:date="2017-08-31T15:48:00Z">
        <w:r w:rsidR="00AE1950">
          <w:t xml:space="preserve">Republic of </w:t>
        </w:r>
      </w:ins>
      <w:r>
        <w:t>Korea, and Japan</w:t>
      </w:r>
      <w:bookmarkEnd w:id="123"/>
      <w:ins w:id="126" w:author="Jonathan Minton" w:date="2017-09-08T16:09:00Z">
        <w:r w:rsidR="006B4D65">
          <w:t>.</w:t>
        </w:r>
        <w:r w:rsidR="006B4D65" w:rsidRPr="006B4D65">
          <w:t xml:space="preserve"> </w:t>
        </w:r>
        <w:r w:rsidR="006B4D65">
          <w:t>Data source: HFD/HFC</w:t>
        </w:r>
      </w:ins>
    </w:p>
    <w:p w14:paraId="52ED3B72" w14:textId="77777777" w:rsidR="00F13030" w:rsidRDefault="00F13030" w:rsidP="00F13030"/>
    <w:p w14:paraId="5A5D61BD" w14:textId="00A864AA" w:rsidR="00AD5C8D" w:rsidDel="00D0213B" w:rsidRDefault="00AD5C8D" w:rsidP="00AD5C8D">
      <w:pPr>
        <w:pStyle w:val="Heading2"/>
        <w:rPr>
          <w:del w:id="127" w:author="Serena Pattaro" w:date="2017-09-03T18:19:00Z"/>
        </w:rPr>
      </w:pPr>
      <w:del w:id="128" w:author="Serena Pattaro" w:date="2017-09-03T18:19:00Z">
        <w:r w:rsidDel="00D0213B">
          <w:delText>Ireland and Great Britain</w:delText>
        </w:r>
      </w:del>
    </w:p>
    <w:p w14:paraId="381771A9" w14:textId="0D118478" w:rsidR="00AD5C8D" w:rsidRPr="00AD5C8D" w:rsidDel="00D0213B" w:rsidRDefault="0067556D" w:rsidP="00AD5C8D">
      <w:pPr>
        <w:rPr>
          <w:del w:id="129" w:author="Serena Pattaro" w:date="2017-09-03T18:19:00Z"/>
        </w:rPr>
      </w:pPr>
      <w:del w:id="130" w:author="Serena Pattaro" w:date="2017-09-03T18:19:00Z">
        <w:r w:rsidDel="00D0213B">
          <w:delText xml:space="preserve">As </w:delText>
        </w:r>
        <w:r w:rsidR="00BC0FC2" w:rsidDel="00D0213B">
          <w:fldChar w:fldCharType="begin"/>
        </w:r>
        <w:r w:rsidR="00BC0FC2" w:rsidDel="00D0213B">
          <w:delInstrText xml:space="preserve"> REF _Ref365540119 \h </w:delInstrText>
        </w:r>
        <w:r w:rsidR="00BC0FC2" w:rsidDel="00D0213B">
          <w:fldChar w:fldCharType="separate"/>
        </w:r>
        <w:r w:rsidR="00F92849" w:rsidDel="00D0213B">
          <w:delText xml:space="preserve">Figure </w:delText>
        </w:r>
        <w:r w:rsidR="00F92849" w:rsidDel="00D0213B">
          <w:rPr>
            <w:noProof/>
          </w:rPr>
          <w:delText>4</w:delText>
        </w:r>
        <w:r w:rsidR="00BC0FC2" w:rsidDel="00D0213B">
          <w:fldChar w:fldCharType="end"/>
        </w:r>
        <w:r w:rsidR="00BC0FC2" w:rsidDel="00D0213B">
          <w:delText xml:space="preserve"> indicates, the British Isles comprise populations with very different fertility trends. Both the Republic of Ireland (RoI) and Northern Ireland are relatively small populations, with high fairly high fertility. RoI appears likely to stabilise above RF, and Northern Ireland to either do so as well or only fall slightly before </w:delText>
        </w:r>
      </w:del>
      <w:ins w:id="131" w:author="Serena Pattaro [2]" w:date="2017-08-31T15:49:00Z">
        <w:del w:id="132" w:author="Serena Pattaro" w:date="2017-09-03T18:19:00Z">
          <w:r w:rsidR="00AE1950" w:rsidDel="00D0213B">
            <w:delText xml:space="preserve">below </w:delText>
          </w:r>
        </w:del>
      </w:ins>
      <w:del w:id="133" w:author="Serena Pattaro" w:date="2017-09-03T18:19:00Z">
        <w:r w:rsidR="00BC0FC2" w:rsidDel="00D0213B">
          <w:delText xml:space="preserve">RF. England &amp; Wales – treated as one population – lost RF after the 1951 birth cohort, but </w:delText>
        </w:r>
      </w:del>
      <w:ins w:id="134" w:author="Serena Pattaro [2]" w:date="2017-08-31T15:50:00Z">
        <w:del w:id="135" w:author="Serena Pattaro" w:date="2017-09-03T18:19:00Z">
          <w:r w:rsidR="00AE1950" w:rsidDel="00D0213B">
            <w:delText xml:space="preserve">appear </w:delText>
          </w:r>
        </w:del>
      </w:ins>
      <w:del w:id="136" w:author="Serena Pattaro" w:date="2017-09-03T18:19:00Z">
        <w:r w:rsidR="00BC0FC2" w:rsidDel="00D0213B">
          <w:delText>to have stabilised slightly above 1.80 babies/woman. Scotland lost RF by the same birth cohort, but then also lost fertility levels of 1.80 babies/woman after the 1960 birth cohort.</w:delText>
        </w:r>
      </w:del>
    </w:p>
    <w:p w14:paraId="4F1E7474" w14:textId="1462AD33" w:rsidR="0067556D" w:rsidDel="00D0213B" w:rsidRDefault="00AD5C8D" w:rsidP="0067556D">
      <w:pPr>
        <w:keepNext/>
        <w:rPr>
          <w:del w:id="137" w:author="Serena Pattaro" w:date="2017-09-03T18:19:00Z"/>
        </w:rPr>
      </w:pPr>
      <w:del w:id="138" w:author="Serena Pattaro" w:date="2017-09-03T18:19:00Z">
        <w:r w:rsidDel="00D0213B">
          <w:rPr>
            <w:noProof/>
            <w:lang w:eastAsia="en-GB"/>
          </w:rPr>
          <w:lastRenderedPageBreak/>
          <w:drawing>
            <wp:inline distT="0" distB="0" distL="0" distR="0" wp14:anchorId="7DFEC826" wp14:editId="35B8CE5C">
              <wp:extent cx="5731162" cy="312940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9">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del>
    </w:p>
    <w:p w14:paraId="08929832" w14:textId="1D0148DC" w:rsidR="00AD5C8D" w:rsidDel="00D0213B" w:rsidRDefault="0067556D" w:rsidP="0067556D">
      <w:pPr>
        <w:pStyle w:val="Caption"/>
        <w:rPr>
          <w:del w:id="139" w:author="Serena Pattaro" w:date="2017-09-03T18:19:00Z"/>
        </w:rPr>
      </w:pPr>
      <w:bookmarkStart w:id="140" w:name="_Ref365540119"/>
      <w:del w:id="141" w:author="Serena Pattaro" w:date="2017-09-03T18:19:00Z">
        <w:r w:rsidDel="00D0213B">
          <w:delText xml:space="preserve">Figure </w:delText>
        </w:r>
        <w:r w:rsidR="00E25CD7" w:rsidDel="00D0213B">
          <w:fldChar w:fldCharType="begin"/>
        </w:r>
        <w:r w:rsidR="00E25CD7" w:rsidDel="00D0213B">
          <w:delInstrText xml:space="preserve"> SEQ Figure \* ARABIC </w:delInstrText>
        </w:r>
        <w:r w:rsidR="00E25CD7" w:rsidDel="00D0213B">
          <w:fldChar w:fldCharType="separate"/>
        </w:r>
        <w:r w:rsidR="00F92849" w:rsidDel="00D0213B">
          <w:rPr>
            <w:noProof/>
          </w:rPr>
          <w:delText>4</w:delText>
        </w:r>
        <w:r w:rsidR="00E25CD7" w:rsidDel="00D0213B">
          <w:rPr>
            <w:noProof/>
          </w:rPr>
          <w:fldChar w:fldCharType="end"/>
        </w:r>
        <w:bookmarkEnd w:id="140"/>
        <w:r w:rsidDel="00D0213B">
          <w:delText xml:space="preserve"> Composite Fertility </w:delText>
        </w:r>
      </w:del>
      <w:ins w:id="142" w:author="Serena Pattaro [2]" w:date="2017-08-31T15:48:00Z">
        <w:del w:id="143" w:author="Serena Pattaro" w:date="2017-09-03T18:19:00Z">
          <w:r w:rsidR="00AE1950" w:rsidDel="00D0213B">
            <w:delText xml:space="preserve">Lattice </w:delText>
          </w:r>
        </w:del>
      </w:ins>
      <w:del w:id="144" w:author="Serena Pattaro" w:date="2017-09-03T18:19:00Z">
        <w:r w:rsidDel="00D0213B">
          <w:delText>Plots for Ireland, Northern Ireland, Scotland, and England &amp; Wales</w:delText>
        </w:r>
      </w:del>
    </w:p>
    <w:p w14:paraId="26EB482C" w14:textId="77777777" w:rsidR="00BC0FC2" w:rsidRDefault="00BC0FC2" w:rsidP="00BC0FC2"/>
    <w:p w14:paraId="2B3C8C90" w14:textId="2AB7E3E5" w:rsidR="00BC0FC2" w:rsidRDefault="00BC0FC2" w:rsidP="00BC0FC2">
      <w:pPr>
        <w:pStyle w:val="Heading2"/>
      </w:pPr>
      <w:r>
        <w:t xml:space="preserve">All countries </w:t>
      </w:r>
    </w:p>
    <w:p w14:paraId="6BAEA0D4" w14:textId="2D17C0D5" w:rsidR="00BC0FC2" w:rsidRDefault="00515957" w:rsidP="00BC0FC2">
      <w:r>
        <w:fldChar w:fldCharType="begin"/>
      </w:r>
      <w:r>
        <w:instrText xml:space="preserve"> REF _Ref491688449 \h </w:instrText>
      </w:r>
      <w:r>
        <w:fldChar w:fldCharType="separate"/>
      </w:r>
      <w:r w:rsidR="00F92849">
        <w:t xml:space="preserve">Figure </w:t>
      </w:r>
      <w:r w:rsidR="00F92849">
        <w:rPr>
          <w:noProof/>
        </w:rPr>
        <w:t>5</w:t>
      </w:r>
      <w:r>
        <w:fldChar w:fldCharType="end"/>
      </w:r>
      <w:r>
        <w:t xml:space="preserve"> </w:t>
      </w:r>
      <w:r w:rsidR="00BC0FC2">
        <w:t xml:space="preserve">shows the composite fertility </w:t>
      </w:r>
      <w:ins w:id="145" w:author="Serena Pattaro [2]" w:date="2017-08-31T15:50:00Z">
        <w:r w:rsidR="00AE1950">
          <w:t xml:space="preserve">lattice </w:t>
        </w:r>
      </w:ins>
      <w:r w:rsidR="00BC0FC2">
        <w:t xml:space="preserve">plots for </w:t>
      </w:r>
      <w:r>
        <w:t>45</w:t>
      </w:r>
      <w:r w:rsidR="00BC0FC2">
        <w:t xml:space="preserve"> countries</w:t>
      </w:r>
      <w:r w:rsidR="00911512">
        <w:t>, and so represents a visual summary of hundreds of thousands of separate ASFRs</w:t>
      </w:r>
      <w:r w:rsidR="00BC0FC2">
        <w:t>. Because of the number of populations being compared</w:t>
      </w:r>
      <w:ins w:id="146" w:author="Serena Pattaro [2]" w:date="2017-08-31T15:50:00Z">
        <w:r w:rsidR="00AE1950">
          <w:t>,</w:t>
        </w:r>
      </w:ins>
      <w:r w:rsidR="00BC0FC2">
        <w:t xml:space="preserve"> HFC/HFD population codes are used</w:t>
      </w:r>
      <w:del w:id="147" w:author="Serena Pattaro [2]" w:date="2017-08-31T15:51:00Z">
        <w:r w:rsidR="00BC0FC2" w:rsidDel="00AE1950">
          <w:delText>,</w:delText>
        </w:r>
      </w:del>
      <w:r w:rsidR="00BC0FC2">
        <w:t xml:space="preserve"> and no gridlines are added to avoid </w:t>
      </w:r>
      <w:proofErr w:type="spellStart"/>
      <w:r w:rsidR="00BC0FC2">
        <w:t>overplotting</w:t>
      </w:r>
      <w:proofErr w:type="spellEnd"/>
      <w:r w:rsidR="00BC0FC2">
        <w:t xml:space="preserve">. A separate version of the figure is available at a higher resolution, with full country names and gridlines, in the online appendix. A common scale is used to </w:t>
      </w:r>
      <w:r>
        <w:t xml:space="preserve">for ASFRs for all countries. As mentioned previously, the colour of the strips which label each country indicates the </w:t>
      </w:r>
      <w:ins w:id="148" w:author="Jonathan Minton" w:date="2017-09-08T16:14:00Z">
        <w:r w:rsidR="006B4D65">
          <w:t xml:space="preserve">broad </w:t>
        </w:r>
      </w:ins>
      <w:r>
        <w:t xml:space="preserve">geographic </w:t>
      </w:r>
      <w:del w:id="149" w:author="Jonathan Minton" w:date="2017-09-08T16:14:00Z">
        <w:r w:rsidDel="006B4D65">
          <w:delText xml:space="preserve">or </w:delText>
        </w:r>
      </w:del>
      <w:ins w:id="150" w:author="Jonathan Minton" w:date="2017-09-08T16:14:00Z">
        <w:r w:rsidR="006B4D65">
          <w:t xml:space="preserve">macro-regional </w:t>
        </w:r>
      </w:ins>
      <w:del w:id="151" w:author="Jonathan Minton" w:date="2017-09-08T16:15:00Z">
        <w:r w:rsidDel="006B4D65">
          <w:delText xml:space="preserve">linguistic </w:delText>
        </w:r>
      </w:del>
      <w:r>
        <w:t xml:space="preserve">grouping of </w:t>
      </w:r>
      <w:proofErr w:type="gramStart"/>
      <w:r>
        <w:t>countries</w:t>
      </w:r>
      <w:ins w:id="152" w:author="Jonathan Minton" w:date="2017-09-08T16:19:00Z">
        <w:r w:rsidR="00632E34">
          <w:t xml:space="preserve"> </w:t>
        </w:r>
      </w:ins>
      <w:del w:id="153" w:author="Jonathan Minton" w:date="2017-09-08T16:15:00Z">
        <w:r w:rsidDel="006B4D65">
          <w:delText xml:space="preserve">, and a range of </w:delText>
        </w:r>
        <w:commentRangeStart w:id="154"/>
        <w:r w:rsidDel="006B4D65">
          <w:delText xml:space="preserve">ideas about geographic or </w:delText>
        </w:r>
      </w:del>
      <w:del w:id="155" w:author="Jonathan Minton" w:date="2017-09-08T16:14:00Z">
        <w:r w:rsidDel="006B4D65">
          <w:delText xml:space="preserve">sociolinguistic </w:delText>
        </w:r>
      </w:del>
      <w:del w:id="156" w:author="Jonathan Minton" w:date="2017-09-08T16:15:00Z">
        <w:r w:rsidDel="006B4D65">
          <w:delText xml:space="preserve">influence </w:delText>
        </w:r>
        <w:commentRangeEnd w:id="154"/>
        <w:r w:rsidR="00AE1950" w:rsidDel="006B4D65">
          <w:rPr>
            <w:rStyle w:val="CommentReference"/>
          </w:rPr>
          <w:commentReference w:id="154"/>
        </w:r>
        <w:r w:rsidDel="006B4D65">
          <w:delText xml:space="preserve">on cohort fertility trends can be </w:delText>
        </w:r>
        <w:r w:rsidR="00911512" w:rsidDel="006B4D65">
          <w:delText>developed and explored by comparing the fertility trends of countries by group</w:delText>
        </w:r>
      </w:del>
      <w:ins w:id="157" w:author="Jonathan Minton" w:date="2017-09-08T16:15:00Z">
        <w:r w:rsidR="006B4D65">
          <w:t>,</w:t>
        </w:r>
      </w:ins>
      <w:ins w:id="158" w:author="Jonathan Minton" w:date="2017-09-08T16:18:00Z">
        <w:r w:rsidR="00632E34">
          <w:t>and</w:t>
        </w:r>
        <w:proofErr w:type="gramEnd"/>
        <w:r w:rsidR="00632E34">
          <w:t xml:space="preserve"> fertility trends can be further explored by comparing the fertility trends of countries by these groups.</w:t>
        </w:r>
      </w:ins>
      <w:del w:id="159" w:author="Jonathan Minton" w:date="2017-09-08T16:18:00Z">
        <w:r w:rsidR="00911512" w:rsidDel="00632E34">
          <w:delText>.</w:delText>
        </w:r>
      </w:del>
      <w:r w:rsidR="00911512">
        <w:t xml:space="preserve"> </w:t>
      </w:r>
      <w:r>
        <w:t xml:space="preserve"> </w:t>
      </w:r>
    </w:p>
    <w:p w14:paraId="6F0E53B7" w14:textId="77777777" w:rsidR="00515957" w:rsidRDefault="00515957" w:rsidP="00515957">
      <w:pPr>
        <w:keepNext/>
      </w:pPr>
      <w:r>
        <w:rPr>
          <w:noProof/>
          <w:lang w:eastAsia="en-GB"/>
        </w:rPr>
        <w:lastRenderedPageBreak/>
        <w:drawing>
          <wp:inline distT="0" distB="0" distL="0" distR="0" wp14:anchorId="32129B5B" wp14:editId="29AC222A">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paper_cod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5A27150" w14:textId="0AEA9A88" w:rsidR="00BC0FC2" w:rsidRDefault="00515957" w:rsidP="00515957">
      <w:pPr>
        <w:pStyle w:val="Caption"/>
      </w:pPr>
      <w:bookmarkStart w:id="160" w:name="_Ref491688449"/>
      <w:r>
        <w:t xml:space="preserve">Figure </w:t>
      </w:r>
      <w:r w:rsidR="00BB12A7">
        <w:fldChar w:fldCharType="begin"/>
      </w:r>
      <w:r w:rsidR="00BB12A7">
        <w:instrText xml:space="preserve"> SEQ Figure \* ARABIC </w:instrText>
      </w:r>
      <w:r w:rsidR="00BB12A7">
        <w:fldChar w:fldCharType="separate"/>
      </w:r>
      <w:r w:rsidR="00F92849">
        <w:rPr>
          <w:noProof/>
        </w:rPr>
        <w:t>5</w:t>
      </w:r>
      <w:r w:rsidR="00BB12A7">
        <w:rPr>
          <w:noProof/>
        </w:rPr>
        <w:fldChar w:fldCharType="end"/>
      </w:r>
      <w:bookmarkEnd w:id="160"/>
      <w:r>
        <w:t xml:space="preserve"> Composite Fertility </w:t>
      </w:r>
      <w:ins w:id="161" w:author="Serena Pattaro [2]" w:date="2017-08-31T15:54:00Z">
        <w:r w:rsidR="00E66E05">
          <w:t xml:space="preserve">Lattice </w:t>
        </w:r>
      </w:ins>
      <w:del w:id="162" w:author="Serena Pattaro [2]" w:date="2017-08-31T15:54:00Z">
        <w:r w:rsidDel="00E66E05">
          <w:delText>p</w:delText>
        </w:r>
      </w:del>
      <w:ins w:id="163" w:author="Serena Pattaro [2]" w:date="2017-08-31T15:54:00Z">
        <w:r w:rsidR="00E66E05">
          <w:t>P</w:t>
        </w:r>
      </w:ins>
      <w:r>
        <w:t>lot for 45 countries</w:t>
      </w:r>
      <w:ins w:id="164" w:author="Jonathan Minton" w:date="2017-09-08T16:09:00Z">
        <w:r w:rsidR="006B4D65">
          <w:t xml:space="preserve">. </w:t>
        </w:r>
        <w:r w:rsidR="006B4D65">
          <w:t>Data source: HFD/HFC</w:t>
        </w:r>
      </w:ins>
    </w:p>
    <w:p w14:paraId="01CF5E92" w14:textId="46B3EC1B" w:rsidR="00DA75C1" w:rsidRDefault="00DD21DB" w:rsidP="00DA75C1">
      <w:pPr>
        <w:pStyle w:val="Heading1"/>
      </w:pPr>
      <w:r>
        <w:t>Summary</w:t>
      </w:r>
      <w:r w:rsidR="00DA75C1">
        <w:t xml:space="preserve"> and </w:t>
      </w:r>
      <w:r w:rsidR="00630879">
        <w:t>conclusion</w:t>
      </w:r>
      <w:r w:rsidR="00A93E9A">
        <w:t>s</w:t>
      </w:r>
    </w:p>
    <w:p w14:paraId="49ACB603" w14:textId="4E1FC41E" w:rsidR="00DA75C1" w:rsidRDefault="00D73A78" w:rsidP="00DA75C1">
      <w:r>
        <w:t>Complex data visualisations</w:t>
      </w:r>
      <w:r w:rsidR="007124EB">
        <w:t xml:space="preserve"> through co</w:t>
      </w:r>
      <w:r w:rsidR="004E05A0">
        <w:t xml:space="preserve">mposite fertility lattice plots </w:t>
      </w:r>
      <w:r w:rsidR="007124EB">
        <w:t>reveal a considerable degree of heterogeneity</w:t>
      </w:r>
      <w:r w:rsidR="00AA504F">
        <w:t xml:space="preserve"> in the development of fertility trends over time both within </w:t>
      </w:r>
      <w:r w:rsidR="00D633A4">
        <w:t xml:space="preserve">and </w:t>
      </w:r>
      <w:r w:rsidR="00AA504F">
        <w:t>across geographical macro-regions</w:t>
      </w:r>
      <w:r w:rsidR="00D633A4">
        <w:t>. Fertility patterns reconstructed by combining data visualisations of age-specific and implied cumulative cohort fertility rates appear to reflect di</w:t>
      </w:r>
      <w:r w:rsidR="0073223E">
        <w:t>fferences in the institutio</w:t>
      </w:r>
      <w:r w:rsidR="001E4624">
        <w:t xml:space="preserve">nal, socio-economic, political, </w:t>
      </w:r>
      <w:r w:rsidR="0073223E">
        <w:t>cultural and normative contexts, suggesting different pathways of transition to low fertility.</w:t>
      </w:r>
    </w:p>
    <w:p w14:paraId="55F995EA" w14:textId="1D135AE8" w:rsidR="00887951" w:rsidRDefault="007F1EE0" w:rsidP="00DA75C1">
      <w:r>
        <w:t>Among low fertility countries, we illustrated the case</w:t>
      </w:r>
      <w:r w:rsidR="00EB0B0F">
        <w:t>s</w:t>
      </w:r>
      <w:r>
        <w:t xml:space="preserve"> of Italy and Spain </w:t>
      </w:r>
      <w:r w:rsidR="00631AEB">
        <w:t>versus</w:t>
      </w:r>
      <w:r>
        <w:t xml:space="preserve"> East and West Germany.</w:t>
      </w:r>
      <w:r w:rsidR="00515161">
        <w:t xml:space="preserve"> For Germany, it appears that </w:t>
      </w:r>
      <w:r w:rsidR="00EB0B0F">
        <w:t xml:space="preserve">replacement </w:t>
      </w:r>
      <w:r w:rsidR="00515161">
        <w:t xml:space="preserve">fertility </w:t>
      </w:r>
      <w:r w:rsidR="00EB0B0F">
        <w:t xml:space="preserve">levels were lost for cohorts born in the period preceding World War II, compared to Italy and Spain, where replacement fertility was loss for cohorts born in subsequent periods. </w:t>
      </w:r>
      <w:r w:rsidR="00011C50">
        <w:t>In line with other studies (</w:t>
      </w:r>
      <w:proofErr w:type="spellStart"/>
      <w:r w:rsidR="00011C50">
        <w:t>Frejka</w:t>
      </w:r>
      <w:proofErr w:type="spellEnd"/>
      <w:r w:rsidR="00011C50">
        <w:t xml:space="preserve"> 2017; </w:t>
      </w:r>
      <w:proofErr w:type="spellStart"/>
      <w:r w:rsidR="00011C50">
        <w:t>Sobotka</w:t>
      </w:r>
      <w:proofErr w:type="spellEnd"/>
      <w:r w:rsidR="00011C50">
        <w:t xml:space="preserve"> et al 2011), in East and West Germany</w:t>
      </w:r>
      <w:r w:rsidR="00EB0B0F">
        <w:t xml:space="preserve"> fertility </w:t>
      </w:r>
      <w:r w:rsidR="00515161">
        <w:t xml:space="preserve">rates continued to steadily decrease across </w:t>
      </w:r>
      <w:r w:rsidR="00EB0B0F">
        <w:t>successive cohorts</w:t>
      </w:r>
      <w:r w:rsidR="00887951">
        <w:t xml:space="preserve"> and </w:t>
      </w:r>
      <w:r w:rsidR="00887951">
        <w:lastRenderedPageBreak/>
        <w:t>they appear to have stabilised at levels between 1.30 and 1.50 babies/woman. By contrast, Spain and Italy display signs for future cohorts of not being able even to achieve very low levels of cohort fertility (1.30 babies/woman).</w:t>
      </w:r>
      <w:r w:rsidR="00744CD3">
        <w:t xml:space="preserve"> </w:t>
      </w:r>
    </w:p>
    <w:p w14:paraId="676676D9" w14:textId="446A5E06" w:rsidR="0073223E" w:rsidRDefault="002E14F8" w:rsidP="00DA75C1">
      <w:r>
        <w:t xml:space="preserve">Notable exceptions in the HFD/HFC dataset are the cases of Norway and the USA which appear to have ‘lost’ and subsequently ‘recovered’ replacement </w:t>
      </w:r>
      <w:r w:rsidR="00304313">
        <w:t>fertility over time, by moving from earlier to more recent cohorts</w:t>
      </w:r>
      <w:r w:rsidR="00C512BD">
        <w:t>. T</w:t>
      </w:r>
      <w:r w:rsidR="00444E49">
        <w:t xml:space="preserve">his is in </w:t>
      </w:r>
      <w:r w:rsidR="00C512BD">
        <w:t>line with previous studies (</w:t>
      </w:r>
      <w:proofErr w:type="spellStart"/>
      <w:r w:rsidR="00D860E4">
        <w:t>Burkimsher</w:t>
      </w:r>
      <w:proofErr w:type="spellEnd"/>
      <w:r w:rsidR="00510971">
        <w:t xml:space="preserve"> 2017</w:t>
      </w:r>
      <w:r w:rsidR="00D860E4">
        <w:t xml:space="preserve">; </w:t>
      </w:r>
      <w:proofErr w:type="spellStart"/>
      <w:r w:rsidR="00D860E4">
        <w:t>Shkolnikov</w:t>
      </w:r>
      <w:proofErr w:type="spellEnd"/>
      <w:r w:rsidR="00D860E4">
        <w:t xml:space="preserve"> et al. 2007</w:t>
      </w:r>
      <w:r w:rsidR="00510971">
        <w:t>)</w:t>
      </w:r>
      <w:r w:rsidR="00444E49">
        <w:t>. Recuperation patterns</w:t>
      </w:r>
      <w:r w:rsidR="00304313">
        <w:t xml:space="preserve"> </w:t>
      </w:r>
      <w:r w:rsidR="00E6396F">
        <w:t>may be due</w:t>
      </w:r>
      <w:r w:rsidR="00510971">
        <w:t xml:space="preserve">, among other factors, </w:t>
      </w:r>
      <w:r w:rsidR="00E6396F">
        <w:t>to the influence of immigrant fertility (</w:t>
      </w:r>
      <w:r w:rsidR="00562812">
        <w:t xml:space="preserve">for USA, see </w:t>
      </w:r>
      <w:r w:rsidR="00E6396F">
        <w:t xml:space="preserve">Choi 2014; Fernandez and </w:t>
      </w:r>
      <w:proofErr w:type="spellStart"/>
      <w:r w:rsidR="00E6396F">
        <w:t>Fogli</w:t>
      </w:r>
      <w:proofErr w:type="spellEnd"/>
      <w:r w:rsidR="00E6396F">
        <w:t xml:space="preserve"> 2006, 2009;</w:t>
      </w:r>
      <w:r w:rsidR="00562812">
        <w:t xml:space="preserve"> for Norway, see</w:t>
      </w:r>
      <w:r w:rsidR="00E6396F">
        <w:t xml:space="preserve"> </w:t>
      </w:r>
      <w:proofErr w:type="spellStart"/>
      <w:r w:rsidR="00E6396F">
        <w:rPr>
          <w:rFonts w:cstheme="minorHAnsi"/>
        </w:rPr>
        <w:t>Ø</w:t>
      </w:r>
      <w:r w:rsidR="006A3617">
        <w:t>stby</w:t>
      </w:r>
      <w:proofErr w:type="spellEnd"/>
      <w:r w:rsidR="00E6396F">
        <w:t xml:space="preserve"> 2002</w:t>
      </w:r>
      <w:r w:rsidR="00FB4C71">
        <w:t xml:space="preserve"> and</w:t>
      </w:r>
      <w:r w:rsidR="00562812">
        <w:t xml:space="preserve"> for alternat</w:t>
      </w:r>
      <w:r w:rsidR="00FB4C71">
        <w:t xml:space="preserve">ive views, </w:t>
      </w:r>
      <w:r w:rsidR="00562812">
        <w:t xml:space="preserve">see </w:t>
      </w:r>
      <w:proofErr w:type="spellStart"/>
      <w:r w:rsidR="00562812">
        <w:t>Kravdal</w:t>
      </w:r>
      <w:proofErr w:type="spellEnd"/>
      <w:r w:rsidR="00562812">
        <w:t xml:space="preserve"> 2016</w:t>
      </w:r>
      <w:r w:rsidR="0086436E" w:rsidRPr="0086436E">
        <w:t xml:space="preserve"> </w:t>
      </w:r>
      <w:r w:rsidR="00FB4C71">
        <w:t xml:space="preserve">and </w:t>
      </w:r>
      <w:proofErr w:type="spellStart"/>
      <w:r w:rsidR="0086436E">
        <w:t>T</w:t>
      </w:r>
      <w:r w:rsidR="0086436E">
        <w:rPr>
          <w:rFonts w:cstheme="minorHAnsi"/>
        </w:rPr>
        <w:t>ø</w:t>
      </w:r>
      <w:r w:rsidR="0086436E">
        <w:t>nnessen</w:t>
      </w:r>
      <w:proofErr w:type="spellEnd"/>
      <w:r w:rsidR="0086436E">
        <w:t xml:space="preserve"> 2015</w:t>
      </w:r>
      <w:r w:rsidR="00562812">
        <w:t>).</w:t>
      </w:r>
    </w:p>
    <w:p w14:paraId="4824D1E2" w14:textId="02480121" w:rsidR="00D0213B" w:rsidRDefault="00F20434" w:rsidP="00DA75C1">
      <w:r>
        <w:t xml:space="preserve">When comparing European English-speaking countries, the Republic of Ireland and Northern Ireland seem to have stabilised around replacement fertility. By contrast, </w:t>
      </w:r>
      <w:r w:rsidR="00744CD3">
        <w:t>England and Wales appears to sustain fertility levels of</w:t>
      </w:r>
      <w:r>
        <w:t xml:space="preserve"> around 1.80 babies/woman, whereas </w:t>
      </w:r>
      <w:r w:rsidR="00D27610">
        <w:t xml:space="preserve">Scotland displays </w:t>
      </w:r>
      <w:r w:rsidR="00A42FEC">
        <w:t>lower cohort fertility levels</w:t>
      </w:r>
      <w:r w:rsidR="006A3617">
        <w:t>. Recent studies suggest that immigration may play a significant role in current UK fertility levels (</w:t>
      </w:r>
      <w:proofErr w:type="spellStart"/>
      <w:r w:rsidR="006A3617">
        <w:t>Dubuc</w:t>
      </w:r>
      <w:proofErr w:type="spellEnd"/>
      <w:r w:rsidR="006A3617">
        <w:t xml:space="preserve"> 2012;</w:t>
      </w:r>
      <w:r w:rsidR="00A42FEC">
        <w:t xml:space="preserve"> </w:t>
      </w:r>
      <w:proofErr w:type="spellStart"/>
      <w:r w:rsidR="00D27610">
        <w:t>Kulu</w:t>
      </w:r>
      <w:proofErr w:type="spellEnd"/>
      <w:r w:rsidR="00D27610">
        <w:t xml:space="preserve"> et al</w:t>
      </w:r>
      <w:r w:rsidR="006A3617">
        <w:t>.</w:t>
      </w:r>
      <w:r w:rsidR="00D27610">
        <w:t xml:space="preserve"> 2017; </w:t>
      </w:r>
      <w:proofErr w:type="spellStart"/>
      <w:r w:rsidR="00A42FEC">
        <w:t>Robards</w:t>
      </w:r>
      <w:proofErr w:type="spellEnd"/>
      <w:r w:rsidR="00A42FEC">
        <w:t xml:space="preserve"> and </w:t>
      </w:r>
      <w:proofErr w:type="spellStart"/>
      <w:r w:rsidR="00A42FEC">
        <w:t>Berrington</w:t>
      </w:r>
      <w:proofErr w:type="spellEnd"/>
      <w:r w:rsidR="00A42FEC">
        <w:t xml:space="preserve"> 2016</w:t>
      </w:r>
      <w:r w:rsidR="00934789">
        <w:t xml:space="preserve">, </w:t>
      </w:r>
      <w:proofErr w:type="spellStart"/>
      <w:r w:rsidR="00934789">
        <w:t>Tromans</w:t>
      </w:r>
      <w:proofErr w:type="spellEnd"/>
      <w:r w:rsidR="00934789">
        <w:t xml:space="preserve">, </w:t>
      </w:r>
      <w:proofErr w:type="spellStart"/>
      <w:r w:rsidR="00934789">
        <w:t>Natamba</w:t>
      </w:r>
      <w:proofErr w:type="spellEnd"/>
      <w:r w:rsidR="00D27610">
        <w:t>,</w:t>
      </w:r>
      <w:r w:rsidR="00934789">
        <w:t xml:space="preserve"> and Jeffe</w:t>
      </w:r>
      <w:r w:rsidR="00D27610">
        <w:t>ries</w:t>
      </w:r>
      <w:r w:rsidR="00934789">
        <w:t xml:space="preserve"> 2009)</w:t>
      </w:r>
      <w:r w:rsidR="00A42FEC">
        <w:t>.</w:t>
      </w:r>
      <w:r>
        <w:t xml:space="preserve"> </w:t>
      </w:r>
    </w:p>
    <w:p w14:paraId="41B390F2" w14:textId="482C1223" w:rsidR="006A3617" w:rsidRDefault="00D27610" w:rsidP="00DA75C1">
      <w:r>
        <w:t xml:space="preserve">Among Asian countries, </w:t>
      </w:r>
      <w:r w:rsidR="00510971">
        <w:t>Japan features long-</w:t>
      </w:r>
      <w:r w:rsidR="00D860E4">
        <w:t>stand</w:t>
      </w:r>
      <w:r w:rsidR="00510971">
        <w:t>ing low fertility patterns</w:t>
      </w:r>
      <w:r w:rsidR="00744CD3">
        <w:t>,</w:t>
      </w:r>
      <w:r w:rsidR="00510971">
        <w:t xml:space="preserve"> with earlier cohorts showing a high level of variability in high fertility</w:t>
      </w:r>
      <w:r w:rsidR="00744CD3">
        <w:t xml:space="preserve"> and</w:t>
      </w:r>
      <w:r w:rsidR="00510971">
        <w:t xml:space="preserve"> recent cohorts stabilising at very low fertility levels. Taiwan </w:t>
      </w:r>
      <w:r w:rsidR="006A3617">
        <w:t xml:space="preserve">stands out for having witnessed the fastest transition to </w:t>
      </w:r>
      <w:r w:rsidR="00510971">
        <w:t>low fertility</w:t>
      </w:r>
      <w:r w:rsidR="00744CD3">
        <w:t xml:space="preserve">, moving from high to very low cohort fertility in the space of 15 years, whereas the Republic of Korea appears to have stabilised at </w:t>
      </w:r>
      <w:r w:rsidR="00D860E4">
        <w:t xml:space="preserve">higher </w:t>
      </w:r>
      <w:r w:rsidR="00C512BD">
        <w:t xml:space="preserve">cohort </w:t>
      </w:r>
      <w:r w:rsidR="00D860E4">
        <w:t>fertility levels.</w:t>
      </w:r>
      <w:r w:rsidR="00C512BD">
        <w:t xml:space="preserve"> The </w:t>
      </w:r>
      <w:r w:rsidR="00896FA7">
        <w:t xml:space="preserve">fertility patterns among Asian countries may reflect different socio-economic, policy and cultural contexts (Fukuda, 2016; Gauthier 2016; Lee and Lin 2016; </w:t>
      </w:r>
      <w:proofErr w:type="spellStart"/>
      <w:r w:rsidR="00896FA7">
        <w:t>Straughan</w:t>
      </w:r>
      <w:proofErr w:type="spellEnd"/>
      <w:r w:rsidR="00896FA7">
        <w:t xml:space="preserve">, Chan, and Jones 2009; Suzuki 2013; Westley, </w:t>
      </w:r>
      <w:proofErr w:type="spellStart"/>
      <w:r w:rsidR="00896FA7">
        <w:t>Choe</w:t>
      </w:r>
      <w:proofErr w:type="spellEnd"/>
      <w:r w:rsidR="00896FA7">
        <w:t xml:space="preserve">, and </w:t>
      </w:r>
      <w:proofErr w:type="spellStart"/>
      <w:r w:rsidR="00896FA7">
        <w:t>Retherford</w:t>
      </w:r>
      <w:proofErr w:type="spellEnd"/>
      <w:r w:rsidR="00896FA7">
        <w:t xml:space="preserve"> 2010).</w:t>
      </w:r>
    </w:p>
    <w:p w14:paraId="64A4C206" w14:textId="4F1F232C" w:rsidR="00ED258A" w:rsidRDefault="00ED258A" w:rsidP="00DA75C1">
      <w:r>
        <w:t xml:space="preserve">The composite data visualisations which were presented as illustrative cases </w:t>
      </w:r>
      <w:r w:rsidR="00E25CD7">
        <w:t>in this paper</w:t>
      </w:r>
      <w:r>
        <w:t xml:space="preserve"> </w:t>
      </w:r>
      <w:r w:rsidR="00E25CD7">
        <w:t xml:space="preserve">provide </w:t>
      </w:r>
      <w:r>
        <w:t>an i</w:t>
      </w:r>
      <w:r w:rsidR="00621319">
        <w:t xml:space="preserve">nitial basis intended </w:t>
      </w:r>
      <w:r>
        <w:t xml:space="preserve">to </w:t>
      </w:r>
      <w:r w:rsidR="00C512BD">
        <w:t>encourage</w:t>
      </w:r>
      <w:r>
        <w:t xml:space="preserve"> </w:t>
      </w:r>
      <w:r w:rsidR="00621319">
        <w:t>further</w:t>
      </w:r>
      <w:r>
        <w:t xml:space="preserve"> investigation</w:t>
      </w:r>
      <w:r w:rsidR="00621319">
        <w:t xml:space="preserve"> in</w:t>
      </w:r>
      <w:r w:rsidR="00C512BD">
        <w:t xml:space="preserve"> the development of</w:t>
      </w:r>
      <w:r w:rsidR="00621319">
        <w:t xml:space="preserve"> different pathways of the transition to low fertility across ages, cohorts and countries.</w:t>
      </w:r>
      <w:r w:rsidR="00920123">
        <w:t xml:space="preserve"> We hope that at-a-glance comparisons of these different analytical dimensions may contribute to help to formulate new research questions </w:t>
      </w:r>
      <w:r w:rsidR="00C512BD">
        <w:t xml:space="preserve">and hypotheses </w:t>
      </w:r>
      <w:r w:rsidR="00920123">
        <w:t>on the possible mechanisms underlying different fertility pathways.</w:t>
      </w:r>
      <w:bookmarkStart w:id="165" w:name="_GoBack"/>
      <w:bookmarkEnd w:id="165"/>
    </w:p>
    <w:sectPr w:rsidR="00ED258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Serena Pattaro [2]" w:date="2017-08-31T15:16:00Z" w:initials="SP">
    <w:p w14:paraId="0840955E" w14:textId="30AEEC20" w:rsidR="003520A2" w:rsidRDefault="003520A2">
      <w:pPr>
        <w:pStyle w:val="CommentText"/>
      </w:pPr>
      <w:r>
        <w:rPr>
          <w:rStyle w:val="CommentReference"/>
        </w:rPr>
        <w:annotationRef/>
      </w:r>
      <w:r w:rsidR="00E66E05">
        <w:rPr>
          <w:noProof/>
        </w:rPr>
        <w:t>Would it be possible to insert a legenda for these values directly into the visualisation figures?</w:t>
      </w:r>
    </w:p>
  </w:comment>
  <w:comment w:id="47" w:author="Serena Pattaro [2]" w:date="2017-08-31T15:30:00Z" w:initials="SP">
    <w:p w14:paraId="095FBA53" w14:textId="387BC5BD" w:rsidR="00234F4A" w:rsidRDefault="00234F4A">
      <w:pPr>
        <w:pStyle w:val="CommentText"/>
      </w:pPr>
      <w:r>
        <w:rPr>
          <w:rStyle w:val="CommentReference"/>
        </w:rPr>
        <w:annotationRef/>
      </w:r>
      <w:r w:rsidR="00E66E05">
        <w:rPr>
          <w:noProof/>
        </w:rPr>
        <w:t>There is some evidence for these countries of fertility rebound from 2000s onwards (see introduction).</w:t>
      </w:r>
    </w:p>
  </w:comment>
  <w:comment w:id="154" w:author="Serena Pattaro [2]" w:date="2017-08-31T15:53:00Z" w:initials="SP">
    <w:p w14:paraId="7DC4945F" w14:textId="797CEEF4" w:rsidR="00AE1950" w:rsidRDefault="00AE1950">
      <w:pPr>
        <w:pStyle w:val="CommentText"/>
      </w:pPr>
      <w:r>
        <w:rPr>
          <w:rStyle w:val="CommentReference"/>
        </w:rPr>
        <w:annotationRef/>
      </w:r>
      <w:r w:rsidR="00E66E05">
        <w:rPr>
          <w:noProof/>
        </w:rPr>
        <w:t>I am not sure about the term sociolinguistic influence on cohort fertility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40955E" w15:done="0"/>
  <w15:commentEx w15:paraId="095FBA53" w15:done="0"/>
  <w15:commentEx w15:paraId="7DC494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131B3" w16cid:durableId="1D52A2F2"/>
  <w16cid:commentId w16cid:paraId="6F25FC92" w16cid:durableId="1D52A3B2"/>
  <w16cid:commentId w16cid:paraId="5AB4D528" w16cid:durableId="1D52A3EC"/>
  <w16cid:commentId w16cid:paraId="7058A556" w16cid:durableId="1D52A4F2"/>
  <w16cid:commentId w16cid:paraId="55E4ABD6" w16cid:durableId="1D52A560"/>
  <w16cid:commentId w16cid:paraId="126E8613" w16cid:durableId="1D52A5E7"/>
  <w16cid:commentId w16cid:paraId="0840955E" w16cid:durableId="1D52A6C9"/>
  <w16cid:commentId w16cid:paraId="095FBA53" w16cid:durableId="1D52A9FE"/>
  <w16cid:commentId w16cid:paraId="49D8F2AB" w16cid:durableId="1D52AFFA"/>
  <w16cid:commentId w16cid:paraId="7167284E" w16cid:durableId="1D52AC6C"/>
  <w16cid:commentId w16cid:paraId="6CFDCBAD" w16cid:durableId="1D52ADCD"/>
  <w16cid:commentId w16cid:paraId="220A4406" w16cid:durableId="1D52AE3C"/>
  <w16cid:commentId w16cid:paraId="7DC4945F" w16cid:durableId="1D52AF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athan Minton">
    <w15:presenceInfo w15:providerId="AD" w15:userId="S-1-5-21-3392181128-250301629-2379905336-241998"/>
  </w15:person>
  <w15:person w15:author="Serena Pattaro">
    <w15:presenceInfo w15:providerId="None" w15:userId="Serena Pattaro"/>
  </w15:person>
  <w15:person w15:author="Serena Pattaro [2]">
    <w15:presenceInfo w15:providerId="AD" w15:userId="S-1-5-21-3392181128-250301629-2379905336-2998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BC9"/>
    <w:rsid w:val="00011C50"/>
    <w:rsid w:val="00092BAE"/>
    <w:rsid w:val="000A48DD"/>
    <w:rsid w:val="000B24C9"/>
    <w:rsid w:val="001060FB"/>
    <w:rsid w:val="00110F92"/>
    <w:rsid w:val="001428FC"/>
    <w:rsid w:val="001561E4"/>
    <w:rsid w:val="00186969"/>
    <w:rsid w:val="00190715"/>
    <w:rsid w:val="001C3DF8"/>
    <w:rsid w:val="001C4B18"/>
    <w:rsid w:val="001E4624"/>
    <w:rsid w:val="001F44CC"/>
    <w:rsid w:val="001F5DA2"/>
    <w:rsid w:val="0022045A"/>
    <w:rsid w:val="00234F4A"/>
    <w:rsid w:val="00236BA8"/>
    <w:rsid w:val="00250AB5"/>
    <w:rsid w:val="002607A5"/>
    <w:rsid w:val="002D55F1"/>
    <w:rsid w:val="002E14F8"/>
    <w:rsid w:val="002F1DEB"/>
    <w:rsid w:val="002F3456"/>
    <w:rsid w:val="00304313"/>
    <w:rsid w:val="00321CEB"/>
    <w:rsid w:val="00325E86"/>
    <w:rsid w:val="0033470C"/>
    <w:rsid w:val="003419C1"/>
    <w:rsid w:val="00347E23"/>
    <w:rsid w:val="00351FB5"/>
    <w:rsid w:val="003520A2"/>
    <w:rsid w:val="00354493"/>
    <w:rsid w:val="003545BE"/>
    <w:rsid w:val="00364802"/>
    <w:rsid w:val="00375611"/>
    <w:rsid w:val="003A43A1"/>
    <w:rsid w:val="003A45D8"/>
    <w:rsid w:val="003A56EF"/>
    <w:rsid w:val="003B6905"/>
    <w:rsid w:val="003C3DB4"/>
    <w:rsid w:val="003D0CA5"/>
    <w:rsid w:val="003E6DB8"/>
    <w:rsid w:val="00405545"/>
    <w:rsid w:val="00430154"/>
    <w:rsid w:val="00431D33"/>
    <w:rsid w:val="00444E49"/>
    <w:rsid w:val="004643BD"/>
    <w:rsid w:val="004809B6"/>
    <w:rsid w:val="004850EB"/>
    <w:rsid w:val="004C4073"/>
    <w:rsid w:val="004E05A0"/>
    <w:rsid w:val="004F5A64"/>
    <w:rsid w:val="005108F1"/>
    <w:rsid w:val="00510971"/>
    <w:rsid w:val="00515161"/>
    <w:rsid w:val="00515957"/>
    <w:rsid w:val="00522103"/>
    <w:rsid w:val="00557010"/>
    <w:rsid w:val="00562812"/>
    <w:rsid w:val="00563BC9"/>
    <w:rsid w:val="005A4C36"/>
    <w:rsid w:val="005D6F4E"/>
    <w:rsid w:val="00610A72"/>
    <w:rsid w:val="00621319"/>
    <w:rsid w:val="00630879"/>
    <w:rsid w:val="00631AEB"/>
    <w:rsid w:val="00632E34"/>
    <w:rsid w:val="00673686"/>
    <w:rsid w:val="0067556D"/>
    <w:rsid w:val="00694E99"/>
    <w:rsid w:val="006A3617"/>
    <w:rsid w:val="006A4E5F"/>
    <w:rsid w:val="006A70E3"/>
    <w:rsid w:val="006B4D65"/>
    <w:rsid w:val="006D6BE3"/>
    <w:rsid w:val="006F2736"/>
    <w:rsid w:val="007124EB"/>
    <w:rsid w:val="0073223E"/>
    <w:rsid w:val="00744CD3"/>
    <w:rsid w:val="0074563F"/>
    <w:rsid w:val="007562EB"/>
    <w:rsid w:val="00765CDA"/>
    <w:rsid w:val="007F1EE0"/>
    <w:rsid w:val="0081532C"/>
    <w:rsid w:val="008575FA"/>
    <w:rsid w:val="0086436E"/>
    <w:rsid w:val="00884CA1"/>
    <w:rsid w:val="00887951"/>
    <w:rsid w:val="00891233"/>
    <w:rsid w:val="00896FA7"/>
    <w:rsid w:val="008B5C11"/>
    <w:rsid w:val="00911512"/>
    <w:rsid w:val="00920123"/>
    <w:rsid w:val="00932F80"/>
    <w:rsid w:val="00934789"/>
    <w:rsid w:val="00937FBD"/>
    <w:rsid w:val="00951109"/>
    <w:rsid w:val="0098443F"/>
    <w:rsid w:val="0099601C"/>
    <w:rsid w:val="009D5C51"/>
    <w:rsid w:val="009F4C35"/>
    <w:rsid w:val="009F5E0A"/>
    <w:rsid w:val="009F6EF2"/>
    <w:rsid w:val="00A238C1"/>
    <w:rsid w:val="00A3219B"/>
    <w:rsid w:val="00A42FEC"/>
    <w:rsid w:val="00A635DB"/>
    <w:rsid w:val="00A93E9A"/>
    <w:rsid w:val="00AA504F"/>
    <w:rsid w:val="00AD5C8D"/>
    <w:rsid w:val="00AE1950"/>
    <w:rsid w:val="00AE71B2"/>
    <w:rsid w:val="00AE7C88"/>
    <w:rsid w:val="00B10394"/>
    <w:rsid w:val="00B31B93"/>
    <w:rsid w:val="00B548FD"/>
    <w:rsid w:val="00B562FC"/>
    <w:rsid w:val="00B90175"/>
    <w:rsid w:val="00BA176F"/>
    <w:rsid w:val="00BB12A7"/>
    <w:rsid w:val="00BC0FC2"/>
    <w:rsid w:val="00BE134E"/>
    <w:rsid w:val="00BE5CF0"/>
    <w:rsid w:val="00C03B84"/>
    <w:rsid w:val="00C1181A"/>
    <w:rsid w:val="00C323EE"/>
    <w:rsid w:val="00C512BD"/>
    <w:rsid w:val="00C64348"/>
    <w:rsid w:val="00C81609"/>
    <w:rsid w:val="00C83782"/>
    <w:rsid w:val="00C85168"/>
    <w:rsid w:val="00C939B7"/>
    <w:rsid w:val="00CC366F"/>
    <w:rsid w:val="00CD5095"/>
    <w:rsid w:val="00D00633"/>
    <w:rsid w:val="00D0213B"/>
    <w:rsid w:val="00D04365"/>
    <w:rsid w:val="00D27233"/>
    <w:rsid w:val="00D27610"/>
    <w:rsid w:val="00D415FE"/>
    <w:rsid w:val="00D44F4A"/>
    <w:rsid w:val="00D633A4"/>
    <w:rsid w:val="00D72E5B"/>
    <w:rsid w:val="00D73A78"/>
    <w:rsid w:val="00D858A2"/>
    <w:rsid w:val="00D860E4"/>
    <w:rsid w:val="00DA07EE"/>
    <w:rsid w:val="00DA75C1"/>
    <w:rsid w:val="00DB122F"/>
    <w:rsid w:val="00DD21DB"/>
    <w:rsid w:val="00DD678B"/>
    <w:rsid w:val="00DD6916"/>
    <w:rsid w:val="00DE18E4"/>
    <w:rsid w:val="00E03075"/>
    <w:rsid w:val="00E07AB4"/>
    <w:rsid w:val="00E1519F"/>
    <w:rsid w:val="00E23719"/>
    <w:rsid w:val="00E25CD7"/>
    <w:rsid w:val="00E27A5E"/>
    <w:rsid w:val="00E6396F"/>
    <w:rsid w:val="00E66E05"/>
    <w:rsid w:val="00EB0B0F"/>
    <w:rsid w:val="00EB0CD3"/>
    <w:rsid w:val="00EB119E"/>
    <w:rsid w:val="00EB6058"/>
    <w:rsid w:val="00EB6275"/>
    <w:rsid w:val="00EC0321"/>
    <w:rsid w:val="00EC13BE"/>
    <w:rsid w:val="00ED258A"/>
    <w:rsid w:val="00EF684A"/>
    <w:rsid w:val="00F13030"/>
    <w:rsid w:val="00F20434"/>
    <w:rsid w:val="00F43F5C"/>
    <w:rsid w:val="00F5327B"/>
    <w:rsid w:val="00F62878"/>
    <w:rsid w:val="00F64FC0"/>
    <w:rsid w:val="00F92849"/>
    <w:rsid w:val="00F93A1A"/>
    <w:rsid w:val="00FB1AFB"/>
    <w:rsid w:val="00FB2BEE"/>
    <w:rsid w:val="00FB4C71"/>
    <w:rsid w:val="00FD7CDD"/>
    <w:rsid w:val="00FF06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5.png"/><Relationship Id="rId5" Type="http://schemas.openxmlformats.org/officeDocument/2006/relationships/comments" Target="comments.xml"/><Relationship Id="rId15" Type="http://schemas.microsoft.com/office/2016/09/relationships/commentsIds" Target="commentsId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10055-21C7-4B7D-A71E-49E61BCD1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11</Pages>
  <Words>5498</Words>
  <Characters>31340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Jonathan Minton</cp:lastModifiedBy>
  <cp:revision>4</cp:revision>
  <cp:lastPrinted>2017-08-28T16:59:00Z</cp:lastPrinted>
  <dcterms:created xsi:type="dcterms:W3CDTF">2017-09-04T16:07:00Z</dcterms:created>
  <dcterms:modified xsi:type="dcterms:W3CDTF">2017-09-08T15:31:00Z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http://www.zotero.org/styles/european-journal-of-epidemiology</vt:lpwstr>
  </property>
  <property fmtid="{D5CDD505-2E9C-101B-9397-08002B2CF9AE}" pid="11" name="Mendeley Recent Style Name 4_1">
    <vt:lpwstr>European Journal of Epidemiology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http://www.zotero.org/styles/journal-of-epidemiology-and-community-health</vt:lpwstr>
  </property>
  <property fmtid="{D5CDD505-2E9C-101B-9397-08002B2CF9AE}" pid="17" name="Mendeley Recent Style Name 7_1">
    <vt:lpwstr>Journal of Epidemiology and Community Health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e8453a48-ceaf-3d0c-b380-7da2e09f5b65</vt:lpwstr>
  </property>
  <property fmtid="{D5CDD505-2E9C-101B-9397-08002B2CF9AE}" pid="24" name="Mendeley Citation Style_1">
    <vt:lpwstr>http://www.zotero.org/styles/chicago-author-date</vt:lpwstr>
  </property>
</Properties>
</file>