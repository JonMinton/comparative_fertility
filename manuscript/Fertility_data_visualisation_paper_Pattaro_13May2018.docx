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C43037" w14:textId="545E6CA6" w:rsidR="005A4C36" w:rsidRDefault="00B10394" w:rsidP="005A4C36">
      <w:pPr>
        <w:pStyle w:val="Heading1"/>
      </w:pPr>
      <w:r>
        <w:t xml:space="preserve">Exploring age-specific and cumulative cohort rates using </w:t>
      </w:r>
      <w:r w:rsidR="002F1DEB">
        <w:t xml:space="preserve">composite </w:t>
      </w:r>
      <w:r w:rsidR="007562EB">
        <w:t xml:space="preserve">fertility lattice plots: </w:t>
      </w:r>
      <w:r w:rsidR="00F5327B">
        <w:t>a</w:t>
      </w:r>
      <w:r w:rsidR="007562EB">
        <w:t xml:space="preserve">n international comparison of Human Fertility Database and Human Fertility Collection </w:t>
      </w:r>
      <w:r w:rsidR="00F5327B">
        <w:t>d</w:t>
      </w:r>
      <w:r w:rsidR="007562EB">
        <w:t>ata</w:t>
      </w:r>
    </w:p>
    <w:p w14:paraId="457AFD56" w14:textId="77777777" w:rsidR="00084FEC" w:rsidRPr="00084FEC" w:rsidRDefault="00084FEC" w:rsidP="00084FEC"/>
    <w:p w14:paraId="7C3F7C25" w14:textId="4FA5A68E" w:rsidR="00D54795" w:rsidRPr="00084FEC" w:rsidRDefault="00D54795" w:rsidP="00084FEC">
      <w:pPr>
        <w:spacing w:after="0"/>
      </w:pPr>
      <w:r w:rsidRPr="00084FEC">
        <w:t>Serena Pattaro, School of</w:t>
      </w:r>
      <w:r w:rsidR="008117AC" w:rsidRPr="00084FEC">
        <w:t xml:space="preserve"> Social and Political Sciences, University of Glasgow</w:t>
      </w:r>
    </w:p>
    <w:p w14:paraId="69889922" w14:textId="53C9BF9D" w:rsidR="00CD5999" w:rsidRPr="001021BC" w:rsidRDefault="00D54795" w:rsidP="00084FEC">
      <w:pPr>
        <w:rPr>
          <w:lang w:val="it-IT"/>
        </w:rPr>
      </w:pPr>
      <w:r w:rsidRPr="001021BC">
        <w:rPr>
          <w:lang w:val="it-IT"/>
        </w:rPr>
        <w:t xml:space="preserve">E-mail: </w:t>
      </w:r>
      <w:hyperlink r:id="rId6" w:history="1">
        <w:r w:rsidR="00CD5999" w:rsidRPr="001021BC">
          <w:rPr>
            <w:rStyle w:val="Hyperlink"/>
            <w:lang w:val="it-IT"/>
          </w:rPr>
          <w:t>Serena.Pattaro@glasgow.ac.uk</w:t>
        </w:r>
      </w:hyperlink>
    </w:p>
    <w:p w14:paraId="5D728372" w14:textId="76B9BC0D" w:rsidR="00D54795" w:rsidRPr="00084FEC" w:rsidRDefault="00D54795" w:rsidP="00084FEC">
      <w:pPr>
        <w:spacing w:after="0"/>
      </w:pPr>
      <w:r w:rsidRPr="00084FEC">
        <w:t xml:space="preserve">Laura </w:t>
      </w:r>
      <w:proofErr w:type="spellStart"/>
      <w:r w:rsidRPr="00084FEC">
        <w:t>Vanderbloem</w:t>
      </w:r>
      <w:proofErr w:type="spellEnd"/>
      <w:r w:rsidRPr="00084FEC">
        <w:t xml:space="preserve">, </w:t>
      </w:r>
      <w:r w:rsidR="008117AC" w:rsidRPr="00084FEC">
        <w:t>School of Public Health, Imperial College London</w:t>
      </w:r>
    </w:p>
    <w:p w14:paraId="67928599" w14:textId="5A3CC0EF" w:rsidR="00D54795" w:rsidRPr="001021BC" w:rsidRDefault="00D54795" w:rsidP="00084FEC">
      <w:pPr>
        <w:rPr>
          <w:lang w:val="it-IT"/>
        </w:rPr>
      </w:pPr>
      <w:r w:rsidRPr="001021BC">
        <w:rPr>
          <w:lang w:val="it-IT"/>
        </w:rPr>
        <w:t xml:space="preserve">E-mail: </w:t>
      </w:r>
      <w:hyperlink r:id="rId7" w:history="1">
        <w:r w:rsidRPr="001021BC">
          <w:rPr>
            <w:rStyle w:val="Hyperlink"/>
            <w:lang w:val="it-IT"/>
          </w:rPr>
          <w:t>l.vanderbloemen@imperial.ac.uk</w:t>
        </w:r>
      </w:hyperlink>
    </w:p>
    <w:p w14:paraId="78B182A7" w14:textId="6060CF7B" w:rsidR="00D54795" w:rsidRPr="00084FEC" w:rsidRDefault="00D54795" w:rsidP="00084FEC">
      <w:pPr>
        <w:spacing w:after="0"/>
      </w:pPr>
      <w:r w:rsidRPr="00084FEC">
        <w:t xml:space="preserve">Jon Minton, </w:t>
      </w:r>
      <w:r w:rsidR="008117AC" w:rsidRPr="00084FEC">
        <w:t>School of Social and Political Sciences, University of Glasgow</w:t>
      </w:r>
    </w:p>
    <w:p w14:paraId="4CEE2885" w14:textId="0DAC8BC1" w:rsidR="00D54795" w:rsidRPr="001021BC" w:rsidRDefault="00D54795" w:rsidP="00084FEC">
      <w:pPr>
        <w:rPr>
          <w:lang w:val="it-IT"/>
        </w:rPr>
      </w:pPr>
      <w:r w:rsidRPr="001021BC">
        <w:rPr>
          <w:lang w:val="it-IT"/>
        </w:rPr>
        <w:t xml:space="preserve">E-mail: </w:t>
      </w:r>
      <w:hyperlink r:id="rId8" w:history="1">
        <w:r w:rsidR="005A521D" w:rsidRPr="001021BC">
          <w:rPr>
            <w:rStyle w:val="Hyperlink"/>
            <w:lang w:val="it-IT"/>
          </w:rPr>
          <w:t>Jonathan.Minton@glasgow.ac.uk</w:t>
        </w:r>
      </w:hyperlink>
    </w:p>
    <w:p w14:paraId="006C40DB" w14:textId="77777777" w:rsidR="00084FEC" w:rsidRPr="001021BC" w:rsidRDefault="00084FEC" w:rsidP="00084FEC">
      <w:pPr>
        <w:rPr>
          <w:lang w:val="it-IT"/>
        </w:rPr>
      </w:pPr>
    </w:p>
    <w:p w14:paraId="00C0B400" w14:textId="029D8862" w:rsidR="007562EB" w:rsidRPr="00FB1F45" w:rsidRDefault="007562EB" w:rsidP="00C8640F">
      <w:pPr>
        <w:pStyle w:val="Heading1"/>
        <w:spacing w:before="0" w:line="480" w:lineRule="auto"/>
      </w:pPr>
      <w:r w:rsidRPr="00FB1F45">
        <w:t>Abstract</w:t>
      </w:r>
    </w:p>
    <w:p w14:paraId="6EDAC140" w14:textId="4B8B860F" w:rsidR="00EC0321" w:rsidRPr="00FB1F45" w:rsidRDefault="00EC0321" w:rsidP="00C8640F">
      <w:pPr>
        <w:pStyle w:val="Heading2"/>
        <w:spacing w:before="0" w:line="480" w:lineRule="auto"/>
      </w:pPr>
      <w:r w:rsidRPr="00FB1F45">
        <w:t>BACKGROUND</w:t>
      </w:r>
    </w:p>
    <w:p w14:paraId="42A2B89A" w14:textId="72F14218" w:rsidR="008575FA" w:rsidRPr="00084FEC" w:rsidRDefault="0022045A" w:rsidP="00C8640F">
      <w:pPr>
        <w:spacing w:after="0" w:line="480" w:lineRule="auto"/>
      </w:pPr>
      <w:r w:rsidRPr="00084FEC">
        <w:t>The Human Fertility Database (HFD)</w:t>
      </w:r>
      <w:del w:id="0" w:author="Serena Pattaro" w:date="2018-05-11T17:37:00Z">
        <w:r w:rsidRPr="00084FEC" w:rsidDel="00FB0762">
          <w:delText>,</w:delText>
        </w:r>
      </w:del>
      <w:r w:rsidRPr="00084FEC">
        <w:t xml:space="preserve"> and the </w:t>
      </w:r>
      <w:del w:id="1" w:author="Serena Pattaro" w:date="2018-05-11T12:43:00Z">
        <w:r w:rsidRPr="00084FEC" w:rsidDel="001021BC">
          <w:delText xml:space="preserve">related </w:delText>
        </w:r>
      </w:del>
      <w:r w:rsidRPr="00084FEC">
        <w:t>Human Fertility Collection (HFC)</w:t>
      </w:r>
      <w:del w:id="2" w:author="Serena Pattaro" w:date="2018-05-11T17:38:00Z">
        <w:r w:rsidRPr="00084FEC" w:rsidDel="00FB0762">
          <w:delText>,</w:delText>
        </w:r>
      </w:del>
      <w:r w:rsidRPr="00084FEC">
        <w:t xml:space="preserve"> provide </w:t>
      </w:r>
      <w:del w:id="3" w:author="Serena Pattaro" w:date="2018-05-11T12:43:00Z">
        <w:r w:rsidRPr="00084FEC" w:rsidDel="001021BC">
          <w:delText>highly</w:delText>
        </w:r>
      </w:del>
      <w:r w:rsidRPr="00084FEC">
        <w:t xml:space="preserve"> disaggregated data </w:t>
      </w:r>
      <w:r w:rsidR="00E03075" w:rsidRPr="00084FEC">
        <w:t>on age-specific fertility rates</w:t>
      </w:r>
      <w:r w:rsidRPr="00084FEC">
        <w:t xml:space="preserve"> for </w:t>
      </w:r>
      <w:r w:rsidR="00DA75C1" w:rsidRPr="00084FEC">
        <w:t>45</w:t>
      </w:r>
      <w:r w:rsidRPr="00084FEC">
        <w:t xml:space="preserve"> </w:t>
      </w:r>
      <w:r w:rsidR="00E03075" w:rsidRPr="00084FEC">
        <w:t>countries</w:t>
      </w:r>
      <w:r w:rsidRPr="00084FEC">
        <w:t xml:space="preserve">. These sources </w:t>
      </w:r>
      <w:del w:id="4" w:author="Serena Pattaro" w:date="2018-05-11T12:49:00Z">
        <w:r w:rsidRPr="00084FEC" w:rsidDel="001021BC">
          <w:delText>provide a wealth of</w:delText>
        </w:r>
      </w:del>
      <w:ins w:id="5" w:author="Serena Pattaro" w:date="2018-05-11T12:49:00Z">
        <w:r w:rsidR="001021BC">
          <w:t>offer the</w:t>
        </w:r>
      </w:ins>
      <w:r w:rsidRPr="00084FEC">
        <w:t xml:space="preserve"> opportunity </w:t>
      </w:r>
      <w:ins w:id="6" w:author="Serena Pattaro" w:date="2018-05-11T12:56:00Z">
        <w:r w:rsidR="00E37083">
          <w:t xml:space="preserve">to </w:t>
        </w:r>
      </w:ins>
      <w:del w:id="7" w:author="Serena Pattaro" w:date="2018-05-11T12:56:00Z">
        <w:r w:rsidRPr="00084FEC" w:rsidDel="00E37083">
          <w:delText>for</w:delText>
        </w:r>
      </w:del>
      <w:r w:rsidRPr="00084FEC">
        <w:t xml:space="preserve"> learn</w:t>
      </w:r>
      <w:del w:id="8" w:author="Serena Pattaro" w:date="2018-05-11T12:56:00Z">
        <w:r w:rsidRPr="00084FEC" w:rsidDel="00E37083">
          <w:delText>ing</w:delText>
        </w:r>
      </w:del>
      <w:r w:rsidRPr="00084FEC">
        <w:t xml:space="preserve"> about </w:t>
      </w:r>
      <w:r w:rsidR="00321CEB" w:rsidRPr="00084FEC">
        <w:t>the development of different pathways of transition to low fertility</w:t>
      </w:r>
      <w:r w:rsidRPr="00084FEC">
        <w:t xml:space="preserve"> </w:t>
      </w:r>
      <w:r w:rsidR="00E03075" w:rsidRPr="00084FEC">
        <w:t xml:space="preserve">both within and </w:t>
      </w:r>
      <w:r w:rsidRPr="00084FEC">
        <w:t>between countries</w:t>
      </w:r>
      <w:del w:id="9" w:author="Serena Pattaro" w:date="2018-05-11T12:45:00Z">
        <w:r w:rsidR="00D54795" w:rsidRPr="00084FEC" w:rsidDel="001021BC">
          <w:delText xml:space="preserve"> and geographic</w:delText>
        </w:r>
        <w:r w:rsidR="00E03075" w:rsidRPr="00084FEC" w:rsidDel="001021BC">
          <w:delText xml:space="preserve"> </w:delText>
        </w:r>
        <w:r w:rsidR="00321CEB" w:rsidRPr="00084FEC" w:rsidDel="001021BC">
          <w:delText>regions</w:delText>
        </w:r>
      </w:del>
      <w:r w:rsidRPr="00084FEC">
        <w:t xml:space="preserve">. </w:t>
      </w:r>
    </w:p>
    <w:p w14:paraId="15AD2E7A" w14:textId="77777777" w:rsidR="00FB1F45" w:rsidRDefault="00C512BD" w:rsidP="00C8640F">
      <w:pPr>
        <w:pStyle w:val="Heading2"/>
        <w:spacing w:before="0" w:line="480" w:lineRule="auto"/>
      </w:pPr>
      <w:r w:rsidRPr="00FB1F45">
        <w:t>OBJECTIVE</w:t>
      </w:r>
    </w:p>
    <w:p w14:paraId="0CE073F6" w14:textId="176F6146" w:rsidR="00321CEB" w:rsidRPr="00084FEC" w:rsidRDefault="0022045A" w:rsidP="00C8640F">
      <w:pPr>
        <w:spacing w:after="0" w:line="480" w:lineRule="auto"/>
      </w:pPr>
      <w:r w:rsidRPr="00084FEC">
        <w:t>The aim of this paper is t</w:t>
      </w:r>
      <w:r w:rsidR="003C3DB4" w:rsidRPr="00084FEC">
        <w:t xml:space="preserve">o use </w:t>
      </w:r>
      <w:r w:rsidR="00321CEB" w:rsidRPr="00084FEC">
        <w:t>composite fertility lattice plots</w:t>
      </w:r>
      <w:r w:rsidR="003C3DB4" w:rsidRPr="00084FEC">
        <w:t>, which combine information from different visuali</w:t>
      </w:r>
      <w:ins w:id="10" w:author="Serena Pattaro" w:date="2018-05-11T14:15:00Z">
        <w:r w:rsidR="001745C2">
          <w:t>z</w:t>
        </w:r>
      </w:ins>
      <w:del w:id="11" w:author="Serena Pattaro" w:date="2018-05-11T14:15:00Z">
        <w:r w:rsidR="003C3DB4" w:rsidRPr="00084FEC" w:rsidDel="001745C2">
          <w:delText>s</w:delText>
        </w:r>
      </w:del>
      <w:r w:rsidR="003C3DB4" w:rsidRPr="00084FEC">
        <w:t xml:space="preserve">ation methods of the Lexis surface, </w:t>
      </w:r>
      <w:del w:id="12" w:author="Serena Pattaro" w:date="2018-05-11T18:22:00Z">
        <w:r w:rsidR="003C3DB4" w:rsidRPr="00084FEC" w:rsidDel="00AA6E12">
          <w:delText xml:space="preserve">such as </w:delText>
        </w:r>
      </w:del>
      <w:ins w:id="13" w:author="Serena Pattaro" w:date="2018-05-11T18:22:00Z">
        <w:r w:rsidR="00AA6E12">
          <w:t xml:space="preserve">namely </w:t>
        </w:r>
      </w:ins>
      <w:r w:rsidR="003C3DB4" w:rsidRPr="00084FEC">
        <w:t>heat maps and shaded contour plots, to explore changes in</w:t>
      </w:r>
      <w:r w:rsidR="00321CEB" w:rsidRPr="00084FEC">
        <w:t xml:space="preserve"> </w:t>
      </w:r>
      <w:r w:rsidRPr="00084FEC">
        <w:t xml:space="preserve">age-specific fertility rates </w:t>
      </w:r>
      <w:r w:rsidR="00D54795" w:rsidRPr="00084FEC">
        <w:t>and deriv</w:t>
      </w:r>
      <w:r w:rsidR="003C3DB4" w:rsidRPr="00084FEC">
        <w:t>ed</w:t>
      </w:r>
      <w:r w:rsidRPr="00084FEC">
        <w:t xml:space="preserve"> cumulative cohort fertility rates </w:t>
      </w:r>
      <w:r w:rsidR="003C3DB4" w:rsidRPr="00084FEC">
        <w:t>across</w:t>
      </w:r>
      <w:r w:rsidRPr="00084FEC">
        <w:t xml:space="preserve"> countries </w:t>
      </w:r>
      <w:r w:rsidR="00D54795" w:rsidRPr="00084FEC">
        <w:t>and geographic</w:t>
      </w:r>
      <w:r w:rsidR="00E03075" w:rsidRPr="00084FEC">
        <w:t xml:space="preserve"> regions</w:t>
      </w:r>
      <w:r w:rsidR="00092BAE" w:rsidRPr="00084FEC">
        <w:t>.</w:t>
      </w:r>
      <w:r w:rsidR="00321CEB" w:rsidRPr="00084FEC">
        <w:t xml:space="preserve"> </w:t>
      </w:r>
    </w:p>
    <w:p w14:paraId="7E8A3DB0" w14:textId="53196A58" w:rsidR="00EC0321" w:rsidRDefault="00F5327B" w:rsidP="00C8640F">
      <w:pPr>
        <w:pStyle w:val="Heading2"/>
        <w:spacing w:before="0" w:line="480" w:lineRule="auto"/>
      </w:pPr>
      <w:r>
        <w:t>METHODS</w:t>
      </w:r>
    </w:p>
    <w:p w14:paraId="0D8966E4" w14:textId="7FE946B9" w:rsidR="00C64348" w:rsidRPr="00084FEC" w:rsidRDefault="00D04365" w:rsidP="00C8640F">
      <w:pPr>
        <w:spacing w:after="0" w:line="480" w:lineRule="auto"/>
      </w:pPr>
      <w:r w:rsidRPr="00084FEC">
        <w:t xml:space="preserve">Standard shaded contour maps use both shade and contour to represent the same variable. In our plots we </w:t>
      </w:r>
      <w:r w:rsidR="004850EB" w:rsidRPr="00084FEC">
        <w:t xml:space="preserve">instead </w:t>
      </w:r>
      <w:r w:rsidRPr="00084FEC">
        <w:t xml:space="preserve">use colour/shade to indicate age-specific fertility rates, and </w:t>
      </w:r>
      <w:del w:id="14" w:author="Serena Pattaro" w:date="2018-05-11T17:25:00Z">
        <w:r w:rsidRPr="00084FEC" w:rsidDel="00911ED5">
          <w:delText xml:space="preserve">a series of distinct </w:delText>
        </w:r>
      </w:del>
      <w:r w:rsidRPr="00084FEC">
        <w:t xml:space="preserve">contour lines to indicate the cumulative fertility rates reached by different cohorts at different ages. </w:t>
      </w:r>
      <w:del w:id="15" w:author="Serena Pattaro" w:date="2018-05-11T17:26:00Z">
        <w:r w:rsidRPr="00084FEC" w:rsidDel="00EA72B4">
          <w:delText xml:space="preserve">These figures are </w:delText>
        </w:r>
      </w:del>
      <w:del w:id="16" w:author="Serena Pattaro" w:date="2018-05-11T12:47:00Z">
        <w:r w:rsidRPr="00084FEC" w:rsidDel="001021BC">
          <w:delText xml:space="preserve">then </w:delText>
        </w:r>
      </w:del>
      <w:del w:id="17" w:author="Serena Pattaro" w:date="2018-05-11T17:26:00Z">
        <w:r w:rsidRPr="00084FEC" w:rsidDel="00EA72B4">
          <w:delText xml:space="preserve">ranked by </w:delText>
        </w:r>
        <w:r w:rsidR="0090026D" w:rsidRPr="00084FEC" w:rsidDel="00EA72B4">
          <w:delText>cumulative cohort fertility rates</w:delText>
        </w:r>
        <w:r w:rsidRPr="00084FEC" w:rsidDel="00EA72B4">
          <w:delText xml:space="preserve"> in the last commonly observed period, and colour coded according to geographic region. </w:delText>
        </w:r>
      </w:del>
    </w:p>
    <w:p w14:paraId="186D7C08" w14:textId="56AFFCBE" w:rsidR="00EC0321" w:rsidRDefault="00F5327B" w:rsidP="00C8640F">
      <w:pPr>
        <w:pStyle w:val="Heading2"/>
        <w:spacing w:before="0" w:line="480" w:lineRule="auto"/>
      </w:pPr>
      <w:r>
        <w:lastRenderedPageBreak/>
        <w:t>RESULTS</w:t>
      </w:r>
    </w:p>
    <w:p w14:paraId="53980962" w14:textId="7A913E1C" w:rsidR="0022045A" w:rsidRPr="00084FEC" w:rsidRDefault="00D04365" w:rsidP="00C8640F">
      <w:pPr>
        <w:spacing w:after="0" w:line="480" w:lineRule="auto"/>
      </w:pPr>
      <w:del w:id="18" w:author="Serena Pattaro" w:date="2018-05-11T17:35:00Z">
        <w:r w:rsidRPr="00084FEC" w:rsidDel="00EA72B4">
          <w:delText xml:space="preserve">By looking </w:delText>
        </w:r>
      </w:del>
      <w:del w:id="19" w:author="Serena Pattaro" w:date="2018-05-11T17:33:00Z">
        <w:r w:rsidRPr="00084FEC" w:rsidDel="00EA72B4">
          <w:delText>first at the thick solid</w:delText>
        </w:r>
      </w:del>
      <w:del w:id="20" w:author="Serena Pattaro" w:date="2018-05-11T17:35:00Z">
        <w:r w:rsidRPr="00084FEC" w:rsidDel="00EA72B4">
          <w:delText xml:space="preserve"> contour </w:delText>
        </w:r>
      </w:del>
      <w:del w:id="21" w:author="Serena Pattaro" w:date="2018-05-11T17:33:00Z">
        <w:r w:rsidRPr="00084FEC" w:rsidDel="00EA72B4">
          <w:delText xml:space="preserve">lines from left to right </w:delText>
        </w:r>
      </w:del>
      <w:del w:id="22" w:author="Serena Pattaro" w:date="2018-05-11T17:35:00Z">
        <w:r w:rsidRPr="00084FEC" w:rsidDel="00EA72B4">
          <w:delText>in each population figure, we can see at which age different cohorts either reached or last reached replacement fertility levels.</w:delText>
        </w:r>
      </w:del>
      <w:del w:id="23" w:author="Serena Pattaro" w:date="2018-05-11T17:34:00Z">
        <w:r w:rsidRPr="00084FEC" w:rsidDel="00EA72B4">
          <w:delText xml:space="preserve"> Other c</w:delText>
        </w:r>
      </w:del>
      <w:del w:id="24" w:author="Serena Pattaro" w:date="2018-05-11T17:35:00Z">
        <w:r w:rsidRPr="00084FEC" w:rsidDel="00EA72B4">
          <w:delText xml:space="preserve">ontours help understand the </w:delText>
        </w:r>
        <w:r w:rsidR="004850EB" w:rsidRPr="00084FEC" w:rsidDel="00EA72B4">
          <w:delText xml:space="preserve">degree of </w:delText>
        </w:r>
        <w:r w:rsidRPr="00084FEC" w:rsidDel="00EA72B4">
          <w:delText xml:space="preserve">shortfall below replacement levels for different cohorts. </w:delText>
        </w:r>
        <w:r w:rsidR="0022045A" w:rsidRPr="00084FEC" w:rsidDel="00EA72B4">
          <w:delText>It appears</w:delText>
        </w:r>
      </w:del>
      <w:ins w:id="25" w:author="Serena Pattaro" w:date="2018-05-11T17:35:00Z">
        <w:r w:rsidR="00EA72B4">
          <w:t>Results show</w:t>
        </w:r>
      </w:ins>
      <w:r w:rsidR="0022045A" w:rsidRPr="00084FEC">
        <w:t xml:space="preserve"> that</w:t>
      </w:r>
      <w:del w:id="26" w:author="Serena Pattaro" w:date="2018-05-11T17:35:00Z">
        <w:r w:rsidR="0022045A" w:rsidRPr="00084FEC" w:rsidDel="00FB0762">
          <w:delText>,</w:delText>
        </w:r>
      </w:del>
      <w:r w:rsidR="0098443F" w:rsidRPr="00084FEC">
        <w:t xml:space="preserve"> </w:t>
      </w:r>
      <w:r w:rsidR="0022045A" w:rsidRPr="00084FEC">
        <w:t xml:space="preserve">once countries have </w:t>
      </w:r>
      <w:r w:rsidR="0090026D" w:rsidRPr="00084FEC">
        <w:t>fallen below</w:t>
      </w:r>
      <w:r w:rsidR="0022045A" w:rsidRPr="00084FEC">
        <w:t xml:space="preserve"> a replacement fertility level</w:t>
      </w:r>
      <w:del w:id="27" w:author="Serena Pattaro" w:date="2018-05-11T17:35:00Z">
        <w:r w:rsidR="0022045A" w:rsidRPr="00084FEC" w:rsidDel="00FB0762">
          <w:delText>,</w:delText>
        </w:r>
      </w:del>
      <w:r w:rsidR="0022045A" w:rsidRPr="00084FEC">
        <w:t xml:space="preserve"> they tend to not </w:t>
      </w:r>
      <w:r w:rsidR="0090026D" w:rsidRPr="00084FEC">
        <w:t>return to it</w:t>
      </w:r>
      <w:r w:rsidR="0022045A" w:rsidRPr="00084FEC">
        <w:t xml:space="preserve">. </w:t>
      </w:r>
      <w:r w:rsidR="0098443F" w:rsidRPr="00084FEC">
        <w:t>E</w:t>
      </w:r>
      <w:r w:rsidR="0022045A" w:rsidRPr="00084FEC">
        <w:t xml:space="preserve">xceptions are Norway and the USA, which saw rising fertility rates for cohorts born after 1950s and late 1960s, respectively. The age-specific fertility trends, as well as broader political and socioeconomic conditions </w:t>
      </w:r>
      <w:del w:id="28" w:author="Serena Pattaro" w:date="2018-05-11T17:28:00Z">
        <w:r w:rsidR="0022045A" w:rsidRPr="00084FEC" w:rsidDel="00EA72B4">
          <w:delText xml:space="preserve">in these countries, </w:delText>
        </w:r>
      </w:del>
      <w:r w:rsidR="0022045A" w:rsidRPr="00084FEC">
        <w:t>are very different, suggesting different paths by which replacement f</w:t>
      </w:r>
      <w:r w:rsidR="0098443F" w:rsidRPr="00084FEC">
        <w:t>ertility rates can be achieved.</w:t>
      </w:r>
    </w:p>
    <w:p w14:paraId="0927E1C8" w14:textId="5AEBF508" w:rsidR="00F5327B" w:rsidRDefault="00F5327B" w:rsidP="00C8640F">
      <w:pPr>
        <w:pStyle w:val="Heading2"/>
        <w:spacing w:before="0" w:line="480" w:lineRule="auto"/>
      </w:pPr>
      <w:r>
        <w:t>CONTRIBUTION</w:t>
      </w:r>
    </w:p>
    <w:p w14:paraId="79C6861A" w14:textId="772F7403" w:rsidR="005A521D" w:rsidRDefault="0098443F" w:rsidP="00C8640F">
      <w:pPr>
        <w:spacing w:after="0" w:line="480" w:lineRule="auto"/>
      </w:pPr>
      <w:r w:rsidRPr="00084FEC">
        <w:t>Complex data visuali</w:t>
      </w:r>
      <w:ins w:id="29" w:author="Serena Pattaro" w:date="2018-05-11T14:16:00Z">
        <w:r w:rsidR="001745C2">
          <w:t>z</w:t>
        </w:r>
      </w:ins>
      <w:del w:id="30" w:author="Serena Pattaro" w:date="2018-05-11T14:16:00Z">
        <w:r w:rsidRPr="00084FEC" w:rsidDel="001745C2">
          <w:delText>s</w:delText>
        </w:r>
      </w:del>
      <w:r w:rsidRPr="00084FEC">
        <w:t xml:space="preserve">ations </w:t>
      </w:r>
      <w:r w:rsidR="0022045A" w:rsidRPr="00084FEC">
        <w:t>show, in an intuitive way, how age-specific</w:t>
      </w:r>
      <w:r w:rsidR="00DA07EE" w:rsidRPr="00084FEC">
        <w:t xml:space="preserve"> fertility rates are related </w:t>
      </w:r>
      <w:r w:rsidRPr="00084FEC">
        <w:t xml:space="preserve">to </w:t>
      </w:r>
      <w:r w:rsidR="0022045A" w:rsidRPr="00084FEC">
        <w:t>cumulative cohort fertility rates</w:t>
      </w:r>
      <w:r w:rsidRPr="00084FEC">
        <w:t xml:space="preserve">. Combining this information enables us to </w:t>
      </w:r>
      <w:r w:rsidR="00E03075" w:rsidRPr="00084FEC">
        <w:t xml:space="preserve">explore </w:t>
      </w:r>
      <w:r w:rsidRPr="00084FEC">
        <w:t xml:space="preserve">differences between countries </w:t>
      </w:r>
      <w:del w:id="31" w:author="Serena Pattaro" w:date="2018-05-11T17:40:00Z">
        <w:r w:rsidRPr="00084FEC" w:rsidDel="00FB0762">
          <w:delText xml:space="preserve">and </w:delText>
        </w:r>
        <w:r w:rsidR="0090026D" w:rsidRPr="00084FEC" w:rsidDel="00FB0762">
          <w:delText>geographic</w:delText>
        </w:r>
        <w:r w:rsidR="00E03075" w:rsidRPr="00084FEC" w:rsidDel="00FB0762">
          <w:delText xml:space="preserve"> </w:delText>
        </w:r>
        <w:r w:rsidRPr="00084FEC" w:rsidDel="00FB0762">
          <w:delText xml:space="preserve">regions </w:delText>
        </w:r>
      </w:del>
      <w:r w:rsidR="00F93A1A" w:rsidRPr="00084FEC">
        <w:t>and can make an important contribution to comparative demographic research</w:t>
      </w:r>
      <w:r w:rsidRPr="00084FEC">
        <w:t xml:space="preserve"> on fertility </w:t>
      </w:r>
      <w:del w:id="32" w:author="Serena Pattaro" w:date="2018-05-11T17:37:00Z">
        <w:r w:rsidRPr="00084FEC" w:rsidDel="00FB0762">
          <w:delText xml:space="preserve">and other </w:delText>
        </w:r>
      </w:del>
      <w:r w:rsidRPr="00084FEC">
        <w:t>trends.</w:t>
      </w:r>
    </w:p>
    <w:p w14:paraId="1B9DE743" w14:textId="77777777" w:rsidR="005A521D" w:rsidRDefault="005A521D" w:rsidP="00C8640F">
      <w:pPr>
        <w:spacing w:after="0" w:line="480" w:lineRule="auto"/>
      </w:pPr>
    </w:p>
    <w:p w14:paraId="267E93A9" w14:textId="673F4618" w:rsidR="005A521D" w:rsidRDefault="00B816F3" w:rsidP="00C8640F">
      <w:pPr>
        <w:pStyle w:val="Heading2"/>
        <w:spacing w:before="0" w:line="480" w:lineRule="auto"/>
      </w:pPr>
      <w:r>
        <w:t>Key</w:t>
      </w:r>
      <w:r w:rsidR="005A521D">
        <w:t>words:</w:t>
      </w:r>
    </w:p>
    <w:p w14:paraId="2002C107" w14:textId="77777777" w:rsidR="005A521D" w:rsidRPr="005A521D" w:rsidRDefault="005A521D" w:rsidP="00C8640F">
      <w:pPr>
        <w:spacing w:after="0" w:line="480" w:lineRule="auto"/>
      </w:pPr>
    </w:p>
    <w:p w14:paraId="48E4CF00" w14:textId="4A010C5C" w:rsidR="005A521D" w:rsidRPr="005A521D" w:rsidRDefault="005A521D" w:rsidP="00C8640F">
      <w:pPr>
        <w:spacing w:after="0" w:line="480" w:lineRule="auto"/>
      </w:pPr>
      <w:r>
        <w:t>Fertility, Lexis Surfaces, Data Visuali</w:t>
      </w:r>
      <w:ins w:id="33" w:author="Serena Pattaro" w:date="2018-05-11T14:16:00Z">
        <w:r w:rsidR="001745C2">
          <w:t>z</w:t>
        </w:r>
      </w:ins>
      <w:del w:id="34" w:author="Serena Pattaro" w:date="2018-05-11T14:16:00Z">
        <w:r w:rsidDel="001745C2">
          <w:delText>s</w:delText>
        </w:r>
      </w:del>
      <w:r>
        <w:t>ation, Human Fertility Database, International Comparative Analysis</w:t>
      </w:r>
      <w:r w:rsidR="00B816F3">
        <w:t>.</w:t>
      </w:r>
    </w:p>
    <w:p w14:paraId="55DE4861" w14:textId="68A53F69" w:rsidR="008575FA" w:rsidRPr="00084FEC" w:rsidRDefault="008575FA" w:rsidP="00084FEC">
      <w:r w:rsidRPr="00084FEC">
        <w:br w:type="page"/>
      </w:r>
    </w:p>
    <w:p w14:paraId="6E7B7928" w14:textId="662AE98C" w:rsidR="00B10394" w:rsidRDefault="00F5327B" w:rsidP="00C77E90">
      <w:pPr>
        <w:pStyle w:val="Heading1"/>
        <w:numPr>
          <w:ilvl w:val="0"/>
          <w:numId w:val="1"/>
        </w:numPr>
        <w:spacing w:before="0" w:line="480" w:lineRule="auto"/>
        <w:ind w:left="284" w:hanging="284"/>
      </w:pPr>
      <w:r>
        <w:lastRenderedPageBreak/>
        <w:t>Introduction</w:t>
      </w:r>
    </w:p>
    <w:p w14:paraId="48AD10DB" w14:textId="03B969D2" w:rsidR="00921DCE" w:rsidRDefault="00E27A5E" w:rsidP="00C8640F">
      <w:pPr>
        <w:spacing w:after="0" w:line="480" w:lineRule="auto"/>
      </w:pPr>
      <w:r>
        <w:t xml:space="preserve">One of the key drivers </w:t>
      </w:r>
      <w:r w:rsidR="006F2736">
        <w:t xml:space="preserve">underpinning population change is the </w:t>
      </w:r>
      <w:r w:rsidR="00190715">
        <w:t xml:space="preserve">continuing </w:t>
      </w:r>
      <w:r w:rsidR="006F2736">
        <w:t>transition to low fertility</w:t>
      </w:r>
      <w:r w:rsidR="00190715">
        <w:t xml:space="preserve"> </w:t>
      </w:r>
      <w:r w:rsidR="00921DCE">
        <w:fldChar w:fldCharType="begin" w:fldLock="1"/>
      </w:r>
      <w:r w:rsidR="00CD5999">
        <w:instrText>ADDIN CSL_CITATION { "citationItems" : [ { "id" : "ITEM-1", "itemData" : { "ISSN" : "0032-4728", "author" : [ { "dropping-particle" : "", "family" : "Billari", "given" : "Francesco", "non-dropping-particle" : "", "parse-names" : false, "suffix" : "" }, { "dropping-particle" : "", "family" : "Kohler", "given" : "Hans-Peter", "non-dropping-particle" : "", "parse-names" : false, "suffix" : "" } ], "container-title" : "Population studies", "id" : "ITEM-1", "issue" : "2", "issued" : { "date-parts" : [ [ "2004" ] ] }, "page" : "161-176", "publisher" : "Taylor &amp; Francis", "title" : "Patterns of low and lowest-low fertility in Europe", "type" : "article-journal", "volume" : "58" }, "uris" : [ "http://www.mendeley.com/documents/?uuid=7f13668f-e04a-4079-9e35-3a73f7ff9921" ] }, { "id" : "ITEM-2", "itemData" : { "author" : [ { "dropping-particle" : "", "family" : "Lutz", "given" : "Wolfgang", "non-dropping-particle" : "", "parse-names" : false, "suffix" : "" }, { "dropping-particle" : "", "family" : "Skirbekk", "given" : "Vegard", "non-dropping-particle" : "", "parse-names" : false, "suffix" : "" } ], "container-title" : "Population and Development Review", "id" : "ITEM-2", "issue" : "4", "issued" : { "date-parts" : [ [ "2005" ] ] }, "page" : "699-720", "title" : "Policies Addressing the Tempo Effect in Low-Fertility Countries", "type" : "article-journal", "volume" : "31" }, "uris" : [ "http://www.mendeley.com/documents/?uuid=22a024f2-c259-4630-9086-8343f817f205" ] } ], "mendeley" : { "formattedCitation" : "(Billari and Kohler, 2004; Lutz and Skirbekk, 2005)", "plainTextFormattedCitation" : "(Billari and Kohler, 2004; Lutz and Skirbekk, 2005)", "previouslyFormattedCitation" : "(Billari and Kohler 2004; Lutz and Skirbekk 2005)" }, "properties" : { "noteIndex" : 0 }, "schema" : "https://github.com/citation-style-language/schema/raw/master/csl-citation.json" }</w:instrText>
      </w:r>
      <w:r w:rsidR="00921DCE">
        <w:fldChar w:fldCharType="separate"/>
      </w:r>
      <w:r w:rsidR="00CD5999" w:rsidRPr="00CD5999">
        <w:rPr>
          <w:noProof/>
        </w:rPr>
        <w:t>(Billari and Kohler, 2004</w:t>
      </w:r>
      <w:del w:id="35" w:author="Serena Pattaro" w:date="2018-05-11T13:21:00Z">
        <w:r w:rsidR="00CD5999" w:rsidRPr="00CD5999" w:rsidDel="00F51CE8">
          <w:rPr>
            <w:noProof/>
          </w:rPr>
          <w:delText>; Lutz and Skirbekk, 2005</w:delText>
        </w:r>
      </w:del>
      <w:r w:rsidR="00CD5999" w:rsidRPr="00CD5999">
        <w:rPr>
          <w:noProof/>
        </w:rPr>
        <w:t>)</w:t>
      </w:r>
      <w:r w:rsidR="00921DCE">
        <w:fldChar w:fldCharType="end"/>
      </w:r>
      <w:r w:rsidR="00FB1AFB">
        <w:t>.</w:t>
      </w:r>
      <w:r w:rsidR="00EC13BE">
        <w:t xml:space="preserve"> T</w:t>
      </w:r>
      <w:r w:rsidR="00364802">
        <w:t>he fertility transition</w:t>
      </w:r>
      <w:r w:rsidR="009F5E0A">
        <w:t>,</w:t>
      </w:r>
      <w:r w:rsidR="00364802">
        <w:t xml:space="preserve"> as a process </w:t>
      </w:r>
      <w:r w:rsidR="006D6BE3">
        <w:t xml:space="preserve">of </w:t>
      </w:r>
      <w:r w:rsidR="004809B6">
        <w:t xml:space="preserve">fertility </w:t>
      </w:r>
      <w:r w:rsidR="006D6BE3">
        <w:t xml:space="preserve">decline </w:t>
      </w:r>
      <w:r w:rsidR="004809B6">
        <w:t xml:space="preserve">from </w:t>
      </w:r>
      <w:r w:rsidR="006D6BE3">
        <w:t xml:space="preserve">high to </w:t>
      </w:r>
      <w:r w:rsidR="00DA75C1">
        <w:t xml:space="preserve">below </w:t>
      </w:r>
      <w:r w:rsidR="006D6BE3">
        <w:t>replacement level</w:t>
      </w:r>
      <w:r w:rsidR="004809B6">
        <w:t>s</w:t>
      </w:r>
      <w:r w:rsidR="009F5E0A">
        <w:t>,</w:t>
      </w:r>
      <w:r w:rsidR="004809B6">
        <w:t xml:space="preserve"> is </w:t>
      </w:r>
      <w:r w:rsidR="006D6BE3">
        <w:t>one of the cornerstones</w:t>
      </w:r>
      <w:r w:rsidR="004809B6">
        <w:t xml:space="preserve"> of </w:t>
      </w:r>
      <w:r w:rsidR="00932F80">
        <w:t>the demographic transition</w:t>
      </w:r>
      <w:r w:rsidR="00557010">
        <w:t>, both</w:t>
      </w:r>
      <w:r w:rsidR="00E23719">
        <w:t xml:space="preserve"> in its classic </w:t>
      </w:r>
      <w:r w:rsidR="00431D33">
        <w:t>proposition</w:t>
      </w:r>
      <w:r w:rsidR="009F5E0A">
        <w:t xml:space="preserve"> </w:t>
      </w:r>
      <w:r w:rsidR="00921DCE">
        <w:fldChar w:fldCharType="begin" w:fldLock="1"/>
      </w:r>
      <w:r w:rsidR="00CD5999">
        <w:instrText>ADDIN CSL_CITATION { "citationItems" : [ { "id" : "ITEM-1", "itemData" : { "author" : [ { "dropping-particle" : "", "family" : "Davis", "given" : "Kingsley", "non-dropping-particle" : "", "parse-names" : false, "suffix" : "" } ], "container-title" : "The Annals of the American Academy of Political and Social Science", "id" : "ITEM-1", "issue" : "Jan.", "issued" : { "date-parts" : [ [ "1945" ] ] }, "page" : "1-11", "title" : "The World Demographic Transition", "type" : "article-journal", "volume" : "237" }, "uris" : [ "http://www.mendeley.com/documents/?uuid=d18cb1ac-115b-40bb-a3e4-c1e02fb55632" ] }, { "id" : "ITEM-2", "itemData" : { "author" : [ { "dropping-particle" : "", "family" : "Notestein", "given" : "Frank Wallace", "non-dropping-particle" : "", "parse-names" : false, "suffix" : "" } ], "container-title" : "Food for the World", "editor" : [ { "dropping-particle" : "", "family" : "Schultz", "given" : "T.", "non-dropping-particle" : "", "parse-names" : false, "suffix" : "" } ], "id" : "ITEM-2", "issued" : { "date-parts" : [ [ "1945" ] ] }, "page" : "36-57", "publisher" : "Chicago University Press", "publisher-place" : "Chicago", "title" : "Population: the long view", "type" : "chapter" }, "uris" : [ "http://www.mendeley.com/documents/?uuid=75bacb60-3e8d-4a82-bb0b-caa08cf5a2f8" ] }, { "id" : "ITEM-3", "itemData" : { "author" : [ { "dropping-particle" : "", "family" : "Notestein", "given" : "Frank Wallace", "non-dropping-particle" : "", "parse-names" : false, "suffix" : "" } ], "container-title" : "Proceedings of the Eighth International Conference of Agricultural Economists", "id" : "ITEM-3", "issued" : { "date-parts" : [ [ "1953" ] ] }, "page" : "13-31", "publisher-place" : "New York", "title" : "Economic problems of population change", "type" : "paper-conference" }, "uris" : [ "http://www.mendeley.com/documents/?uuid=8fcedf07-df08-47a0-93b9-c95b4159fbf5" ] } ], "mendeley" : { "formattedCitation" : "(Davis, 1945; Notestein, 1945, 1953)", "plainTextFormattedCitation" : "(Davis, 1945; Notestein, 1945, 1953)", "previouslyFormattedCitation" : "(Davis 1945; Notestein 1945, 1953)" }, "properties" : { "noteIndex" : 0 }, "schema" : "https://github.com/citation-style-language/schema/raw/master/csl-citation.json" }</w:instrText>
      </w:r>
      <w:r w:rsidR="00921DCE">
        <w:fldChar w:fldCharType="separate"/>
      </w:r>
      <w:r w:rsidR="00CD5999" w:rsidRPr="00CD5999">
        <w:rPr>
          <w:noProof/>
        </w:rPr>
        <w:t>(Davis, 1945; Notestein, 1945</w:t>
      </w:r>
      <w:del w:id="36" w:author="Serena Pattaro" w:date="2018-05-11T13:25:00Z">
        <w:r w:rsidR="00CD5999" w:rsidRPr="00CD5999" w:rsidDel="00F51CE8">
          <w:rPr>
            <w:noProof/>
          </w:rPr>
          <w:delText>, 1953</w:delText>
        </w:r>
      </w:del>
      <w:r w:rsidR="00CD5999" w:rsidRPr="00CD5999">
        <w:rPr>
          <w:noProof/>
        </w:rPr>
        <w:t>)</w:t>
      </w:r>
      <w:r w:rsidR="00921DCE">
        <w:fldChar w:fldCharType="end"/>
      </w:r>
      <w:r w:rsidR="00921DCE">
        <w:t xml:space="preserve"> </w:t>
      </w:r>
      <w:r w:rsidR="00932F80">
        <w:t xml:space="preserve">and </w:t>
      </w:r>
      <w:r w:rsidR="00431D33">
        <w:t xml:space="preserve">in the proposition of the </w:t>
      </w:r>
      <w:r w:rsidR="00932F80">
        <w:t>‘second demographic transition’</w:t>
      </w:r>
      <w:r w:rsidR="00921DCE">
        <w:t xml:space="preserve"> </w:t>
      </w:r>
      <w:r w:rsidR="00921DCE">
        <w:fldChar w:fldCharType="begin" w:fldLock="1"/>
      </w:r>
      <w:r w:rsidR="00CD5999">
        <w:instrText>ADDIN CSL_CITATION { "citationItems" : [ { "id" : "ITEM-1", "itemData" : { "author" : [ { "dropping-particle" : "", "family" : "Lesthaeghe", "given" : "Ron", "non-dropping-particle" : "", "parse-names" : false, "suffix" : "" } ], "container-title" : "Gender and family change in industrialized countries", "editor" : [ { "dropping-particle" : "", "family" : "Oppenheim Mason", "given" : "Karen", "non-dropping-particle" : "", "parse-names" : false, "suffix" : "" }, { "dropping-particle" : "", "family" : "Jensen", "given" : "An-Magritt", "non-dropping-particle" : "", "parse-names" : false, "suffix" : "" } ], "id" : "ITEM-1", "issued" : { "date-parts" : [ [ "1995" ] ] }, "page" : "17-62", "publisher" : "Clarendon Press", "publisher-place" : "Oxford", "title" : "The second demographic transition in Western countries: An interpretation", "type" : "chapter" }, "uris" : [ "http://www.mendeley.com/documents/?uuid=c96c0b37-432b-4a89-846c-f4e1acd7800b" ] }, { "id" : "ITEM-2", "itemData" : { "DOI" : "10.1111/j.1728-4457.2010.00328.x", "ISBN" : "1728-4457", "ISSN" : "0098-7921", "PMID" : "20734551", "abstract" : "This article presents a narrative of the unfolding of the Second Demographic Transition (SDT) since the theory was first formulated in 1986. The first part recapitulates the foundations of the theory, and documents the spread of the SDT to the point that it now covers most European populations. Also for Europe, it focuses on the relationship between the SDT and the growing heterogeneity in period fertility levels. It is shown that the current positive relationship between SDT and TFR levels is not a violation of the SDT theory, but the outcome of a \" split correlation\" with different sub-narratives concerning the onset of fertility postponement and the degree of subsequent recuperation in two parts of Europe. The second part of the article addresses the issue of whether the SDT has spread or is currently spreading in industrialized Asian countries. Evidence gathered for Japan, South Korea, Hong Kong, Singapore, and Taiwan is presented. That evidence pertains to both the macro-level (national trends in postponement of marriage and parenthood, rise of cohabitation) and the micro-level (connections between individual values orientations and postponement of parenthood). Strong similarities are found with SDT patterns in Southern Europe, except for the fact that parenthood is still very rare among Asian cohabiting partners.", "author" : [ { "dropping-particle" : "", "family" : "Lesthaeghe", "given" : "Ron", "non-dropping-particle" : "", "parse-names" : false, "suffix" : "" } ], "container-title" : "Population and Development Review", "id" : "ITEM-2", "issue" : "2", "issued" : { "date-parts" : [ [ "2010" ] ] }, "page" : "211-251", "title" : "The unfolding story of the Second Demographic Transition", "type" : "article-journal", "volume" : "36" }, "uris" : [ "http://www.mendeley.com/documents/?uuid=ee599f7b-d3b6-4cf8-86f1-4263ff04974a" ] }, { "id" : "ITEM-3", "itemData" : { "author" : [ { "dropping-particle" : "", "family" : "Lesthaeghe", "given" : "Ron", "non-dropping-particle" : "", "parse-names" : false, "suffix" : "" }, { "dropping-particle" : "", "family" : "Kaa", "given" : "Dirk", "non-dropping-particle" : "van de", "parse-names" : false, "suffix" : "" } ], "container-title" : "Bevolking: Groei en krimp. Mens an Maatschappij", "editor" : [ { "dropping-particle" : "", "family" : "Lesthaeghe", "given" : "Ron", "non-dropping-particle" : "", "parse-names" : false, "suffix" : "" }, { "dropping-particle" : "", "family" : "Kaa", "given" : "Dirk", "non-dropping-particle" : "van de", "parse-names" : false, "suffix" : "" } ], "id" : "ITEM-3", "issued" : { "date-parts" : [ [ "1986" ] ] }, "page" : "9-24", "publisher" : "Van Loghum-Slaterus", "publisher-place" : "Deventer", "title" : "Twee demografische transities?", "type" : "chapter" }, "uris" : [ "http://www.mendeley.com/documents/?uuid=223d49aa-fbff-4790-8c9d-fb2580376cc8" ] } ], "mendeley" : { "formattedCitation" : "(Lesthaeghe and van de Kaa, 1986; Lesthaeghe, 1995, 2010)", "plainTextFormattedCitation" : "(Lesthaeghe and van de Kaa, 1986; Lesthaeghe, 1995, 2010)", "previouslyFormattedCitation" : "(Lesthaeghe 1995, 2010; Lesthaeghe and van de Kaa 1986)" }, "properties" : { "noteIndex" : 0 }, "schema" : "https://github.com/citation-style-language/schema/raw/master/csl-citation.json" }</w:instrText>
      </w:r>
      <w:r w:rsidR="00921DCE">
        <w:fldChar w:fldCharType="separate"/>
      </w:r>
      <w:r w:rsidR="00CD5999" w:rsidRPr="00CD5999">
        <w:rPr>
          <w:noProof/>
        </w:rPr>
        <w:t xml:space="preserve">(Lesthaeghe and van de Kaa, 1986; Lesthaeghe, </w:t>
      </w:r>
      <w:del w:id="37" w:author="Serena Pattaro" w:date="2018-05-11T13:31:00Z">
        <w:r w:rsidR="00CD5999" w:rsidRPr="00CD5999" w:rsidDel="00066DA4">
          <w:rPr>
            <w:noProof/>
          </w:rPr>
          <w:delText xml:space="preserve">1995, </w:delText>
        </w:r>
      </w:del>
      <w:r w:rsidR="00CD5999" w:rsidRPr="00CD5999">
        <w:rPr>
          <w:noProof/>
        </w:rPr>
        <w:t>2010)</w:t>
      </w:r>
      <w:r w:rsidR="00921DCE">
        <w:fldChar w:fldCharType="end"/>
      </w:r>
      <w:r w:rsidR="00932F80">
        <w:t xml:space="preserve">. </w:t>
      </w:r>
      <w:r w:rsidR="00DA75C1">
        <w:t>The</w:t>
      </w:r>
      <w:r w:rsidR="00557010">
        <w:t xml:space="preserve"> transition to low fertility </w:t>
      </w:r>
      <w:r w:rsidR="008B5C11">
        <w:t>interrelate</w:t>
      </w:r>
      <w:r w:rsidR="00DD678B">
        <w:t>s</w:t>
      </w:r>
      <w:r w:rsidR="008B5C11">
        <w:t xml:space="preserve"> </w:t>
      </w:r>
      <w:r w:rsidR="00557010">
        <w:t>with</w:t>
      </w:r>
      <w:r w:rsidR="00DD678B">
        <w:t xml:space="preserve"> </w:t>
      </w:r>
      <w:r w:rsidR="009F5E0A">
        <w:t>improvements in</w:t>
      </w:r>
      <w:r w:rsidR="00EC13BE">
        <w:t xml:space="preserve"> life expectancy</w:t>
      </w:r>
      <w:r w:rsidR="00A3219B">
        <w:t xml:space="preserve"> </w:t>
      </w:r>
      <w:r w:rsidR="00F1224B">
        <w:fldChar w:fldCharType="begin" w:fldLock="1"/>
      </w:r>
      <w:r w:rsidR="00CD5999">
        <w:instrText>ADDIN CSL_CITATION { "citationItems" : [ { "id" : "ITEM-1", "itemData" : { "author" : [ { "dropping-particle" : "", "family" : "Oeppen", "given" : "Jim", "non-dropping-particle" : "", "parse-names" : false, "suffix" : "" }, { "dropping-particle" : "", "family" : "Vaupel", "given" : "James W.", "non-dropping-particle" : "", "parse-names" : false, "suffix" : "" } ], "container-title" : "Science", "id" : "ITEM-1", "issue" : "10 May", "issued" : { "date-parts" : [ [ "2002" ] ] }, "page" : "1029-1031", "title" : "Broken limits to life expectancy", "type" : "article-journal", "volume" : "296" }, "uris" : [ "http://www.mendeley.com/documents/?uuid=663da33a-c81c-4d04-9251-4e5502bdc2c5" ] }, { "id" : "ITEM-2", "itemData" : { "DOI" : "10.1080/00324728.2017.1294701", "ISSN" : "0032-4728", "author" : [ { "dropping-particle" : "", "family" : "S\u00e1nchez-Barricarte", "given" : "Jes\u00fas J.", "non-dropping-particle" : "", "parse-names" : false, "suffix" : "" } ], "container-title" : "Population Studies", "id" : "ITEM-2", "issue" : "2", "issued" : { "date-parts" : [ [ "2017" ] ] }, "page" : "155-170", "publisher" : "Taylor &amp; Francis", "title" : "Mortality\u2013fertility synergies during the demographic transition in the developed world", "type" : "article-journal", "volume" : "71" }, "uris" : [ "http://www.mendeley.com/documents/?uuid=56d73018-bfb5-48b5-868f-84fb415aea0b" ] }, { "id" : "ITEM-3", "itemData" : { "DOI" : "10.1111/j.1728-4457.2011.00428.x", "ISBN" : "00987921", "ISSN" : "00987921", "PMID" : "22167810", "abstract" : "We analyze trends in best-practice life expectancy among female cohorts born from 1870 to 1950. Cohorts experience declining rather than constant death rates, and cohort life expectancy usually exceeds period life expectancy. Unobserved mortality rates in non-extinct cohorts are estimated using the Lee-Carter model for mortality in 1960\u20132008. Best-practice cohort and period life expectancies increased nearly linearly. Across cohorts born from 1870 to 1920 the annual increase in cohort length of life was 0.43 years. Across calendar years from 1870 to 2008, the annual increase was 0.28 years. Cohort life expectancy increased from 53.7 years in the 1870 cohort to 83.8 years in the 1950 cohort. The corresponding cohort/period longevity gap increased from 1.2 to 10.3 years. Among younger cohorts, survival to advanced ages is substantially higher than could have been anticipated by period mortality regimes when these cohorts were young or middle-aged. A large proportion of the additional expected years of life are being lived at ages 65 and older. This substantially changes the balance between the stages of the life cycle.", "author" : [ { "dropping-particle" : "", "family" : "Shkolnikov", "given" : "Vladimir M.", "non-dropping-particle" : "", "parse-names" : false, "suffix" : "" }, { "dropping-particle" : "", "family" : "Jdanov", "given" : "Dmitri A.", "non-dropping-particle" : "", "parse-names" : false, "suffix" : "" }, { "dropping-particle" : "", "family" : "Andreev", "given" : "Evgeny M.", "non-dropping-particle" : "", "parse-names" : false, "suffix" : "" }, { "dropping-particle" : "", "family" : "Vaupel", "given" : "James W.", "non-dropping-particle" : "", "parse-names" : false, "suffix" : "" } ], "container-title" : "Population and Development Review", "id" : "ITEM-3", "issue" : "3", "issued" : { "date-parts" : [ [ "2011" ] ] }, "page" : "419-434", "title" : "Steep increase in best-practice cohort life expectancy", "type" : "article-journal", "volume" : "37" }, "uris" : [ "http://www.mendeley.com/documents/?uuid=cb27003f-079f-4382-9559-8abe23adf543" ] } ], "mendeley" : { "formattedCitation" : "(Oeppen and Vaupel, 2002; Shkolnikov &lt;i&gt;et al.&lt;/i&gt;, 2011; S\u00e1nchez-Barricarte, 2017)", "plainTextFormattedCitation" : "(Oeppen and Vaupel, 2002; Shkolnikov et al., 2011; S\u00e1nchez-Barricarte, 2017)", "previouslyFormattedCitation" : "(Oeppen and Vaupel 2002; S\u00e1nchez-Barricarte 2017; Shkolnikov et al. 2011)" }, "properties" : { "noteIndex" : 0 }, "schema" : "https://github.com/citation-style-language/schema/raw/master/csl-citation.json" }</w:instrText>
      </w:r>
      <w:r w:rsidR="00F1224B">
        <w:fldChar w:fldCharType="separate"/>
      </w:r>
      <w:r w:rsidR="00CD5999" w:rsidRPr="00CD5999">
        <w:rPr>
          <w:noProof/>
        </w:rPr>
        <w:t xml:space="preserve">(Oeppen and Vaupel, 2002; Shkolnikov </w:t>
      </w:r>
      <w:r w:rsidR="00CD5999" w:rsidRPr="00CD5999">
        <w:rPr>
          <w:i/>
          <w:noProof/>
        </w:rPr>
        <w:t>et al.</w:t>
      </w:r>
      <w:r w:rsidR="00CD5999" w:rsidRPr="00CD5999">
        <w:rPr>
          <w:noProof/>
        </w:rPr>
        <w:t>, 2011</w:t>
      </w:r>
      <w:del w:id="38" w:author="Serena Pattaro" w:date="2018-05-11T13:32:00Z">
        <w:r w:rsidR="00CD5999" w:rsidRPr="00CD5999" w:rsidDel="00066DA4">
          <w:rPr>
            <w:noProof/>
          </w:rPr>
          <w:delText>; Sánchez-Barricarte, 2017</w:delText>
        </w:r>
      </w:del>
      <w:r w:rsidR="00CD5999" w:rsidRPr="00CD5999">
        <w:rPr>
          <w:noProof/>
        </w:rPr>
        <w:t>)</w:t>
      </w:r>
      <w:r w:rsidR="00F1224B">
        <w:fldChar w:fldCharType="end"/>
      </w:r>
      <w:r w:rsidR="00E07AB4">
        <w:t xml:space="preserve"> and </w:t>
      </w:r>
      <w:r w:rsidR="008B5C11">
        <w:t>international</w:t>
      </w:r>
      <w:r w:rsidR="00DA75C1">
        <w:t xml:space="preserve"> migration patterns</w:t>
      </w:r>
      <w:r w:rsidR="008B5C11">
        <w:t xml:space="preserve"> </w:t>
      </w:r>
      <w:r w:rsidR="009D37CE">
        <w:fldChar w:fldCharType="begin" w:fldLock="1"/>
      </w:r>
      <w:r w:rsidR="00CD5999">
        <w:instrText>ADDIN CSL_CITATION { "citationItems" : [ { "id" : "ITEM-1", "itemData" : { "author" : [ { "dropping-particle" : "", "family" : "Adser\u00e0", "given" : "Al\u00edcia", "non-dropping-particle" : "", "parse-names" : false, "suffix" : "" }, { "dropping-particle" : "", "family" : "Ferrer", "given" : "Ana", "non-dropping-particle" : "", "parse-names" : false, "suffix" : "" } ], "container-title" : "Handbook of the economics of international migration", "editor" : [ { "dropping-particle" : "", "family" : "Chiswick", "given" : "Barry R.", "non-dropping-particle" : "", "parse-names" : false, "suffix" : "" }, { "dropping-particle" : "", "family" : "Miller", "given" : "Paul W.", "non-dropping-particle" : "", "parse-names" : false, "suffix" : "" } ], "id" : "ITEM-1", "issued" : { "date-parts" : [ [ "2014" ] ] }, "page" : "315-358", "publisher" : "Elsevier", "publisher-place" : "Oxford", "title" : "Immigrants and demography: Marriage, divorce, and fertility", "type" : "chapter", "volume" : "1A" }, "uris" : [ "http://www.mendeley.com/documents/?uuid=b82d6302-d462-4d04-bb73-fa17c1183172" ] }, { "id" : "ITEM-2", "itemData" : { "DOI" : "10.1111/j.1747-7379.2004.tb00216.x", "ISBN" : "0197-9183, 0197-9183", "ISSN" : "1747-7379", "abstract" : "The present study provides an investigation of patterns in childbearing among foreign-born women in Sweden from the 1960s to the 1990s. Event-history techniques are applied to longitudinal population register data on childbearing and migration of 446,000 foreign-born women who had ever lived in Sweden before the end of 1999. Period trends in pari- ty-specific fertility appear to be quite similar for Swedish- and foreign- born women, but important differences exist in levels of childbearing propensities between women from different countries of origin. Most immigrant groups tend to display higher levels of childbearing shortly after immigration. We conclude that migration and family building in many cases are interrelated processes and that it is always important to account for time since migration when fertility of immigrants is studied.", "author" : [ { "dropping-particle" : "", "family" : "Andersson", "given" : "Gunnar", "non-dropping-particle" : "", "parse-names" : false, "suffix" : "" } ], "container-title" : "International Migration Review", "id" : "ITEM-2", "issue" : "2", "issued" : { "date-parts" : [ [ "2004" ] ] }, "page" : "747-774", "title" : "Childbearing after Migration: Fertility Patterns of Foreign-born Women in Sweden", "type" : "article-journal", "volume" : "38" }, "uris" : [ "http://www.mendeley.com/documents/?uuid=c82be933-da26-4cce-a576-d69088bad242" ] }, { "id" : "ITEM-3", "itemData" : { "DOI" : "10.1111/j.1728-4457.2012.00496.x", "ISBN" : "0098-7921", "ISSN" : "00987921", "abstract" : "The fertility of immigrants' children increasingly shapes the ethnic diversity of the population in Western Europe. However, few data are available on the fertility patterns of immigrants and their offspring. This article provides new fertility estimates of immigrants and immigrants' children by ethnic group in the United Kingdom that may provide better-informed fertility assumptions for future population projection models. The impact of migration-specific tempo effects on the period TFR of immigrants is analyzed. Among the results, intergenerational fertility transitions strongly contribute both to fertility convergence between ethnic groups and to fertility \"assimilation\" or \"intergenerational adaptation\" to the UK mainstream childbearing behavior. Ethnic fertility convergence, particularly marked for populations originating from high-fertility countries, reflects in part decreasing fertility in sending countries and in part intergenerational adaptation to the UK mainstream. Higher educational enrollment of the daughters of immigrants may partly explain their relatively lower fertility.", "author" : [ { "dropping-particle" : "", "family" : "Dubuc", "given" : "Sylvie", "non-dropping-particle" : "", "parse-names" : false, "suffix" : "" } ], "container-title" : "Population and Development Review", "id" : "ITEM-3", "issue" : "2", "issued" : { "date-parts" : [ [ "2012" ] ] }, "page" : "353-368", "title" : "Immigration to the UK from High-Fertility Countries: Intergenerational Adaptation and Fertility Convergence", "type" : "article-journal", "volume" : "38" }, "uris" : [ "http://www.mendeley.com/documents/?uuid=d76cdb57-f979-4727-aeea-166a05cd135e" ] }, { "id" : "ITEM-4", "itemData" : { "DOI" : "10.1007/s10680-005-3581-8", "ISBN" : "0680005358", "ISSN" : "01686577", "abstract" : "Competing views exist concerning the impact of geographical mobility on child bearing patterns. Early research shows that internal migrants largely exhibit fertility levels dominant in their childhood environment, while later studies find migrants' fertility to resemble more that of natives at destination. closely Some authors attribute the latter to others claim adaptation, the selection of migrants by fertility short preferences. Moreover, term fertility-lowering-effects of residential relocation have also been proposed and challenged in the literature. This paper contributes to the existing discussion by providing an analysis of the effect of internal migration on fertility of post-war Estonian female cohorts. We use retrospective event-history data and apply intensity regression for both single and simulta neous equations. Our analysis shows that first, the risk of birth for native residents decreases with settlement size and the decrease increasing is larger for higher-order it parities. Second, shows that migrants, whatever their origin, exhibit fertility levels similar to those of non at destination. migrants We also observe elevated levels after residential relocations fertility from union formation. arising Our further analysis supports the adaptation We find no evidence on (strong) selectivity of migrants by fertility preference.", "author" : [ { "dropping-particle" : "", "family" : "Kulu", "given" : "Hill", "non-dropping-particle" : "", "parse-names" : false, "suffix" : "" } ], "container-title" : "European Journal of Population", "id" : "ITEM-4", "issue" : "1", "issued" : { "date-parts" : [ [ "2005" ] ] }, "page" : "51-87", "title" : "Migration and fertility: Competing hypotheses re-examined", "type" : "article-journal", "volume" : "21" }, "uris" : [ "http://www.mendeley.com/documents/?uuid=a2ee02e0-3155-47c6-b9c6-b5e27e115214" ] }, { "id" : "ITEM-5", "itemData" : { "DOI" : "10.4054/DemRes.2008.19.9", "ISSN" : "14359871", "abstract" : "This contribution looks at the influence of immigration on childbearing trends in the countries of Western, Northern and Southern Europe, which have received relatively large numbers of immigrants during the last decades. It analyses the contribution of migrants to the total number of births and compares fertility rates of migrant women with the fertility rates of native women, pointing out huge diversity between migrant groups. It also discusses the evidence regarding the progressive \u2018assimilation\u2019 in migrants\u2019 fertility to the local fertility patterns and analyses the net impact of migrants on period fertility rates. This review reveals that migrant women typically retain substantially higher levels of period fertility than the \u2018native\u2019 populations, but this difference typically diminishes over time and with the duration of their stay in a country. Immigrants contribute substantially to the total number of births and their share of total births has increased in the last decade, exceeding in some countries one fifth of the recorded live births. However, the \u2018net effect\u2019 of the higher fertility of migrants on the period total fertility of particular countries remains relatively small, typically between 0.05 and 0.10 in absolute terms.", "author" : [ { "dropping-particle" : "", "family" : "Sobotka", "given" : "Tom\u00e1\u0161", "non-dropping-particle" : "", "parse-names" : false, "suffix" : "" } ], "container-title" : "Demographic Research", "id" : "ITEM-5", "issue" : "9", "issued" : { "date-parts" : [ [ "2008" ] ] }, "page" : "225-248", "title" : "Overview chapter 7: The rising importance of migrants for childbearing in Europe", "type" : "article-journal", "volume" : "19" }, "uris" : [ "http://www.mendeley.com/documents/?uuid=6cc779ad-ba39-457d-9841-c1c3566c3111" ] } ], "mendeley" : { "formattedCitation" : "(Andersson, 2004; Kulu, 2005; Sobotka, 2008; Dubuc, 2012; Adser\u00e0 and Ferrer, 2014)", "plainTextFormattedCitation" : "(Andersson, 2004; Kulu, 2005; Sobotka, 2008; Dubuc, 2012; Adser\u00e0 and Ferrer, 2014)", "previouslyFormattedCitation" : "(Adser\u00e0 and Ferrer 2014; Andersson 2004; Dubuc 2012; Kulu 2005; Sobotka 2008)" }, "properties" : { "noteIndex" : 0 }, "schema" : "https://github.com/citation-style-language/schema/raw/master/csl-citation.json" }</w:instrText>
      </w:r>
      <w:r w:rsidR="009D37CE">
        <w:fldChar w:fldCharType="separate"/>
      </w:r>
      <w:r w:rsidR="00CD5999" w:rsidRPr="00CD5999">
        <w:rPr>
          <w:noProof/>
        </w:rPr>
        <w:t>(</w:t>
      </w:r>
      <w:del w:id="39" w:author="Serena Pattaro" w:date="2018-05-11T18:09:00Z">
        <w:r w:rsidR="00CD5999" w:rsidRPr="00CD5999" w:rsidDel="001669CE">
          <w:rPr>
            <w:noProof/>
          </w:rPr>
          <w:delText>Andersson, 2004;</w:delText>
        </w:r>
      </w:del>
      <w:r w:rsidR="00CD5999" w:rsidRPr="00CD5999">
        <w:rPr>
          <w:noProof/>
        </w:rPr>
        <w:t xml:space="preserve"> </w:t>
      </w:r>
      <w:del w:id="40" w:author="Serena Pattaro" w:date="2018-05-11T13:41:00Z">
        <w:r w:rsidR="00CD5999" w:rsidRPr="00CD5999" w:rsidDel="00AD0EB1">
          <w:rPr>
            <w:noProof/>
          </w:rPr>
          <w:delText xml:space="preserve">Kulu, 2005; </w:delText>
        </w:r>
      </w:del>
      <w:r w:rsidR="00CD5999" w:rsidRPr="00CD5999">
        <w:rPr>
          <w:noProof/>
        </w:rPr>
        <w:t xml:space="preserve">Sobotka, 2008; </w:t>
      </w:r>
      <w:del w:id="41" w:author="Serena Pattaro" w:date="2018-05-11T13:44:00Z">
        <w:r w:rsidR="00CD5999" w:rsidRPr="00CD5999" w:rsidDel="00AD0EB1">
          <w:rPr>
            <w:noProof/>
          </w:rPr>
          <w:delText xml:space="preserve">Dubuc, 2012; </w:delText>
        </w:r>
      </w:del>
      <w:r w:rsidR="00CD5999" w:rsidRPr="00CD5999">
        <w:rPr>
          <w:noProof/>
        </w:rPr>
        <w:t>Adserà and Ferrer, 2014)</w:t>
      </w:r>
      <w:r w:rsidR="009D37CE">
        <w:fldChar w:fldCharType="end"/>
      </w:r>
      <w:r w:rsidR="00921DCE">
        <w:t>.</w:t>
      </w:r>
    </w:p>
    <w:p w14:paraId="5936B6C0" w14:textId="59A48145" w:rsidR="001917B1" w:rsidRDefault="00BE134E" w:rsidP="00C8640F">
      <w:pPr>
        <w:spacing w:after="0" w:line="480" w:lineRule="auto"/>
      </w:pPr>
      <w:r>
        <w:t>S</w:t>
      </w:r>
      <w:r w:rsidR="00FD7CDD">
        <w:t xml:space="preserve">ince the </w:t>
      </w:r>
      <w:r w:rsidR="00D00633">
        <w:t xml:space="preserve">late </w:t>
      </w:r>
      <w:r w:rsidR="00FD7CDD">
        <w:t xml:space="preserve">1960s, </w:t>
      </w:r>
      <w:r w:rsidR="00325E86">
        <w:t>most</w:t>
      </w:r>
      <w:r w:rsidR="00FD7CDD">
        <w:t xml:space="preserve"> countries from the Western world </w:t>
      </w:r>
      <w:r w:rsidR="004C4073">
        <w:t xml:space="preserve">have undergone </w:t>
      </w:r>
      <w:r w:rsidR="00D00633">
        <w:t>a rapid fertility decline</w:t>
      </w:r>
      <w:r w:rsidR="00B816F3">
        <w:t>,</w:t>
      </w:r>
      <w:r w:rsidR="004C4073">
        <w:t xml:space="preserve"> </w:t>
      </w:r>
      <w:del w:id="42" w:author="Serena Pattaro" w:date="2018-05-11T13:48:00Z">
        <w:r w:rsidR="00D00633" w:rsidDel="00AD0EB1">
          <w:delText xml:space="preserve">which have been </w:delText>
        </w:r>
      </w:del>
      <w:del w:id="43" w:author="Serena Pattaro" w:date="2018-05-11T13:49:00Z">
        <w:r w:rsidR="00D00633" w:rsidDel="00AD0EB1">
          <w:delText>accompanied by</w:delText>
        </w:r>
      </w:del>
      <w:ins w:id="44" w:author="Serena Pattaro" w:date="2018-05-11T13:49:00Z">
        <w:r w:rsidR="00AD0EB1">
          <w:t>coupled with</w:t>
        </w:r>
      </w:ins>
      <w:r w:rsidR="00D00633">
        <w:t xml:space="preserve"> a</w:t>
      </w:r>
      <w:r w:rsidR="00EB6058">
        <w:t>n</w:t>
      </w:r>
      <w:r w:rsidR="00D00633">
        <w:t xml:space="preserve"> </w:t>
      </w:r>
      <w:r w:rsidR="00EB6058">
        <w:t xml:space="preserve">increasing </w:t>
      </w:r>
      <w:r w:rsidR="00D00633">
        <w:t xml:space="preserve">postponement of childbearing to older </w:t>
      </w:r>
      <w:proofErr w:type="spellStart"/>
      <w:r w:rsidR="00D00633">
        <w:t>ages</w:t>
      </w:r>
      <w:ins w:id="45" w:author="Serena Pattaro" w:date="2018-05-11T18:10:00Z">
        <w:r w:rsidR="001669CE">
          <w:t>.</w:t>
        </w:r>
      </w:ins>
      <w:del w:id="46" w:author="Serena Pattaro" w:date="2018-05-11T18:10:00Z">
        <w:r w:rsidR="00B816F3" w:rsidDel="001669CE">
          <w:delText>, but there are also important variations between countries</w:delText>
        </w:r>
        <w:r w:rsidR="00D00633" w:rsidDel="001669CE">
          <w:delText xml:space="preserve">. </w:delText>
        </w:r>
      </w:del>
      <w:r w:rsidR="003545BE">
        <w:t>W</w:t>
      </w:r>
      <w:r w:rsidR="00D415FE">
        <w:t>ithin</w:t>
      </w:r>
      <w:proofErr w:type="spellEnd"/>
      <w:r w:rsidR="00D415FE">
        <w:t xml:space="preserve"> </w:t>
      </w:r>
      <w:del w:id="47" w:author="Serena Pattaro" w:date="2018-05-11T13:49:00Z">
        <w:r w:rsidR="00D415FE" w:rsidDel="00AD0EB1">
          <w:delText xml:space="preserve">the </w:delText>
        </w:r>
      </w:del>
      <w:r w:rsidR="00D415FE">
        <w:t>Europe</w:t>
      </w:r>
      <w:del w:id="48" w:author="Serena Pattaro" w:date="2018-05-11T13:49:00Z">
        <w:r w:rsidR="00D415FE" w:rsidDel="00AD0EB1">
          <w:delText>an context</w:delText>
        </w:r>
      </w:del>
      <w:r w:rsidR="00D415FE">
        <w:t xml:space="preserve">, </w:t>
      </w:r>
      <w:r w:rsidR="00CD5095">
        <w:t>there is an emerging debate</w:t>
      </w:r>
      <w:r w:rsidR="00C323EE">
        <w:t xml:space="preserve"> about the persistence of low fertility, </w:t>
      </w:r>
      <w:r w:rsidR="00DD678B">
        <w:t xml:space="preserve">with </w:t>
      </w:r>
      <w:r w:rsidR="00431D33">
        <w:t xml:space="preserve">some </w:t>
      </w:r>
      <w:r w:rsidR="00DD678B">
        <w:t xml:space="preserve">studies </w:t>
      </w:r>
      <w:r w:rsidR="00431D33">
        <w:t>reporting recuperation in cohort fertility trends (</w:t>
      </w:r>
      <w:r w:rsidR="00011C50">
        <w:t xml:space="preserve">see </w:t>
      </w:r>
      <w:r w:rsidR="009D37CE">
        <w:fldChar w:fldCharType="begin" w:fldLock="1"/>
      </w:r>
      <w:r w:rsidR="00CD5999">
        <w:instrText>ADDIN CSL_CITATION { "citationItems" : [ { "id" : "ITEM-1", "itemData" : { "DOI" : "10.4054/DemRes.2009.21.23", "ISBN" : "1435-9871", "ISSN" : "14359871", "abstract" : "This study aims to describe the process of birth postponement and recovery in Italy, a country with persistent very low fertility levels. The case of Italy is particularly significant given that this country carries great demographic weight in \"Southern Europe\"; an area characterized by cultural and institutional specificities which have important implications for the timing of family formation and the final number of children. We use data recently published by the Italian National Institute of Statistics (Istat), applying a cohort approach to show changes in CTFRs and the timing of births for the 1950-1980 cohorts. In order to further evaluate the evolution of Italian \u00e2\u20ac\u0153fertility ageing\u00e2\u20ac across social groups (with a focus on female education) we also use individual level data from the 2003 Istat multipurpose survey \u00e2\u20ac\u0153Famiglia e soggetti sociali\u00e2\u20ac. We find that a recovery is presently in progress in the northern regions of Italy, even if not all postponed births are recovered. As expected, signs of recovery are above all evident among the youngest generations and more educated women.", "author" : [ { "dropping-particle" : "", "family" : "Caltabiano", "given" : "Marcantonio", "non-dropping-particle" : "", "parse-names" : false, "suffix" : "" }, { "dropping-particle" : "", "family" : "Castiglioni", "given" : "Maria", "non-dropping-particle" : "", "parse-names" : false, "suffix" : "" }, { "dropping-particle" : "", "family" : "Rosina", "given" : "Alessandro", "non-dropping-particle" : "", "parse-names" : false, "suffix" : "" } ], "container-title" : "Demographic Research", "id" : "ITEM-1", "issue" : "23", "issued" : { "date-parts" : [ [ "2009" ] ] }, "page" : "681-718", "title" : "Lowest-low fertility: Signs of a recovery in Italy?", "type" : "article-journal", "volume" : "21" }, "uris" : [ "http://www.mendeley.com/documents/?uuid=bb364fab-467a-48f8-8144-ffb4fc0c4b70" ] } ], "mendeley" : { "formattedCitation" : "(Caltabiano, Castiglioni and Rosina, 2009)", "manualFormatting" : "Caltabiano, Castiglioni, and Rosina (2009)", "plainTextFormattedCitation" : "(Caltabiano, Castiglioni and Rosina, 2009)", "previouslyFormattedCitation" : "(Caltabiano, Castiglioni, and Rosina 2009)" }, "properties" : { "noteIndex" : 0 }, "schema" : "https://github.com/citation-style-language/schema/raw/master/csl-citation.json" }</w:instrText>
      </w:r>
      <w:r w:rsidR="009D37CE">
        <w:fldChar w:fldCharType="separate"/>
      </w:r>
      <w:r w:rsidR="009D37CE" w:rsidRPr="009D37CE">
        <w:rPr>
          <w:noProof/>
        </w:rPr>
        <w:t xml:space="preserve">Caltabiano, Castiglioni, and Rosina </w:t>
      </w:r>
      <w:r w:rsidR="009D37CE">
        <w:rPr>
          <w:noProof/>
        </w:rPr>
        <w:t>(</w:t>
      </w:r>
      <w:r w:rsidR="009D37CE" w:rsidRPr="009D37CE">
        <w:rPr>
          <w:noProof/>
        </w:rPr>
        <w:t>2009)</w:t>
      </w:r>
      <w:r w:rsidR="009D37CE">
        <w:fldChar w:fldCharType="end"/>
      </w:r>
      <w:r w:rsidR="00011C50">
        <w:t xml:space="preserve"> for </w:t>
      </w:r>
      <w:proofErr w:type="spellStart"/>
      <w:r w:rsidR="00011C50">
        <w:t>Italy;</w:t>
      </w:r>
      <w:del w:id="49" w:author="Serena Pattaro" w:date="2018-05-11T18:12:00Z">
        <w:r w:rsidR="00011C50" w:rsidDel="001669CE">
          <w:delText xml:space="preserve"> </w:delText>
        </w:r>
        <w:proofErr w:type="spellEnd"/>
        <w:r w:rsidR="009D37CE" w:rsidDel="001669CE">
          <w:fldChar w:fldCharType="begin" w:fldLock="1"/>
        </w:r>
        <w:r w:rsidR="00CD5999" w:rsidDel="001669CE">
          <w:delInstrText>ADDIN CSL_CITATION { "citationItems" : [ { "id" : "ITEM-1", "itemData" : { "DOI" : "10.4054/DemRes.2009.20.14", "ISBN" : "1435-9871", "ISSN" : "14359871", "abstract" : "Previous analyses of period fertility suggest that the trends of the Nordic countries are sufficiently similar that we may speak of a common \"Nordic fertility regime\". We investigate whether this assumption can be corroborated by comparing cohort fertility patterns in the Nordic countries. We study cumulated and completed fertility of Nordic birth cohorts based on the childbearing histories of women born in 1935 and later derived from the population registers of Denmark, Finland, Norway, and Sweden. We further explore childbearing behaviour by women's educational attainment. The results show remarkable similarities in postponement and recuperation between the countries. Median childbearing age is about two to three years higher in the 1960-64 cohort than in the 1950-54 cohort, but the younger cohort recuperates the fertility level of the older cohort at ages 30 and above. A similar pattern of recuperation can be observed for highly educated women compared to women with less education, resulting in small differences in completed fertility across educational groups. Another interesting finding is that of a positive relationship between educational level and the final number of children when women who become mothers at similar ages are compared. Despite some differences in the levels of childlessness, country differences in fertility outcome are generally small. The cohort analyses thus support the notion of a common Nordic fertility regime.", "author" : [ { "dropping-particle" : "", "family" : "Andersson", "given" : "Gunnar", "non-dropping-particle" : "", "parse-names" : false, "suffix" : "" }, { "dropping-particle" : "", "family" : "Ronsen", "given" : "Marit", "non-dropping-particle" : "", "parse-names" : false, "suffix" : "" }, { "dropping-particle" : "", "family" : "Knudsen", "given" : "Lisbeth B.", "non-dropping-particle" : "", "parse-names" : false, "suffix" : "" }, { "dropping-particle" : "", "family" : "Lappegard", "given" : "Trude", "non-dropping-particle" : "", "parse-names" : false, "suffix" : "" }, { "dropping-particle" : "", "family" : "Neyer", "given" : "Gerda", "non-dropping-particle" : "", "parse-names" : false, "suffix" : "" }, { "dropping-particle" : "", "family" : "Skrede", "given" : "Kari", "non-dropping-particle" : "", "parse-names" : false, "suffix" : "" }, { "dropping-particle" : "", "family" : "Teschner", "given" : "Kathrin", "non-dropping-particle" : "", "parse-names" : false, "suffix" : "" }, { "dropping-particle" : "", "family" : "Vikat", "given" : "Andres", "non-dropping-particle" : "", "parse-names" : false, "suffix" : "" } ], "container-title" : "Demographic Research", "id" : "ITEM-1", "issue" : "14", "issued" : { "date-parts" : [ [ "2009" ] ] }, "page" : "313-352", "title" : "Cohort Fertility Patterns in the Nordic Countries", "type" : "article-journal", "volume" : "20" }, "uris" : [ "http://www.mendeley.com/documents/?uuid=1f23d8cd-3257-4c0a-b00f-45f0a13e358f" ] } ], "mendeley" : { "formattedCitation" : "(Andersson &lt;i&gt;et al.&lt;/i&gt;, 2009)", "manualFormatting" : "Andersson et al. (2009)", "plainTextFormattedCitation" : "(Andersson et al., 2009)", "previouslyFormattedCitation" : "(Andersson et al. 2009)" }, "properties" : { "noteIndex" : 0 }, "schema" : "https://github.com/citation-style-language/schema/raw/master/csl-citation.json" }</w:delInstrText>
        </w:r>
        <w:r w:rsidR="009D37CE" w:rsidDel="001669CE">
          <w:fldChar w:fldCharType="separate"/>
        </w:r>
        <w:r w:rsidR="009D37CE" w:rsidRPr="009D37CE" w:rsidDel="001669CE">
          <w:rPr>
            <w:noProof/>
          </w:rPr>
          <w:delText xml:space="preserve">Andersson et al. </w:delText>
        </w:r>
        <w:r w:rsidR="00387264" w:rsidDel="001669CE">
          <w:rPr>
            <w:noProof/>
          </w:rPr>
          <w:delText>(</w:delText>
        </w:r>
        <w:r w:rsidR="009D37CE" w:rsidRPr="009D37CE" w:rsidDel="001669CE">
          <w:rPr>
            <w:noProof/>
          </w:rPr>
          <w:delText>2009)</w:delText>
        </w:r>
        <w:r w:rsidR="009D37CE" w:rsidDel="001669CE">
          <w:fldChar w:fldCharType="end"/>
        </w:r>
        <w:proofErr w:type="spellStart"/>
        <w:r w:rsidR="009D37CE" w:rsidDel="001669CE">
          <w:delText xml:space="preserve"> </w:delText>
        </w:r>
        <w:r w:rsidR="00FB2BEE" w:rsidDel="001669CE">
          <w:delText xml:space="preserve">for Nordic countries </w:delText>
        </w:r>
      </w:del>
      <w:r w:rsidR="00FB2BEE">
        <w:t>and</w:t>
      </w:r>
      <w:proofErr w:type="spellEnd"/>
      <w:r w:rsidR="00FB2BEE">
        <w:t xml:space="preserve"> </w:t>
      </w:r>
      <w:r w:rsidR="00387264">
        <w:fldChar w:fldCharType="begin" w:fldLock="1"/>
      </w:r>
      <w:r w:rsidR="00CD5999">
        <w:instrText>ADDIN CSL_CITATION { "citationItems" : [ { "id" : "ITEM-1", "itemData" : { "DOI" : "10.4232/10.CPoS-2011-16en", "ISSN" : "18698980", "abstract" : "Across developed countries, cohorts of women born after World War II have seen a shift of childbearing towards later ages and a concomitant decline in fertility level. We study this shift using the notions of fertility postponement (fertility decline at younger ages) and subsequent recuperation (a compensatory fertility increase at higher reproductive ages). We apply order-speci\ufb01 c data and extend and elaborate on two broad approaches to this process: 1) a basic benchmark model extensively used by Tomas Frejka and his colleagues and 2) a relational model proposed by Ron Lesthaeghe (2001). Our work focuses especially on three predominantly German-speaking countries, Austria, Germany and Switzerland, and compares them with selected European countries and the United States. We illustrate the usefulness of these two approaches for constructing projection scenarios of completed cohort fertility among women of reproductive age. Using three key indicators of the postponement transition \u2013 initial fertility level, absolute fertility decline at younger ages, and the relative degree of fertility \u201crecuperation\u201d at older ages \u2013 we demonstrate that each of these components is salient for explaining contemporary cross-country differences in cohort fertility. Recuperation is especially important, but is also clearly patterned by birth order: whereas all the countries analysed have experienced a vigorous recovery of delayed \ufb01 rst births, pronounced differentials are observed with regard to the recuperation of second and particularly of third and later births. In line with the differentials observed, projected values of completed fertility in \ufb01 ve European countries vary widely for the cohorts born in the early 1980s, ranging from 1.3 in the lowest scenario for Spain to over 1.8 in the highest scenario for the Czech Republic. Keywords", "author" : [ { "dropping-particle" : "", "family" : "Sobotka", "given" : "Tom\u00e1\u0161", "non-dropping-particle" : "", "parse-names" : false, "suffix" : "" }, { "dropping-particle" : "", "family" : "Zeman", "given" : "Kry\u0161tof", "non-dropping-particle" : "", "parse-names" : false, "suffix" : "" }, { "dropping-particle" : "", "family" : "Lesthaeghe", "given" : "Ron", "non-dropping-particle" : "", "parse-names" : false, "suffix" : "" }, { "dropping-particle" : "", "family" : "Frejka", "given" : "Tomas", "non-dropping-particle" : "", "parse-names" : false, "suffix" : "" }, { "dropping-particle" : "", "family" : "Neels", "given" : "Karel", "non-dropping-particle" : "", "parse-names" : false, "suffix" : "" } ], "container-title" : "Comparative Population Studies", "id" : "ITEM-1", "issue" : "2-3", "issued" : { "date-parts" : [ [ "2011" ] ] }, "page" : "417-452", "title" : "Postponement and Recuperation in Cohort Fertility: Austria, Germany and Switzerland in a European Context", "type" : "article-journal", "volume" : "36" }, "uris" : [ "http://www.mendeley.com/documents/?uuid=ab7d4a55-68e8-43a5-b832-b6131a0c45fe" ] } ], "mendeley" : { "formattedCitation" : "(Sobotka &lt;i&gt;et al.&lt;/i&gt;, 2011)", "manualFormatting" : "Sobotka et al. (2011)", "plainTextFormattedCitation" : "(Sobotka et al., 2011)", "previouslyFormattedCitation" : "(Sobotka et al. 2011)" }, "properties" : { "noteIndex" : 0 }, "schema" : "https://github.com/citation-style-language/schema/raw/master/csl-citation.json" }</w:instrText>
      </w:r>
      <w:r w:rsidR="00387264">
        <w:fldChar w:fldCharType="separate"/>
      </w:r>
      <w:r w:rsidR="00387264" w:rsidRPr="00387264">
        <w:rPr>
          <w:noProof/>
        </w:rPr>
        <w:t xml:space="preserve">Sobotka et al. </w:t>
      </w:r>
      <w:r w:rsidR="00387264">
        <w:rPr>
          <w:noProof/>
        </w:rPr>
        <w:t>(</w:t>
      </w:r>
      <w:r w:rsidR="00387264" w:rsidRPr="00387264">
        <w:rPr>
          <w:noProof/>
        </w:rPr>
        <w:t>2011)</w:t>
      </w:r>
      <w:r w:rsidR="00387264">
        <w:fldChar w:fldCharType="end"/>
      </w:r>
      <w:r w:rsidR="00387264">
        <w:t xml:space="preserve"> </w:t>
      </w:r>
      <w:r w:rsidR="00431D33">
        <w:t xml:space="preserve">for </w:t>
      </w:r>
      <w:r w:rsidR="00011C50">
        <w:t>German-speaking countries</w:t>
      </w:r>
      <w:r w:rsidR="00FB2BEE">
        <w:t xml:space="preserve"> and the United States</w:t>
      </w:r>
      <w:r w:rsidR="00431D33">
        <w:t>) and others revealing</w:t>
      </w:r>
      <w:r w:rsidR="00D415FE">
        <w:t xml:space="preserve"> a reversal in </w:t>
      </w:r>
      <w:r w:rsidR="00EF684A">
        <w:t xml:space="preserve">period </w:t>
      </w:r>
      <w:r w:rsidR="00D415FE">
        <w:t xml:space="preserve">fertility trends </w:t>
      </w:r>
      <w:r w:rsidR="00011C50">
        <w:t>among</w:t>
      </w:r>
      <w:r w:rsidR="00387264">
        <w:t xml:space="preserve"> European countries </w:t>
      </w:r>
      <w:r w:rsidR="00387264">
        <w:fldChar w:fldCharType="begin" w:fldLock="1"/>
      </w:r>
      <w:r w:rsidR="00CD5999">
        <w:instrText>ADDIN CSL_CITATION { "citationItems" : [ { "id" : "ITEM-1", "itemData" : { "author" : [ { "dropping-particle" : "", "family" : "Goldstein", "given" : "Joshua R.", "non-dropping-particle" : "", "parse-names" : false, "suffix" : "" }, { "dropping-particle" : "", "family" : "Sobotka", "given" : "Tom\u00e1\u0161", "non-dropping-particle" : "", "parse-names" : false, "suffix" : "" }, { "dropping-particle" : "", "family" : "Jasilioniene", "given" : "Aiva", "non-dropping-particle" : "", "parse-names" : false, "suffix" : "" } ], "container-title" : "Population and Development Review", "id" : "ITEM-1", "issue" : "4", "issued" : { "date-parts" : [ [ "2009" ] ] }, "page" : "663-699", "title" : "The End of \"Lowest-Low\" Fertility?", "type" : "article-journal", "volume" : "35" }, "uris" : [ "http://www.mendeley.com/documents/?uuid=8a712477-1d27-46ea-a5ee-dafef1685df3" ] }, { "id" : "ITEM-2", "itemData" : { "author" : [ { "dropping-particle" : "", "family" : "Myrskyl\u00e4", "given" : "Mikko", "non-dropping-particle" : "", "parse-names" : false, "suffix" : "" }, { "dropping-particle" : "", "family" : "Goldstein", "given" : "Joshua R.", "non-dropping-particle" : "", "parse-names" : false, "suffix" : "" }, { "dropping-particle" : "", "family" : "Cheng", "given" : "Yen-hsin Alice", "non-dropping-particle" : "", "parse-names" : false, "suffix" : "" } ], "id" : "ITEM-2", "issue" : "1", "issued" : { "date-parts" : [ [ "2013" ] ] }, "page" : "31-56", "title" : "Forecasts for the Developed World : Rises ,", "type" : "article-journal", "volume" : "39" }, "uris" : [ "http://www.mendeley.com/documents/?uuid=8e95e18c-2343-47ea-a621-cd10ed0274e6" ] } ], "mendeley" : { "formattedCitation" : "(Goldstein, Sobotka and Jasilioniene, 2009; Myrskyl\u00e4, Goldstein and Cheng, 2013)", "plainTextFormattedCitation" : "(Goldstein, Sobotka and Jasilioniene, 2009; Myrskyl\u00e4, Goldstein and Cheng, 2013)", "previouslyFormattedCitation" : "(Goldstein, Sobotka, and Jasilioniene 2009; Myrskyl\u00e4, Goldstein, and Cheng 2013)" }, "properties" : { "noteIndex" : 0 }, "schema" : "https://github.com/citation-style-language/schema/raw/master/csl-citation.json" }</w:instrText>
      </w:r>
      <w:r w:rsidR="00387264">
        <w:fldChar w:fldCharType="separate"/>
      </w:r>
      <w:r w:rsidR="00CD5999" w:rsidRPr="00CD5999">
        <w:rPr>
          <w:noProof/>
        </w:rPr>
        <w:t>(Goldstein, Sobotka and Jasilioniene, 2009; Myrskylä, Goldstein and Cheng, 2013)</w:t>
      </w:r>
      <w:r w:rsidR="00387264">
        <w:fldChar w:fldCharType="end"/>
      </w:r>
      <w:r w:rsidR="003545BE">
        <w:t>. Yet t</w:t>
      </w:r>
      <w:r w:rsidR="00D00633">
        <w:t>he transition to low</w:t>
      </w:r>
      <w:r w:rsidR="00325E86">
        <w:t xml:space="preserve"> a</w:t>
      </w:r>
      <w:r w:rsidR="00D00633">
        <w:t>nd later fertility</w:t>
      </w:r>
      <w:del w:id="50" w:author="Serena Pattaro" w:date="2018-05-13T18:51:00Z">
        <w:r w:rsidR="00325E86" w:rsidDel="0069217A">
          <w:delText xml:space="preserve"> has become a </w:delText>
        </w:r>
      </w:del>
      <w:del w:id="51" w:author="Serena Pattaro" w:date="2018-05-11T13:51:00Z">
        <w:r w:rsidR="00325E86" w:rsidDel="003A462E">
          <w:delText xml:space="preserve">characteristic </w:delText>
        </w:r>
      </w:del>
      <w:del w:id="52" w:author="Serena Pattaro" w:date="2018-05-13T18:51:00Z">
        <w:r w:rsidR="00325E86" w:rsidDel="0069217A">
          <w:delText>feature which</w:delText>
        </w:r>
      </w:del>
      <w:r w:rsidR="00325E86">
        <w:t xml:space="preserve"> is not </w:t>
      </w:r>
      <w:r w:rsidR="00AE7C88">
        <w:t xml:space="preserve">solely </w:t>
      </w:r>
      <w:r w:rsidR="00325E86">
        <w:t>restricted to</w:t>
      </w:r>
      <w:del w:id="53" w:author="Serena Pattaro" w:date="2018-05-13T18:51:00Z">
        <w:r w:rsidR="00325E86" w:rsidDel="0069217A">
          <w:delText xml:space="preserve"> </w:delText>
        </w:r>
        <w:r w:rsidR="00AE7C88" w:rsidDel="0069217A">
          <w:delText>the</w:delText>
        </w:r>
      </w:del>
      <w:r w:rsidR="00AE7C88">
        <w:t xml:space="preserve"> </w:t>
      </w:r>
      <w:r w:rsidR="003545BE">
        <w:t>Europe</w:t>
      </w:r>
      <w:del w:id="54" w:author="Serena Pattaro" w:date="2018-05-13T18:51:00Z">
        <w:r w:rsidR="003545BE" w:rsidDel="0069217A">
          <w:delText>an</w:delText>
        </w:r>
      </w:del>
      <w:r w:rsidR="003545BE">
        <w:t xml:space="preserve"> and, more generally</w:t>
      </w:r>
      <w:r w:rsidR="00DB122F">
        <w:t>,</w:t>
      </w:r>
      <w:r w:rsidR="00325E86">
        <w:t xml:space="preserve"> </w:t>
      </w:r>
      <w:ins w:id="55" w:author="Serena Pattaro" w:date="2018-05-13T18:52:00Z">
        <w:r w:rsidR="0069217A">
          <w:t xml:space="preserve">the </w:t>
        </w:r>
      </w:ins>
      <w:r w:rsidR="003545BE">
        <w:t>West</w:t>
      </w:r>
      <w:del w:id="56" w:author="Serena Pattaro" w:date="2018-05-13T18:52:00Z">
        <w:r w:rsidR="003545BE" w:rsidDel="0069217A">
          <w:delText>ern regions</w:delText>
        </w:r>
      </w:del>
      <w:r w:rsidR="003545BE">
        <w:t xml:space="preserve">, </w:t>
      </w:r>
      <w:r w:rsidR="00AE7C88">
        <w:t xml:space="preserve">but </w:t>
      </w:r>
      <w:ins w:id="57" w:author="Serena Pattaro" w:date="2018-05-13T18:52:00Z">
        <w:r w:rsidR="0069217A">
          <w:t xml:space="preserve">also </w:t>
        </w:r>
      </w:ins>
      <w:r w:rsidR="00AE7C88">
        <w:t xml:space="preserve">encompasses an increasing number of </w:t>
      </w:r>
      <w:ins w:id="58" w:author="Serena Pattaro" w:date="2018-05-13T18:52:00Z">
        <w:r w:rsidR="0069217A">
          <w:t>countries</w:t>
        </w:r>
      </w:ins>
      <w:ins w:id="59" w:author="Serena Pattaro" w:date="2018-05-13T18:53:00Z">
        <w:r w:rsidR="0069217A">
          <w:t xml:space="preserve">, particularly those in </w:t>
        </w:r>
      </w:ins>
      <w:del w:id="60" w:author="Serena Pattaro" w:date="2018-05-13T18:53:00Z">
        <w:r w:rsidR="00D858A2" w:rsidDel="0069217A">
          <w:delText xml:space="preserve">non-Western </w:delText>
        </w:r>
      </w:del>
      <w:del w:id="61" w:author="Serena Pattaro" w:date="2018-05-11T18:14:00Z">
        <w:r w:rsidR="00AE7C88" w:rsidDel="001669CE">
          <w:delText>countries</w:delText>
        </w:r>
      </w:del>
      <w:del w:id="62" w:author="Serena Pattaro" w:date="2018-05-13T18:53:00Z">
        <w:r w:rsidR="00D858A2" w:rsidDel="0069217A">
          <w:delText xml:space="preserve">, </w:delText>
        </w:r>
      </w:del>
      <w:del w:id="63" w:author="Serena Pattaro" w:date="2018-05-11T18:14:00Z">
        <w:r w:rsidR="00E07AB4" w:rsidDel="001669CE">
          <w:delText>notably</w:delText>
        </w:r>
        <w:r w:rsidR="00D858A2" w:rsidDel="001669CE">
          <w:delText xml:space="preserve"> those </w:delText>
        </w:r>
        <w:r w:rsidR="003545BE" w:rsidDel="001669CE">
          <w:delText>in</w:delText>
        </w:r>
      </w:del>
      <w:del w:id="64" w:author="Serena Pattaro" w:date="2018-05-13T18:53:00Z">
        <w:r w:rsidR="00557010" w:rsidDel="0069217A">
          <w:delText xml:space="preserve"> </w:delText>
        </w:r>
      </w:del>
      <w:r w:rsidR="00557010">
        <w:t>East and South</w:t>
      </w:r>
      <w:ins w:id="65" w:author="Serena Pattaro" w:date="2018-05-13T18:53:00Z">
        <w:r w:rsidR="0069217A">
          <w:t>ern</w:t>
        </w:r>
      </w:ins>
      <w:del w:id="66" w:author="Serena Pattaro" w:date="2018-05-13T18:53:00Z">
        <w:r w:rsidR="00557010" w:rsidDel="0069217A">
          <w:delText>-</w:delText>
        </w:r>
      </w:del>
      <w:ins w:id="67" w:author="Serena Pattaro" w:date="2018-05-13T18:53:00Z">
        <w:r w:rsidR="0069217A">
          <w:t xml:space="preserve"> </w:t>
        </w:r>
      </w:ins>
      <w:r w:rsidR="00EB6058">
        <w:t>Asia</w:t>
      </w:r>
      <w:del w:id="68" w:author="Serena Pattaro" w:date="2018-05-13T18:54:00Z">
        <w:r w:rsidR="00EB6058" w:rsidDel="0069217A">
          <w:delText xml:space="preserve">n region </w:delText>
        </w:r>
      </w:del>
      <w:r w:rsidR="00367DDD">
        <w:fldChar w:fldCharType="begin" w:fldLock="1"/>
      </w:r>
      <w:r w:rsidR="00CD5999">
        <w:instrText>ADDIN CSL_CITATION { "citationItems" : [ { "id" : "ITEM-1", "itemData" : { "DOI" : "10.1093/acprof", "ISBN" : "9780199682676", "ISSN" : "0873626X", "PMID" : "16683413", "abstract" : "This chapter discusses a number of issues related to measuring poverty over time. It highlights some of the key normative decisions that have to be taken, in particular, the role of compensation over time (whether poverty spells can be compensated for by non-poverty spells); the issue of the discount rate (whether each spell should be given an equal weight); and the issue of the role of persistence (whether repeated spells should be given a higher weight). It offers a number of plausible poverty measures, each with different assumptions regarding these key issues, and shows how these insights can be used to construct a forward-looking measure of vulnerability. The chapter applies a number of these measures to data from rural Ethiopia, and shows that while correlations are high, there would still be considerable differences in ranking households by poverty according to different measures, especially those that have different views on the role of compensation", "author" : [ { "dropping-particle" : "", "family" : "Basten", "given" : "Stuart", "non-dropping-particle" : "", "parse-names" : false, "suffix" : "" }, { "dropping-particle" : "", "family" : "Sobotka", "given" : "Tom\u00e1\u0161", "non-dropping-particle" : "", "parse-names" : false, "suffix" : "" }, { "dropping-particle" : "", "family" : "Zeman", "given" : "Kry\u0161tof", "non-dropping-particle" : "", "parse-names" : false, "suffix" : "" } ], "container-title" : "World Population and Human Capital in Twenty-First Century", "editor" : [ { "dropping-particle" : "", "family" : "Lutz", "given" : "Wolfgang", "non-dropping-particle" : "", "parse-names" : false, "suffix" : "" }, { "dropping-particle" : "", "family" : "Butz", "given" : "William P.", "non-dropping-particle" : "", "parse-names" : false, "suffix" : "" }, { "dropping-particle" : "", "family" : "KC", "given" : "Samir", "non-dropping-particle" : "", "parse-names" : false, "suffix" : "" } ], "id" : "ITEM-1", "issued" : { "date-parts" : [ [ "2014" ] ] }, "page" : "39-146", "publisher" : "Oxford University Press", "publisher-place" : "Oxford", "title" : "Future fertility in low fertility countries", "type" : "chapter" }, "uris" : [ "http://www.mendeley.com/documents/?uuid=829774ad-b45c-46fe-9049-b5746167a18d" ] }, { "id" : "ITEM-2", "itemData" : { "DOI" : "10.12765/CPoS-2017-10en", "author" : [ { "dropping-particle" : "", "family" : "Frejka", "given" : "Tomas", "non-dropping-particle" : "", "parse-names" : false, "suffix" : "" } ], "container-title" : "Comparative Population Studies", "id" : "ITEM-2", "issued" : { "date-parts" : [ [ "2017" ] ] }, "page" : "89-116", "title" : "The Fertility Transition Revisited: A Cohort Perspective", "type" : "article-journal", "volume" : "42" }, "uris" : [ "http://www.mendeley.com/documents/?uuid=c888d451-f089-4d31-803b-791a7116e6de" ] }, { "id" : "ITEM-3", "itemData" : { "ISSN" : "1728-4457", "abstract" : "Childbearing behavior in East Asian countries has changed rapidly during the past half century from an average of five to seven children per family, to replacement-level fertility, and subsequently to unprecedentedly low levels, the lowest in the world. This article analyzes fertility trends in Hong Kong, Japan, singapore, south Korea, and Taiwan using cohort fertility data and methods, then examines social and economic causes of the childbearing trends, and surveys policies pursued to reverse the fertility trends. Postponement of childbearing started in the 1970s with continuously fewer delayed births being \u201crecuperated,\u201d which resulted in ultra-low fertility. A rapid expansion of education and employment among women in a patriarchal environment has generated a stark dilemma for women who would like to combine childbearing with a career. Policy responses have been slow, with a more serious attempt to address issues in recent years. Thus far public and private institutions are not devoting sufficient attention to generating broad social change supportive of parenting.", "author" : [ { "dropping-particle" : "", "family" : "Frejka", "given" : "Tomas", "non-dropping-particle" : "", "parse-names" : false, "suffix" : "" }, { "dropping-particle" : "", "family" : "Jones", "given" : "Gavin W", "non-dropping-particle" : "", "parse-names" : false, "suffix" : "" }, { "dropping-particle" : "", "family" : "Sardon", "given" : "Jean\u2010Paul", "non-dropping-particle" : "", "parse-names" : false, "suffix" : "" } ], "container-title" : "Population and Development Review", "id" : "ITEM-3", "issue" : "3", "issued" : { "date-parts" : [ [ "2010" ] ] }, "page" : "579-606", "publisher" : "Wiley Online Library", "title" : "East Asian childbearing patterns and policy developments", "type" : "article-journal", "volume" : "36" }, "uris" : [ "http://www.mendeley.com/documents/?uuid=ab764897-92dd-42e4-bd9b-2fc001089fc2" ] } ], "mendeley" : { "formattedCitation" : "(Frejka, Jones and Sardon, 2010; Basten, Sobotka and Zeman, 2014; Frejka, 2017)", "plainTextFormattedCitation" : "(Frejka, Jones and Sardon, 2010; Basten, Sobotka and Zeman, 2014; Frejka, 2017)", "previouslyFormattedCitation" : "(Basten, Sobotka, and Zeman 2014; Frejka 2017; Frejka, Jones, and Sardon 2010)" }, "properties" : { "noteIndex" : 0 }, "schema" : "https://github.com/citation-style-language/schema/raw/master/csl-citation.json" }</w:instrText>
      </w:r>
      <w:r w:rsidR="00367DDD">
        <w:fldChar w:fldCharType="separate"/>
      </w:r>
      <w:r w:rsidR="00CD5999" w:rsidRPr="00CD5999">
        <w:rPr>
          <w:noProof/>
        </w:rPr>
        <w:t>(Frejka, Jones and Sardon, 2010; Basten, Sobotka and Zeman, 2014</w:t>
      </w:r>
      <w:del w:id="69" w:author="Serena Pattaro" w:date="2018-05-11T18:16:00Z">
        <w:r w:rsidR="00CD5999" w:rsidRPr="00CD5999" w:rsidDel="001669CE">
          <w:rPr>
            <w:noProof/>
          </w:rPr>
          <w:delText>;</w:delText>
        </w:r>
      </w:del>
      <w:del w:id="70" w:author="Serena Pattaro" w:date="2018-05-11T13:53:00Z">
        <w:r w:rsidR="00CD5999" w:rsidRPr="00CD5999" w:rsidDel="003A462E">
          <w:rPr>
            <w:noProof/>
          </w:rPr>
          <w:delText xml:space="preserve"> </w:delText>
        </w:r>
      </w:del>
      <w:del w:id="71" w:author="Serena Pattaro" w:date="2018-05-11T18:15:00Z">
        <w:r w:rsidR="00CD5999" w:rsidRPr="00CD5999" w:rsidDel="001669CE">
          <w:rPr>
            <w:noProof/>
          </w:rPr>
          <w:delText>Frejka, 2017</w:delText>
        </w:r>
      </w:del>
      <w:r w:rsidR="00CD5999" w:rsidRPr="00CD5999">
        <w:rPr>
          <w:noProof/>
        </w:rPr>
        <w:t>)</w:t>
      </w:r>
      <w:r w:rsidR="00367DDD">
        <w:fldChar w:fldCharType="end"/>
      </w:r>
      <w:r w:rsidR="001917B1">
        <w:t>.</w:t>
      </w:r>
    </w:p>
    <w:p w14:paraId="4FA61073" w14:textId="53DD0CCD" w:rsidR="00CD5095" w:rsidRDefault="0099601C" w:rsidP="00C8640F">
      <w:pPr>
        <w:spacing w:after="0" w:line="480" w:lineRule="auto"/>
      </w:pPr>
      <w:r>
        <w:t>T</w:t>
      </w:r>
      <w:r w:rsidR="00A238C1">
        <w:t>he</w:t>
      </w:r>
      <w:r w:rsidR="003545BE">
        <w:t xml:space="preserve"> </w:t>
      </w:r>
      <w:r w:rsidR="00A238C1">
        <w:t>transition to low fertility</w:t>
      </w:r>
      <w:r>
        <w:t xml:space="preserve"> has been shaped by a complex </w:t>
      </w:r>
      <w:r w:rsidR="00430154">
        <w:t xml:space="preserve">and dynamic </w:t>
      </w:r>
      <w:r>
        <w:t xml:space="preserve">combination of technological, </w:t>
      </w:r>
      <w:del w:id="72" w:author="Serena Pattaro" w:date="2018-05-11T13:55:00Z">
        <w:r w:rsidR="00DE18E4" w:rsidDel="003A462E">
          <w:delText xml:space="preserve">institutional, </w:delText>
        </w:r>
      </w:del>
      <w:r w:rsidR="00D633A4">
        <w:t>socio</w:t>
      </w:r>
      <w:del w:id="73" w:author="Serena Pattaro" w:date="2018-05-11T13:55:00Z">
        <w:r w:rsidR="00D633A4" w:rsidDel="003A462E">
          <w:delText>-</w:delText>
        </w:r>
      </w:del>
      <w:r>
        <w:t>economic, political</w:t>
      </w:r>
      <w:ins w:id="74" w:author="Serena Pattaro" w:date="2018-05-11T18:17:00Z">
        <w:r w:rsidR="001669CE">
          <w:t xml:space="preserve"> and</w:t>
        </w:r>
      </w:ins>
      <w:del w:id="75" w:author="Serena Pattaro" w:date="2018-05-11T18:17:00Z">
        <w:r w:rsidDel="001669CE">
          <w:delText>,</w:delText>
        </w:r>
      </w:del>
      <w:r>
        <w:t xml:space="preserve"> cultural </w:t>
      </w:r>
      <w:del w:id="76" w:author="Serena Pattaro" w:date="2018-05-11T13:55:00Z">
        <w:r w:rsidDel="003A462E">
          <w:delText xml:space="preserve">and normative </w:delText>
        </w:r>
      </w:del>
      <w:r>
        <w:t xml:space="preserve">factors. </w:t>
      </w:r>
      <w:ins w:id="77" w:author="Serena Pattaro" w:date="2018-05-11T13:56:00Z">
        <w:r w:rsidR="003A462E">
          <w:t>D</w:t>
        </w:r>
      </w:ins>
      <w:del w:id="78" w:author="Serena Pattaro" w:date="2018-05-11T13:56:00Z">
        <w:r w:rsidR="00FB2BEE" w:rsidDel="003A462E">
          <w:delText>T</w:delText>
        </w:r>
        <w:r w:rsidR="00236BA8" w:rsidDel="003A462E">
          <w:delText xml:space="preserve">he </w:delText>
        </w:r>
        <w:r w:rsidDel="003A462E">
          <w:delText>d</w:delText>
        </w:r>
      </w:del>
      <w:r>
        <w:t>riving forces</w:t>
      </w:r>
      <w:r w:rsidR="00236BA8">
        <w:t xml:space="preserve"> </w:t>
      </w:r>
      <w:del w:id="79" w:author="Serena Pattaro" w:date="2018-05-11T13:56:00Z">
        <w:r w:rsidR="00236BA8" w:rsidDel="003A462E">
          <w:delText>behind the transition to low fertility</w:delText>
        </w:r>
        <w:r w:rsidR="00FB2BEE" w:rsidDel="003A462E">
          <w:delText xml:space="preserve"> </w:delText>
        </w:r>
      </w:del>
      <w:r w:rsidR="00FB2BEE">
        <w:t>include</w:t>
      </w:r>
      <w:r>
        <w:t xml:space="preserve"> the diffusion of modern contraception</w:t>
      </w:r>
      <w:r w:rsidR="00700317">
        <w:t xml:space="preserve"> </w:t>
      </w:r>
      <w:r w:rsidR="00700317">
        <w:fldChar w:fldCharType="begin" w:fldLock="1"/>
      </w:r>
      <w:r w:rsidR="00CD5999">
        <w:instrText>ADDIN CSL_CITATION { "citationItems" : [ { "id" : "ITEM-1", "itemData" : { "ISSN" : "0098-7921", "author" : [ { "dropping-particle" : "", "family" : "Bongaarts", "given" : "John", "non-dropping-particle" : "", "parse-names" : false, "suffix" : "" }, { "dropping-particle" : "", "family" : "Watkins", "given" : "Susan Cotts", "non-dropping-particle" : "", "parse-names" : false, "suffix" : "" } ], "container-title" : "Population and Development Review", "id" : "ITEM-1", "issue" : "4", "issued" : { "date-parts" : [ [ "1996" ] ] }, "page" : "639-682", "publisher" : "JSTOR", "title" : "Social interactions and contemporary fertility transitions", "type" : "article-journal", "volume" : "22" }, "uris" : [ "http://www.mendeley.com/documents/?uuid=f36add37-60c3-48fc-bd78-f19b852f96ff" ] }, { "id" : "ITEM-2", "itemData" : { "ISBN" : "0199244596", "author" : [ { "dropping-particle" : "", "family" : "Kohler", "given" : "Hans-Peter", "non-dropping-particle" : "", "parse-names" : false, "suffix" : "" } ], "id" : "ITEM-2", "issued" : { "date-parts" : [ [ "2001" ] ] }, "publisher" : "Oxford University Press", "publisher-place" : "Oxford", "title" : "Fertility and social interaction: An economic perspective", "type" : "book" }, "uris" : [ "http://www.mendeley.com/documents/?uuid=6c39f935-61d1-48da-9aa5-dfe38995211c" ] }, { "id" : "ITEM-3", "itemData" : { "author" : [ { "dropping-particle" : "", "family" : "Montgomery", "given" : "Mark R", "non-dropping-particle" : "", "parse-names" : false, "suffix" : "" }, { "dropping-particle" : "", "family" : "Casterline", "given" : "John B", "non-dropping-particle" : "", "parse-names" : false, "suffix" : "" } ], "container-title" : "Population and Development Review", "id" : "ITEM-3", "issued" : { "date-parts" : [ [ "1996" ] ] }, "page" : "151-175", "title" : "Social Influence, Social Learning, and New Models of Fertlity", "type" : "article-journal", "volume" : "22" }, "uris" : [ "http://www.mendeley.com/documents/?uuid=e4920539-e684-4a43-aa6d-8586ada77f92" ] } ], "mendeley" : { "formattedCitation" : "(Bongaarts and Watkins, 1996; Montgomery and Casterline, 1996; Kohler, 2001)", "plainTextFormattedCitation" : "(Bongaarts and Watkins, 1996; Montgomery and Casterline, 1996; Kohler, 2001)", "previouslyFormattedCitation" : "(Bongaarts and Watkins 1996; Kohler 2001; Montgomery and Casterline 1996)" }, "properties" : { "noteIndex" : 0 }, "schema" : "https://github.com/citation-style-language/schema/raw/master/csl-citation.json" }</w:instrText>
      </w:r>
      <w:r w:rsidR="00700317">
        <w:fldChar w:fldCharType="separate"/>
      </w:r>
      <w:r w:rsidR="00CD5999" w:rsidRPr="00CD5999">
        <w:rPr>
          <w:noProof/>
        </w:rPr>
        <w:t>(</w:t>
      </w:r>
      <w:del w:id="80" w:author="Serena Pattaro" w:date="2018-05-11T13:58:00Z">
        <w:r w:rsidR="00CD5999" w:rsidRPr="00CD5999" w:rsidDel="003A462E">
          <w:rPr>
            <w:noProof/>
          </w:rPr>
          <w:delText xml:space="preserve">Bongaarts and </w:delText>
        </w:r>
      </w:del>
      <w:del w:id="81" w:author="Serena Pattaro" w:date="2018-05-11T13:57:00Z">
        <w:r w:rsidR="00CD5999" w:rsidRPr="00CD5999" w:rsidDel="003A462E">
          <w:rPr>
            <w:noProof/>
          </w:rPr>
          <w:delText xml:space="preserve">Watkins, 1996; </w:delText>
        </w:r>
      </w:del>
      <w:r w:rsidR="00CD5999" w:rsidRPr="00CD5999">
        <w:rPr>
          <w:noProof/>
        </w:rPr>
        <w:t>Montgomery and Casterline, 1996; Kohler, 2001)</w:t>
      </w:r>
      <w:r w:rsidR="00700317">
        <w:fldChar w:fldCharType="end"/>
      </w:r>
      <w:r w:rsidR="00AE71B2">
        <w:t>,</w:t>
      </w:r>
      <w:r>
        <w:t xml:space="preserve"> educational </w:t>
      </w:r>
      <w:r>
        <w:lastRenderedPageBreak/>
        <w:t>expansion</w:t>
      </w:r>
      <w:r w:rsidR="00AE71B2">
        <w:t xml:space="preserve"> </w:t>
      </w:r>
      <w:r w:rsidR="00700317">
        <w:fldChar w:fldCharType="begin" w:fldLock="1"/>
      </w:r>
      <w:r w:rsidR="00CD5999">
        <w:instrText>ADDIN CSL_CITATION { "citationItems" : [ { "id" : "ITEM-1", "itemData" : { "ISSN" : "0002-9602", "author" : [ { "dropping-particle" : "", "family" : "Blossfeld", "given" : "Hans-Peter", "non-dropping-particle" : "", "parse-names" : false, "suffix" : "" }, { "dropping-particle" : "", "family" : "Huinink", "given" : "Johannes", "non-dropping-particle" : "", "parse-names" : false, "suffix" : "" } ], "container-title" : "American journal of Sociology", "id" : "ITEM-1", "issue" : "1", "issued" : { "date-parts" : [ [ "1991" ] ] }, "page" : "143-168", "publisher" : "University of Chicago Press", "title" : "Human capital investments or norms of role transition? How women's schooling and career affect the process of family formation", "type" : "article-journal", "volume" : "97" }, "uris" : [ "http://www.mendeley.com/documents/?uuid=8ea77539-0804-40af-a0b5-3c0e868a5cc8" ] }, { "id" : "ITEM-2", "itemData" : { "DOI" : "10.1093/acprof", "ISBN" : "9780198703167", "author" : [ { "dropping-particle" : "", "family" : "Lutz", "given" : "Wolfgang", "non-dropping-particle" : "", "parse-names" : false, "suffix" : "" }, { "dropping-particle" : "", "family" : "Butz", "given" : "William P.", "non-dropping-particle" : "", "parse-names" : false, "suffix" : "" }, { "dropping-particle" : "", "family" : "KC", "given" : "Samir", "non-dropping-particle" : "", "parse-names" : false, "suffix" : "" } ], "editor" : [ { "dropping-particle" : "", "family" : "Lutz", "given" : "Wolfgang", "non-dropping-particle" : "", "parse-names" : false, "suffix" : "" }, { "dropping-particle" : "", "family" : "Butz", "given" : "William P.", "non-dropping-particle" : "", "parse-names" : false, "suffix" : "" }, { "dropping-particle" : "", "family" : "KC", "given" : "Samir", "non-dropping-particle" : "", "parse-names" : false, "suffix" : "" } ], "id" : "ITEM-2", "issued" : { "date-parts" : [ [ "2014" ] ] }, "publisher" : "Oxford University Press", "publisher-place" : "Oxford", "title" : "World Population and Human Capital in the Twenty-First Century", "type" : "book" }, "uris" : [ "http://www.mendeley.com/documents/?uuid=f91e044b-fa9a-46aa-a544-05ec5d7a728e" ] }, { "id" : "ITEM-3", "itemData" : { "author" : [ { "dropping-particle" : "", "family" : "Skirbekk", "given" : "Vegard", "non-dropping-particle" : "", "parse-names" : false, "suffix" : "" } ], "container-title" : "Demographic Research", "id" : "ITEM-3", "issue" : "5", "issued" : { "date-parts" : [ [ "2008" ] ] }, "page" : "145-180", "title" : "Fertility trends by social status", "type" : "article-journal", "volume" : "18" }, "uris" : [ "http://www.mendeley.com/documents/?uuid=bbc88d3d-a286-4abd-ba4d-11e7515e6906" ] } ], "mendeley" : { "formattedCitation" : "(Blossfeld and Huinink, 1991; Skirbekk, 2008; Lutz, Butz and KC, 2014)", "plainTextFormattedCitation" : "(Blossfeld and Huinink, 1991; Skirbekk, 2008; Lutz, Butz and KC, 2014)", "previouslyFormattedCitation" : "(Blossfeld and Huinink 1991; Lutz, Butz, and KC 2014; Skirbekk 2008)" }, "properties" : { "noteIndex" : 0 }, "schema" : "https://github.com/citation-style-language/schema/raw/master/csl-citation.json" }</w:instrText>
      </w:r>
      <w:r w:rsidR="00700317">
        <w:fldChar w:fldCharType="separate"/>
      </w:r>
      <w:r w:rsidR="00CD5999" w:rsidRPr="00CD5999">
        <w:rPr>
          <w:noProof/>
        </w:rPr>
        <w:t xml:space="preserve">(Blossfeld and Huinink, 1991; </w:t>
      </w:r>
      <w:del w:id="82" w:author="Serena Pattaro" w:date="2018-05-11T14:00:00Z">
        <w:r w:rsidR="00CD5999" w:rsidRPr="00CD5999" w:rsidDel="00025281">
          <w:rPr>
            <w:noProof/>
          </w:rPr>
          <w:delText xml:space="preserve">Skirbekk, 2008; </w:delText>
        </w:r>
      </w:del>
      <w:r w:rsidR="00CD5999" w:rsidRPr="00CD5999">
        <w:rPr>
          <w:noProof/>
        </w:rPr>
        <w:t>Lutz, Butz and KC, 2014)</w:t>
      </w:r>
      <w:r w:rsidR="00700317">
        <w:fldChar w:fldCharType="end"/>
      </w:r>
      <w:r>
        <w:t xml:space="preserve">, </w:t>
      </w:r>
      <w:r w:rsidR="00236BA8">
        <w:t>the large-scale entry of women into the labour force</w:t>
      </w:r>
      <w:r w:rsidR="00186969">
        <w:t xml:space="preserve"> </w:t>
      </w:r>
      <w:r w:rsidR="001F7CDB">
        <w:fldChar w:fldCharType="begin" w:fldLock="1"/>
      </w:r>
      <w:r w:rsidR="00CD5999">
        <w:instrText>ADDIN CSL_CITATION { "citationItems" : [ { "id" : "ITEM-1", "itemData" : { "ISSN" : "0168-6577", "author" : [ { "dropping-particle" : "", "family" : "Adser\u00e0", "given" : "Al\u00edcia", "non-dropping-particle" : "", "parse-names" : false, "suffix" : "" } ], "container-title" : "European Journal of Population", "id" : "ITEM-1", "issue" : "1", "issued" : { "date-parts" : [ [ "2011" ] ] }, "page" : "1-32", "publisher" : "Springer", "title" : "Where are the babies? Labor market conditions and fertility in Europe", "type" : "article-journal", "volume" : "27" }, "uris" : [ "http://www.mendeley.com/documents/?uuid=7d02421f-024d-43d7-850e-cb47462c9667" ] }, { "id" : "ITEM-2", "itemData" : { "ISSN" : "0098-7921", "author" : [ { "dropping-particle" : "", "family" : "Oppenheimer", "given" : "Valerie Kincade", "non-dropping-particle" : "", "parse-names" : false, "suffix" : "" } ], "container-title" : "Population and development review", "id" : "ITEM-2", "issue" : "2", "issued" : { "date-parts" : [ [ "1994" ] ] }, "page" : "293-342", "publisher" : "JSTOR", "title" : "Women's rising employment and the future of the family in industrial societies", "type" : "article-journal", "volume" : "20" }, "uris" : [ "http://www.mendeley.com/documents/?uuid=bcac25be-cf38-43bc-9f4c-404a1e799ac7" ] }, { "id" : "ITEM-3", "itemData" : { "ISSN" : "0168-6577", "author" : [ { "dropping-particle" : "", "family" : "Sundstr\u00f6m", "given" : "Marianne", "non-dropping-particle" : "", "parse-names" : false, "suffix" : "" }, { "dropping-particle" : "", "family" : "Stafford", "given" : "Frank P.", "non-dropping-particle" : "", "parse-names" : false, "suffix" : "" } ], "container-title" : "European Journal of Population", "id" : "ITEM-3", "issue" : "3", "issued" : { "date-parts" : [ [ "1992" ] ] }, "page" : "199-215", "publisher" : "Springer", "title" : "Female labour force participation, fertility and public policy in Sweden", "type" : "article-journal", "volume" : "8" }, "uris" : [ "http://www.mendeley.com/documents/?uuid=e8af3d30-28e7-44c3-9cff-51f6508ccc21" ] } ], "mendeley" : { "formattedCitation" : "(Sundstr\u00f6m and Stafford, 1992; Oppenheimer, 1994; Adser\u00e0, 2011)", "plainTextFormattedCitation" : "(Sundstr\u00f6m and Stafford, 1992; Oppenheimer, 1994; Adser\u00e0, 2011)", "previouslyFormattedCitation" : "(Adser\u00e0 2011; Oppenheimer 1994; Sundstr\u00f6m and Stafford 1992)" }, "properties" : { "noteIndex" : 0 }, "schema" : "https://github.com/citation-style-language/schema/raw/master/csl-citation.json" }</w:instrText>
      </w:r>
      <w:r w:rsidR="001F7CDB">
        <w:fldChar w:fldCharType="separate"/>
      </w:r>
      <w:r w:rsidR="00CD5999" w:rsidRPr="00CD5999">
        <w:rPr>
          <w:noProof/>
        </w:rPr>
        <w:t>(</w:t>
      </w:r>
      <w:del w:id="83" w:author="Serena Pattaro" w:date="2018-05-11T14:02:00Z">
        <w:r w:rsidR="00CD5999" w:rsidRPr="00CD5999" w:rsidDel="00025281">
          <w:rPr>
            <w:noProof/>
          </w:rPr>
          <w:delText>Sundström and Stafford, 1992;</w:delText>
        </w:r>
      </w:del>
      <w:r w:rsidR="00CD5999" w:rsidRPr="00CD5999">
        <w:rPr>
          <w:noProof/>
        </w:rPr>
        <w:t xml:space="preserve"> Oppenheimer, 1994; Adserà, 2011)</w:t>
      </w:r>
      <w:r w:rsidR="001F7CDB">
        <w:fldChar w:fldCharType="end"/>
      </w:r>
      <w:r w:rsidR="001F7CDB">
        <w:t>,</w:t>
      </w:r>
      <w:r w:rsidR="00DE18E4">
        <w:t xml:space="preserve"> </w:t>
      </w:r>
      <w:r w:rsidR="00576726">
        <w:t xml:space="preserve">family policies </w:t>
      </w:r>
      <w:r w:rsidR="00576726">
        <w:fldChar w:fldCharType="begin" w:fldLock="1"/>
      </w:r>
      <w:r w:rsidR="00CD5999">
        <w:instrText>ADDIN CSL_CITATION { "citationItems" : [ { "id" : "ITEM-1", "itemData" : { "ISSN" : "1815-199X", "author" : [ { "dropping-particle" : "", "family" : "d'Addio", "given" : "Anna Cristina", "non-dropping-particle" : "", "parse-names" : false, "suffix" : "" }, { "dropping-particle" : "", "family" : "d'Ercole", "given" : "Marco Mira", "non-dropping-particle" : "", "parse-names" : false, "suffix" : "" } ], "edition" : "OECD Socia", "id" : "ITEM-1", "issued" : { "date-parts" : [ [ "2005" ] ] }, "publisher" : "OECD Publishing", "title" : "Trends and determinants of fertility rates: The role of policies. OECD Social, Employment and Migration Working Paper 27", "type" : "book" }, "uris" : [ "http://www.mendeley.com/documents/?uuid=d3b4e16e-2632-4531-85de-3f26c217335a" ] }, { "id" : "ITEM-2", "itemData" : { "ISBN" : "3319214829", "author" : [ { "dropping-particle" : "", "family" : "Rindfuss", "given" : "Ronald R", "non-dropping-particle" : "", "parse-names" : false, "suffix" : "" }, { "dropping-particle" : "", "family" : "Choe", "given" : "Minja Kim", "non-dropping-particle" : "", "parse-names" : false, "suffix" : "" } ], "editor" : [ { "dropping-particle" : "", "family" : "Rindfuss", "given" : "Ronald R", "non-dropping-particle" : "", "parse-names" : false, "suffix" : "" }, { "dropping-particle" : "", "family" : "Choe", "given" : "Minja Kim", "non-dropping-particle" : "", "parse-names" : false, "suffix" : "" } ], "id" : "ITEM-2", "issued" : { "date-parts" : [ [ "2015" ] ] }, "publisher" : "Springer", "title" : "Low and Lower Fertility: Variations Across Developed Countries", "type" : "book" }, "uris" : [ "http://www.mendeley.com/documents/?uuid=d1960e01-62d8-4592-a6ae-2184e36327d5" ] }, { "id" : "ITEM-3", "itemData" : { "ISSN" : "1728-4457", "author" : [ { "dropping-particle" : "", "family" : "Th\u00e9venon", "given" : "Olivier", "non-dropping-particle" : "", "parse-names" : false, "suffix" : "" } ], "container-title" : "Population and Development Review", "id" : "ITEM-3", "issue" : "1", "issued" : { "date-parts" : [ [ "2011" ] ] }, "page" : "57-87", "publisher" : "Wiley Online Library", "title" : "Family policies in OECD countries: A comparative analysis", "type" : "article-journal", "volume" : "37" }, "uris" : [ "http://www.mendeley.com/documents/?uuid=75c17f44-8a22-443a-8e70-7f8c1c6e4e5b" ] } ], "mendeley" : { "formattedCitation" : "(d\u2019Addio and d\u2019Ercole, 2005; Th\u00e9venon, 2011; Rindfuss and Choe, 2015)", "plainTextFormattedCitation" : "(d\u2019Addio and d\u2019Ercole, 2005; Th\u00e9venon, 2011; Rindfuss and Choe, 2015)", "previouslyFormattedCitation" : "(d\u2019Addio and d\u2019Ercole 2005; Rindfuss and Choe 2015; Th\u00e9venon 2011)" }, "properties" : { "noteIndex" : 0 }, "schema" : "https://github.com/citation-style-language/schema/raw/master/csl-citation.json" }</w:instrText>
      </w:r>
      <w:r w:rsidR="00576726">
        <w:fldChar w:fldCharType="separate"/>
      </w:r>
      <w:r w:rsidR="00CD5999" w:rsidRPr="00CD5999">
        <w:rPr>
          <w:noProof/>
        </w:rPr>
        <w:t>(</w:t>
      </w:r>
      <w:del w:id="84" w:author="Serena Pattaro" w:date="2018-05-11T14:02:00Z">
        <w:r w:rsidR="00CD5999" w:rsidRPr="00CD5999" w:rsidDel="00025281">
          <w:rPr>
            <w:noProof/>
          </w:rPr>
          <w:delText xml:space="preserve">d’Addio and d’Ercole, 2005; </w:delText>
        </w:r>
      </w:del>
      <w:r w:rsidR="00CD5999" w:rsidRPr="00CD5999">
        <w:rPr>
          <w:noProof/>
        </w:rPr>
        <w:t>Thévenon, 2011; Rindfuss and Choe, 2015)</w:t>
      </w:r>
      <w:r w:rsidR="00576726">
        <w:fldChar w:fldCharType="end"/>
      </w:r>
      <w:r w:rsidR="003A56EF">
        <w:t xml:space="preserve">, </w:t>
      </w:r>
      <w:r w:rsidR="00E07AB4">
        <w:t>globalisation</w:t>
      </w:r>
      <w:r w:rsidR="00E23719">
        <w:t xml:space="preserve"> and </w:t>
      </w:r>
      <w:r w:rsidR="00DE18E4">
        <w:t>economic uncertainty</w:t>
      </w:r>
      <w:r w:rsidR="00BA176F">
        <w:t xml:space="preserve"> </w:t>
      </w:r>
      <w:r w:rsidR="00576726">
        <w:fldChar w:fldCharType="begin" w:fldLock="1"/>
      </w:r>
      <w:r w:rsidR="00CD5999">
        <w:instrText>ADDIN CSL_CITATION { "citationItems" : [ { "id" : "ITEM-1", "itemData" : { "author" : [ { "dropping-particle" : "", "family" : "Mills", "given" : "Melinda", "non-dropping-particle" : "", "parse-names" : false, "suffix" : "" }, { "dropping-particle" : "", "family" : "Blossfeld", "given" : "Hans-Peter", "non-dropping-particle" : "", "parse-names" : false, "suffix" : "" } ], "container-title" : "Globalization, uncertainty and youth in society", "editor" : [ { "dropping-particle" : "", "family" : "Blossfeld", "given" : "Hans-Peter", "non-dropping-particle" : "", "parse-names" : false, "suffix" : "" }, { "dropping-particle" : "", "family" : "Klijzing", "given" : "Erik", "non-dropping-particle" : "", "parse-names" : false, "suffix" : "" }, { "dropping-particle" : "", "family" : "Mills", "given" : "Melinda", "non-dropping-particle" : "", "parse-names" : false, "suffix" : "" }, { "dropping-particle" : "", "family" : "Kurz", "given" : "Karin", "non-dropping-particle" : "", "parse-names" : false, "suffix" : "" } ], "id" : "ITEM-1", "issued" : { "date-parts" : [ [ "2005" ] ] }, "page" : "1-23", "publisher" : "London: Routledge", "title" : "Globalization, uncertainty and the early life course", "type" : "chapter" }, "uris" : [ "http://www.mendeley.com/documents/?uuid=0300fd5e-91dc-4a11-80d6-4f73e3833d57" ] } ], "mendeley" : { "formattedCitation" : "(Mills and Blossfeld, 2005)", "plainTextFormattedCitation" : "(Mills and Blossfeld, 2005)", "previouslyFormattedCitation" : "(Mills and Blossfeld 2005)" }, "properties" : { "noteIndex" : 0 }, "schema" : "https://github.com/citation-style-language/schema/raw/master/csl-citation.json" }</w:instrText>
      </w:r>
      <w:r w:rsidR="00576726">
        <w:fldChar w:fldCharType="separate"/>
      </w:r>
      <w:r w:rsidR="00CD5999" w:rsidRPr="00CD5999">
        <w:rPr>
          <w:noProof/>
        </w:rPr>
        <w:t>(Mills and Blossfeld, 2005)</w:t>
      </w:r>
      <w:r w:rsidR="00576726">
        <w:fldChar w:fldCharType="end"/>
      </w:r>
      <w:r w:rsidR="00DE18E4">
        <w:t>, ideational changes</w:t>
      </w:r>
      <w:r w:rsidR="00BA176F">
        <w:t xml:space="preserve"> </w:t>
      </w:r>
      <w:r w:rsidR="00F303C2">
        <w:fldChar w:fldCharType="begin" w:fldLock="1"/>
      </w:r>
      <w:r w:rsidR="00CD5999">
        <w:instrText>ADDIN CSL_CITATION { "citationItems" : [ { "id" : "ITEM-1", "itemData" : { "ISSN" : "0098-7921", "author" : [ { "dropping-particle" : "", "family" : "Lesthaeghe", "given" : "Ron", "non-dropping-particle" : "", "parse-names" : false, "suffix" : "" }, { "dropping-particle" : "", "family" : "Surkyn", "given" : "Johan", "non-dropping-particle" : "", "parse-names" : false, "suffix" : "" } ], "container-title" : "Population and Development Review", "id" : "ITEM-1", "issue" : "1", "issued" : { "date-parts" : [ [ "1988" ] ] }, "page" : "1-45", "publisher" : "JSTOR", "title" : "Cultural dynamics and economic theories of fertility change", "type" : "article-journal", "volume" : "14" }, "uris" : [ "http://www.mendeley.com/documents/?uuid=4e6f5154-c298-4b06-a1ad-c87a3870eb08" ] } ], "mendeley" : { "formattedCitation" : "(Lesthaeghe and Surkyn, 1988)", "plainTextFormattedCitation" : "(Lesthaeghe and Surkyn, 1988)", "previouslyFormattedCitation" : "(Lesthaeghe and Surkyn 1988)" }, "properties" : { "noteIndex" : 0 }, "schema" : "https://github.com/citation-style-language/schema/raw/master/csl-citation.json" }</w:instrText>
      </w:r>
      <w:r w:rsidR="00F303C2">
        <w:fldChar w:fldCharType="separate"/>
      </w:r>
      <w:r w:rsidR="00CD5999" w:rsidRPr="00CD5999">
        <w:rPr>
          <w:noProof/>
        </w:rPr>
        <w:t>(Lesthaeghe and Surkyn, 1988)</w:t>
      </w:r>
      <w:r w:rsidR="00F303C2">
        <w:fldChar w:fldCharType="end"/>
      </w:r>
      <w:r w:rsidR="00DE18E4">
        <w:t>, gender roles and gender equality</w:t>
      </w:r>
      <w:r w:rsidR="00BA176F">
        <w:t xml:space="preserve"> </w:t>
      </w:r>
      <w:r w:rsidR="00F303C2">
        <w:fldChar w:fldCharType="begin" w:fldLock="1"/>
      </w:r>
      <w:r w:rsidR="00CD5999">
        <w:instrText>ADDIN CSL_CITATION { "citationItems" : [ { "id" : "ITEM-1", "itemData" : { "DOI" : "10.1111/j.1728-4457.2015.00065.x", "ISBN" : "1728-4457", "ISSN" : "1728-4457", "PMID" : "26526031", "abstract" : "While new empirical findings and theoretical frameworks provide insight into the interrelations between socioeconomic development, gender equity, and low fertility, puzzling exceptions and outliers in these findings call for a more all-encompassing framework to understand the interplay between these processes. We argue that the pace and onset of development are two important factors to be considered when analyzing gender equity and fertility. Within the developed world, \u201cfirst-wave developers\u201d\u2014or countries that began socioeconomic development in the nineteenth/early twentieth century\u2014currently have much higher fertility levels than \u201clate developers.\u201d We lay out a novel theoretical approach to explain why this is the case and provide empirical evidence to support our argument. Our approach not only explains historical periods of low fertility but also sheds light on why there exists such large variance in fertility rates among today's developed countries.", "author" : [ { "dropping-particle" : "", "family" : "Anderson", "given" : "Thomas", "non-dropping-particle" : "", "parse-names" : false, "suffix" : "" }, { "dropping-particle" : "", "family" : "Kohler", "given" : "Hans-Peter", "non-dropping-particle" : "", "parse-names" : false, "suffix" : "" } ], "container-title" : "Population and Development Review", "id" : "ITEM-1", "issue" : "3", "issued" : { "date-parts" : [ [ "2015" ] ] }, "page" : "381-407", "title" : "Low Fertility, Socioeconomic Development, and Gender Equity", "type" : "article-journal", "volume" : "41" }, "uris" : [ "http://www.mendeley.com/documents/?uuid=e3799f66-6de4-4a61-af76-ec0211532efa" ] }, { "id" : "ITEM-2", "itemData" : { "ISSN" : "1728-4457", "author" : [ { "dropping-particle" : "", "family" : "Esping\u2010Andersen", "given" : "G\u00f8sta", "non-dropping-particle" : "", "parse-names" : false, "suffix" : "" }, { "dropping-particle" : "", "family" : "Billari", "given" : "Francesco C", "non-dropping-particle" : "", "parse-names" : false, "suffix" : "" } ], "container-title" : "Population and Development Review", "id" : "ITEM-2", "issue" : "1", "issued" : { "date-parts" : [ [ "2015" ] ] }, "page" : "1-31", "publisher" : "Wiley Online Library", "title" : "Re\u2010theorizing Family Demographics", "type" : "article-journal", "volume" : "41" }, "uris" : [ "http://www.mendeley.com/documents/?uuid=242002c7-61e6-4e83-9d1e-cc1e13ca4a3e" ] }, { "id" : "ITEM-3", "itemData" : { "DOI" : "10.12765/CPoS-2017-10en", "author" : [ { "dropping-particle" : "", "family" : "Frejka", "given" : "Tomas", "non-dropping-particle" : "", "parse-names" : false, "suffix" : "" } ], "container-title" : "Comparative Population Studies", "id" : "ITEM-3", "issued" : { "date-parts" : [ [ "2017" ] ] }, "page" : "89-116", "title" : "The Fertility Transition Revisited: A Cohort Perspective", "type" : "article-journal", "volume" : "42" }, "uris" : [ "http://www.mendeley.com/documents/?uuid=c888d451-f089-4d31-803b-791a7116e6de" ] }, { "id" : "ITEM-4", "itemData" : { "ISSN" : "1728-4457", "author" : [ { "dropping-particle" : "", "family" : "Goldscheider", "given" : "Frances", "non-dropping-particle" : "", "parse-names" : false, "suffix" : "" }, { "dropping-particle" : "", "family" : "Bernhardt", "given" : "Eva", "non-dropping-particle" : "", "parse-names" : false, "suffix" : "" }, { "dropping-particle" : "", "family" : "Lappeg\u00e5rd", "given" : "Trude", "non-dropping-particle" : "", "parse-names" : false, "suffix" : "" } ], "container-title" : "Population and Development Review", "id" : "ITEM-4", "issue" : "2", "issued" : { "date-parts" : [ [ "2015" ] ] }, "page" : "207-239", "publisher" : "Wiley Online Library", "title" : "The gender revolution: A framework for understanding changing family and demographic behavior", "type" : "article-journal", "volume" : "41" }, "uris" : [ "http://www.mendeley.com/documents/?uuid=9642cee4-c346-47e4-9a98-2d14456f7704" ] }, { "id" : "ITEM-5", "itemData" : { "ISSN" : "0032-4663", "author" : [ { "dropping-particle" : "", "family" : "McDonald", "given" : "Peter", "non-dropping-particle" : "", "parse-names" : false, "suffix" : "" } ], "container-title" : "Population", "id" : "ITEM-5", "issue" : "3", "issued" : { "date-parts" : [ [ "2002" ] ] }, "page" : "417-446", "publisher" : "INED", "title" : "Sustaining fertility through public policy: The range of options", "type" : "article-journal", "volume" : "57" }, "uris" : [ "http://www.mendeley.com/documents/?uuid=d88f6975-a735-4227-a9c3-676e9ec5b2be" ] }, { "id" : "ITEM-6", "itemData" : { "ISSN" : "1728-4457", "author" : [ { "dropping-particle" : "", "family" : "McDonald", "given" : "Peter", "non-dropping-particle" : "", "parse-names" : false, "suffix" : "" } ], "container-title" : "Population and Development Review", "id" : "ITEM-6", "issue" : "3", "issued" : { "date-parts" : [ [ "2006" ] ] }, "page" : "485-510", "publisher" : "Wiley Online Library", "title" : "Low fertility and the state: The efficacy of policy", "type" : "article-journal", "volume" : "32" }, "uris" : [ "http://www.mendeley.com/documents/?uuid=b7b75404-96c9-42db-8f8b-18c9c1af8894" ] } ], "mendeley" : { "formattedCitation" : "(McDonald, 2002, 2006; Anderson and Kohler, 2015; Esping\u2010Andersen and Billari, 2015; Goldscheider, Bernhardt and Lappeg\u00e5rd, 2015; Frejka, 2017)", "plainTextFormattedCitation" : "(McDonald, 2002, 2006; Anderson and Kohler, 2015; Esping\u2010Andersen and Billari, 2015; Goldscheider, Bernhardt and Lappeg\u00e5rd, 2015; Frejka, 2017)", "previouslyFormattedCitation" : "(Anderson and Kohler 2015; Esping\u2010Andersen and Billari 2015; Frejka 2017; Goldscheider, Bernhardt, and Lappeg\u00e5rd 2015; McDonald 2002, 2006)" }, "properties" : { "noteIndex" : 0 }, "schema" : "https://github.com/citation-style-language/schema/raw/master/csl-citation.json" }</w:instrText>
      </w:r>
      <w:r w:rsidR="00F303C2">
        <w:fldChar w:fldCharType="separate"/>
      </w:r>
      <w:r w:rsidR="001818AD">
        <w:rPr>
          <w:noProof/>
        </w:rPr>
        <w:t>(</w:t>
      </w:r>
      <w:del w:id="85" w:author="Serena Pattaro" w:date="2018-05-11T14:04:00Z">
        <w:r w:rsidR="00CD5999" w:rsidRPr="00CD5999" w:rsidDel="00025281">
          <w:rPr>
            <w:noProof/>
          </w:rPr>
          <w:delText xml:space="preserve">Anderson and Kohler, 2015; </w:delText>
        </w:r>
      </w:del>
      <w:r w:rsidR="00CD5999" w:rsidRPr="00CD5999">
        <w:rPr>
          <w:noProof/>
        </w:rPr>
        <w:t xml:space="preserve">Esping‐Andersen and Billari, 2015; </w:t>
      </w:r>
      <w:del w:id="86" w:author="Serena Pattaro" w:date="2018-05-11T14:04:00Z">
        <w:r w:rsidR="001818AD" w:rsidRPr="00CD5999" w:rsidDel="00025281">
          <w:rPr>
            <w:noProof/>
          </w:rPr>
          <w:delText>Frejka, 2017</w:delText>
        </w:r>
        <w:r w:rsidR="001818AD" w:rsidDel="00025281">
          <w:rPr>
            <w:noProof/>
          </w:rPr>
          <w:delText xml:space="preserve">; </w:delText>
        </w:r>
      </w:del>
      <w:r w:rsidR="00CD5999" w:rsidRPr="00CD5999">
        <w:rPr>
          <w:noProof/>
        </w:rPr>
        <w:t xml:space="preserve">Goldscheider, Bernhardt and Lappegård, 2015; </w:t>
      </w:r>
      <w:r w:rsidR="001818AD">
        <w:rPr>
          <w:noProof/>
        </w:rPr>
        <w:t xml:space="preserve">McDonald, </w:t>
      </w:r>
      <w:r w:rsidR="001818AD" w:rsidRPr="00CD5999">
        <w:rPr>
          <w:noProof/>
        </w:rPr>
        <w:t>2006</w:t>
      </w:r>
      <w:r w:rsidR="00CD5999" w:rsidRPr="00CD5999">
        <w:rPr>
          <w:noProof/>
        </w:rPr>
        <w:t>)</w:t>
      </w:r>
      <w:r w:rsidR="00F303C2">
        <w:fldChar w:fldCharType="end"/>
      </w:r>
      <w:r w:rsidR="003A56EF">
        <w:t>.</w:t>
      </w:r>
    </w:p>
    <w:p w14:paraId="6AA64C85" w14:textId="60064C71" w:rsidR="003A56EF" w:rsidRDefault="003A56EF" w:rsidP="00C8640F">
      <w:pPr>
        <w:spacing w:after="0" w:line="480" w:lineRule="auto"/>
      </w:pPr>
      <w:r>
        <w:t xml:space="preserve">The aim of this paper is to </w:t>
      </w:r>
      <w:r w:rsidR="001F44CC">
        <w:t xml:space="preserve">provide </w:t>
      </w:r>
      <w:del w:id="87" w:author="Serena Pattaro" w:date="2018-05-11T14:06:00Z">
        <w:r w:rsidR="001F44CC" w:rsidDel="00025281">
          <w:delText xml:space="preserve">a description and </w:delText>
        </w:r>
      </w:del>
      <w:r w:rsidR="001F44CC">
        <w:t xml:space="preserve">an illustration of different fertility trends across 45 countries </w:t>
      </w:r>
      <w:del w:id="88" w:author="Serena Pattaro" w:date="2018-05-11T14:07:00Z">
        <w:r w:rsidR="001F44CC" w:rsidDel="00025281">
          <w:delText>and</w:delText>
        </w:r>
        <w:r w:rsidR="007C7BCA" w:rsidDel="00025281">
          <w:delText xml:space="preserve"> regions </w:delText>
        </w:r>
      </w:del>
      <w:r w:rsidR="007C7BCA">
        <w:t>from major geographic</w:t>
      </w:r>
      <w:r w:rsidR="001F44CC">
        <w:t xml:space="preserve"> </w:t>
      </w:r>
      <w:del w:id="89" w:author="Serena Pattaro" w:date="2018-05-11T14:08:00Z">
        <w:r w:rsidR="001F44CC" w:rsidDel="00025281">
          <w:delText>clusters or macro-</w:delText>
        </w:r>
      </w:del>
      <w:r w:rsidR="001F44CC">
        <w:t>regions within and outside Europe</w:t>
      </w:r>
      <w:r w:rsidR="00EF684A">
        <w:t xml:space="preserve"> (</w:t>
      </w:r>
      <w:r w:rsidR="00765CDA">
        <w:t>for full details see the online appendix</w:t>
      </w:r>
      <w:r w:rsidR="00EF684A">
        <w:t>)</w:t>
      </w:r>
      <w:r w:rsidR="001F44CC">
        <w:t>.</w:t>
      </w:r>
      <w:r>
        <w:t xml:space="preserve"> </w:t>
      </w:r>
      <w:r w:rsidR="00430154">
        <w:t>The latter reflect</w:t>
      </w:r>
      <w:r w:rsidR="001F44CC">
        <w:t xml:space="preserve"> different </w:t>
      </w:r>
      <w:del w:id="90" w:author="Serena Pattaro" w:date="2018-05-11T14:09:00Z">
        <w:r w:rsidR="001F44CC" w:rsidDel="00025281">
          <w:delText xml:space="preserve">institutional, </w:delText>
        </w:r>
      </w:del>
      <w:del w:id="91" w:author="Serena Pattaro" w:date="2018-05-11T18:20:00Z">
        <w:r w:rsidR="001F44CC" w:rsidDel="00AA6E12">
          <w:delText>societal</w:delText>
        </w:r>
        <w:r w:rsidR="00430154" w:rsidDel="00AA6E12">
          <w:delText>, economic</w:delText>
        </w:r>
        <w:r w:rsidR="001F44CC" w:rsidDel="00AA6E12">
          <w:delText xml:space="preserve"> and cultural</w:delText>
        </w:r>
      </w:del>
      <w:ins w:id="92" w:author="Serena Pattaro" w:date="2018-05-11T18:20:00Z">
        <w:r w:rsidR="00AA6E12">
          <w:t>contextual</w:t>
        </w:r>
      </w:ins>
      <w:r w:rsidR="001F44CC">
        <w:t xml:space="preserve"> conditions which have shaped different </w:t>
      </w:r>
      <w:r w:rsidR="00DB122F">
        <w:t xml:space="preserve">pathways of </w:t>
      </w:r>
      <w:r w:rsidR="001F44CC">
        <w:t>low fertility</w:t>
      </w:r>
      <w:del w:id="93" w:author="Serena Pattaro" w:date="2018-05-11T14:10:00Z">
        <w:r w:rsidR="00E07AB4" w:rsidRPr="00E07AB4" w:rsidDel="00025281">
          <w:delText xml:space="preserve"> </w:delText>
        </w:r>
        <w:r w:rsidR="00E07AB4" w:rsidDel="00025281">
          <w:delText>transition</w:delText>
        </w:r>
      </w:del>
      <w:r w:rsidR="001F44CC">
        <w:t>.</w:t>
      </w:r>
      <w:r w:rsidR="00430154">
        <w:t xml:space="preserve"> Changes in age-specific and cumulative cohort fertility rates are explored by using composite fertility lattice plots, which combine information </w:t>
      </w:r>
      <w:del w:id="94" w:author="Serena Pattaro" w:date="2018-05-11T14:11:00Z">
        <w:r w:rsidR="00430154" w:rsidDel="001745C2">
          <w:delText xml:space="preserve">derived </w:delText>
        </w:r>
      </w:del>
      <w:r w:rsidR="00430154">
        <w:t xml:space="preserve">from different </w:t>
      </w:r>
      <w:del w:id="95" w:author="Serena Pattaro" w:date="2018-05-11T14:16:00Z">
        <w:r w:rsidR="00430154" w:rsidDel="001745C2">
          <w:delText xml:space="preserve">visualisation </w:delText>
        </w:r>
      </w:del>
      <w:ins w:id="96" w:author="Serena Pattaro" w:date="2018-05-11T14:16:00Z">
        <w:r w:rsidR="001745C2">
          <w:t xml:space="preserve">visualization </w:t>
        </w:r>
      </w:ins>
      <w:r w:rsidR="00430154">
        <w:t>methods</w:t>
      </w:r>
      <w:r w:rsidR="00891233">
        <w:t xml:space="preserve"> of the Lexis surface, </w:t>
      </w:r>
      <w:r w:rsidR="00E07AB4">
        <w:t>namely</w:t>
      </w:r>
      <w:r w:rsidR="00891233">
        <w:t xml:space="preserve"> </w:t>
      </w:r>
      <w:r w:rsidR="00430154">
        <w:t>hea</w:t>
      </w:r>
      <w:r w:rsidR="00891233">
        <w:t>t maps and shaded contour plots</w:t>
      </w:r>
      <w:r w:rsidR="007C7BCA">
        <w:t xml:space="preserve"> (see also </w:t>
      </w:r>
      <w:r w:rsidR="007C7BCA">
        <w:fldChar w:fldCharType="begin" w:fldLock="1"/>
      </w:r>
      <w:r w:rsidR="00CD5999">
        <w:instrText>ADDIN CSL_CITATION { "citationItems" : [ { "id" : "ITEM-1", "itemData" : { "ISSN" : "1435-9871", "author" : [ { "dropping-particle" : "", "family" : "Sch\u00f6ley", "given" : "Jonas", "non-dropping-particle" : "", "parse-names" : false, "suffix" : "" }, { "dropping-particle" : "", "family" : "Willekens", "given" : "Frans", "non-dropping-particle" : "", "parse-names" : false, "suffix" : "" } ], "container-title" : "Demographic Research", "id" : "ITEM-1", "issue" : "21", "issued" : { "date-parts" : [ [ "2017" ] ] }, "page" : "627-658", "title" : "Visualizing compositional data on the Lexis surface", "type" : "article-journal", "volume" : "36" }, "uris" : [ "http://www.mendeley.com/documents/?uuid=ba93d90e-1b01-4725-b5c4-095f15577bbd" ] } ], "mendeley" : { "formattedCitation" : "(Sch\u00f6ley and Willekens, 2017)", "manualFormatting" : "Sch\u00f6ley and Willekens (2017)", "plainTextFormattedCitation" : "(Sch\u00f6ley and Willekens, 2017)", "previouslyFormattedCitation" : "(Sch\u00f6ley and Willekens 2017)" }, "properties" : { "noteIndex" : 0 }, "schema" : "https://github.com/citation-style-language/schema/raw/master/csl-citation.json" }</w:instrText>
      </w:r>
      <w:r w:rsidR="007C7BCA">
        <w:fldChar w:fldCharType="separate"/>
      </w:r>
      <w:r w:rsidR="007C7BCA" w:rsidRPr="007C7BCA">
        <w:rPr>
          <w:noProof/>
        </w:rPr>
        <w:t xml:space="preserve">Schöley and Willekens </w:t>
      </w:r>
      <w:r w:rsidR="007C7BCA">
        <w:rPr>
          <w:noProof/>
        </w:rPr>
        <w:t>(</w:t>
      </w:r>
      <w:r w:rsidR="007C7BCA" w:rsidRPr="007C7BCA">
        <w:rPr>
          <w:noProof/>
        </w:rPr>
        <w:t>2017)</w:t>
      </w:r>
      <w:r w:rsidR="007C7BCA">
        <w:fldChar w:fldCharType="end"/>
      </w:r>
      <w:r w:rsidR="00431D33">
        <w:t>)</w:t>
      </w:r>
      <w:r w:rsidR="00430154">
        <w:t xml:space="preserve">. </w:t>
      </w:r>
    </w:p>
    <w:p w14:paraId="58807817" w14:textId="1690242C" w:rsidR="00B90175" w:rsidRDefault="001745C2" w:rsidP="00C8640F">
      <w:pPr>
        <w:spacing w:after="0" w:line="480" w:lineRule="auto"/>
      </w:pPr>
      <w:ins w:id="97" w:author="Serena Pattaro" w:date="2018-05-11T14:11:00Z">
        <w:r>
          <w:t>W</w:t>
        </w:r>
      </w:ins>
      <w:del w:id="98" w:author="Serena Pattaro" w:date="2018-05-11T14:11:00Z">
        <w:r w:rsidR="00891233" w:rsidDel="001745C2">
          <w:delText>In particular, w</w:delText>
        </w:r>
      </w:del>
      <w:r w:rsidR="00891233">
        <w:t>e</w:t>
      </w:r>
      <w:r w:rsidR="006A70E3">
        <w:t xml:space="preserve"> </w:t>
      </w:r>
      <w:del w:id="99" w:author="Serena Pattaro" w:date="2018-05-11T14:11:00Z">
        <w:r w:rsidR="006A70E3" w:rsidDel="001745C2">
          <w:delText xml:space="preserve">present and </w:delText>
        </w:r>
      </w:del>
      <w:r w:rsidR="006A70E3">
        <w:t xml:space="preserve">describe the processes involved in producing a lattice plot </w:t>
      </w:r>
      <w:del w:id="100" w:author="Serena Pattaro" w:date="2018-05-11T14:12:00Z">
        <w:r w:rsidR="006A70E3" w:rsidDel="001745C2">
          <w:delText xml:space="preserve">which </w:delText>
        </w:r>
      </w:del>
      <w:r w:rsidR="006A70E3">
        <w:t>show</w:t>
      </w:r>
      <w:ins w:id="101" w:author="Serena Pattaro" w:date="2018-05-11T14:12:00Z">
        <w:r>
          <w:t>ing</w:t>
        </w:r>
      </w:ins>
      <w:del w:id="102" w:author="Serena Pattaro" w:date="2018-05-11T14:12:00Z">
        <w:r w:rsidR="006A70E3" w:rsidDel="001745C2">
          <w:delText>s</w:delText>
        </w:r>
      </w:del>
      <w:r w:rsidR="006A70E3">
        <w:t xml:space="preserve"> both age-specific fertility rates (ASFRs) </w:t>
      </w:r>
      <w:del w:id="103" w:author="Serena Pattaro" w:date="2018-05-11T14:12:00Z">
        <w:r w:rsidR="00B90175" w:rsidDel="001745C2">
          <w:delText xml:space="preserve">available </w:delText>
        </w:r>
      </w:del>
      <w:r w:rsidR="00B90175">
        <w:t>by year</w:t>
      </w:r>
      <w:r w:rsidR="006A70E3">
        <w:t>, and implied cumulative cohort fertility rates (CCFRs)</w:t>
      </w:r>
      <w:r w:rsidR="00B90175">
        <w:t xml:space="preserve"> for </w:t>
      </w:r>
      <w:del w:id="104" w:author="Serena Pattaro" w:date="2018-05-11T14:13:00Z">
        <w:r w:rsidR="00B90175" w:rsidDel="001745C2">
          <w:delText xml:space="preserve">dozens of </w:delText>
        </w:r>
      </w:del>
      <w:ins w:id="105" w:author="Serena Pattaro" w:date="2018-05-11T14:14:00Z">
        <w:r>
          <w:t xml:space="preserve">45 </w:t>
        </w:r>
      </w:ins>
      <w:r w:rsidR="00B90175">
        <w:t xml:space="preserve">countries </w:t>
      </w:r>
      <w:del w:id="106" w:author="Serena Pattaro" w:date="2018-05-11T14:13:00Z">
        <w:r w:rsidR="00B90175" w:rsidDel="001745C2">
          <w:delText>whose data is available either within the</w:delText>
        </w:r>
      </w:del>
      <w:ins w:id="107" w:author="Serena Pattaro" w:date="2018-05-11T14:13:00Z">
        <w:r>
          <w:t>included in</w:t>
        </w:r>
      </w:ins>
      <w:r w:rsidR="00B90175">
        <w:t xml:space="preserve"> HFD or HFC. The end result is a lattice of Lexis surface visuali</w:t>
      </w:r>
      <w:ins w:id="108" w:author="Serena Pattaro" w:date="2018-05-11T14:16:00Z">
        <w:r>
          <w:t>z</w:t>
        </w:r>
      </w:ins>
      <w:del w:id="109" w:author="Serena Pattaro" w:date="2018-05-11T14:16:00Z">
        <w:r w:rsidR="00B90175" w:rsidDel="001745C2">
          <w:delText>s</w:delText>
        </w:r>
      </w:del>
      <w:r w:rsidR="00B90175">
        <w:t xml:space="preserve">ations, arranged by cohort on the horizontal axis and age on the vertical axis. Within </w:t>
      </w:r>
      <w:r w:rsidR="001E4624">
        <w:t xml:space="preserve">these </w:t>
      </w:r>
      <w:del w:id="110" w:author="Serena Pattaro" w:date="2018-05-11T14:16:00Z">
        <w:r w:rsidR="00B90175" w:rsidDel="001745C2">
          <w:delText>visualisation</w:delText>
        </w:r>
        <w:r w:rsidR="001E4624" w:rsidDel="001745C2">
          <w:delText>s</w:delText>
        </w:r>
        <w:r w:rsidR="00B90175" w:rsidDel="001745C2">
          <w:delText xml:space="preserve"> </w:delText>
        </w:r>
      </w:del>
      <w:ins w:id="111" w:author="Serena Pattaro" w:date="2018-05-11T14:16:00Z">
        <w:r>
          <w:t xml:space="preserve">visualizations </w:t>
        </w:r>
      </w:ins>
      <w:r w:rsidR="00B90175">
        <w:t xml:space="preserve">the ASFRs are represented graphically by cell shade, CCFRs by a series of easily distinguishable contour lines, and the strips which label each of the small multiples within the </w:t>
      </w:r>
      <w:del w:id="112" w:author="Serena Pattaro" w:date="2018-05-11T14:17:00Z">
        <w:r w:rsidR="00B90175" w:rsidDel="001745C2">
          <w:delText xml:space="preserve">visualisation </w:delText>
        </w:r>
      </w:del>
      <w:ins w:id="113" w:author="Serena Pattaro" w:date="2018-05-11T14:17:00Z">
        <w:r>
          <w:t xml:space="preserve">visualization </w:t>
        </w:r>
      </w:ins>
      <w:r w:rsidR="00B90175">
        <w:t xml:space="preserve">are coloured according to geographic region. </w:t>
      </w:r>
      <w:r w:rsidR="00515957">
        <w:t xml:space="preserve">We refer to this </w:t>
      </w:r>
      <w:del w:id="114" w:author="Serena Pattaro" w:date="2018-05-11T14:17:00Z">
        <w:r w:rsidR="00515957" w:rsidDel="001745C2">
          <w:delText xml:space="preserve">visualisation </w:delText>
        </w:r>
      </w:del>
      <w:ins w:id="115" w:author="Serena Pattaro" w:date="2018-05-11T14:17:00Z">
        <w:r>
          <w:t xml:space="preserve">visualization </w:t>
        </w:r>
      </w:ins>
      <w:r w:rsidR="00515957">
        <w:t xml:space="preserve">as a Composite Fertility Plot (CFP), as both colour/shade, and contour lines, are used to represent different variables. </w:t>
      </w:r>
    </w:p>
    <w:p w14:paraId="538BF341" w14:textId="6E8D472E" w:rsidR="006A70E3" w:rsidRPr="006A70E3" w:rsidRDefault="00B90175" w:rsidP="00C8640F">
      <w:pPr>
        <w:spacing w:after="0" w:line="480" w:lineRule="auto"/>
      </w:pPr>
      <w:r>
        <w:t xml:space="preserve">We suggest that the full </w:t>
      </w:r>
      <w:del w:id="116" w:author="Serena Pattaro" w:date="2018-05-11T14:17:00Z">
        <w:r w:rsidDel="001745C2">
          <w:delText xml:space="preserve">visualisation </w:delText>
        </w:r>
      </w:del>
      <w:ins w:id="117" w:author="Serena Pattaro" w:date="2018-05-11T14:17:00Z">
        <w:r w:rsidR="001745C2">
          <w:t xml:space="preserve">visualization </w:t>
        </w:r>
      </w:ins>
      <w:r>
        <w:t>produced is best viewed by being printed out in colour as a</w:t>
      </w:r>
      <w:del w:id="118" w:author="Serena Pattaro" w:date="2018-05-13T18:54:00Z">
        <w:r w:rsidDel="0069217A">
          <w:delText>n A3 or A2</w:delText>
        </w:r>
      </w:del>
      <w:r>
        <w:t xml:space="preserve"> poster, which we have found to greatly facilitate </w:t>
      </w:r>
      <w:r w:rsidR="003A45D8">
        <w:t>‘</w:t>
      </w:r>
      <w:r>
        <w:t>at-a-glance</w:t>
      </w:r>
      <w:r w:rsidR="003A45D8">
        <w:t>’</w:t>
      </w:r>
      <w:r>
        <w:t xml:space="preserve"> comparison between countries</w:t>
      </w:r>
      <w:del w:id="119" w:author="Serena Pattaro" w:date="2018-05-11T14:21:00Z">
        <w:r w:rsidDel="001943D9">
          <w:delText>;</w:delText>
        </w:r>
      </w:del>
      <w:r>
        <w:t xml:space="preserve"> </w:t>
      </w:r>
      <w:r w:rsidR="003A45D8">
        <w:fldChar w:fldCharType="begin" w:fldLock="1"/>
      </w:r>
      <w:r w:rsidR="00CD5999">
        <w:instrText>ADDIN CSL_CITATION { "citationItems" : [ { "id" : "ITEM-1", "itemData" : { "ISBN" : "8-7045-0079-8", "author" : [ { "dropping-particle" : "", "family" : "Vaupel", "given" : "J. W.", "non-dropping-particle" : "", "parse-names" : false, "suffix" : "" }, { "dropping-particle" : "", "family" : "Gambill", "given" : "B. A.", "non-dropping-particle" : "", "parse-names" : false, "suffix" : "" }, { "dropping-particle" : "", "family" : "Yashin", "given" : "A. I.", "non-dropping-particle" : "", "parse-names" : false, "suffix" : "" } ], "id" : "ITEM-1", "issued" : { "date-parts" : [ [ "1987" ] ] }, "publisher-place" : "Laxenburg, Austria", "title" : "Thousands of Data at a Glance: Shaded Contour Maps of Demographic Surfaces", "type" : "book" }, "uris" : [ "http://www.mendeley.com/documents/?uuid=eb26b967-598d-4fb3-afbb-f156af1bc5c1" ] } ], "mendeley" : { "formattedCitation" : "(Vaupel, Gambill and Yashin, 1987)", "plainTextFormattedCitation" : "(Vaupel, Gambill and Yashin, 1987)", "previouslyFormattedCitation" : "(Vaupel, Gambill, and Yashin 1987)" }, "properties" : { "noteIndex" : 0 }, "schema" : "https://github.com/citation-style-language/schema/raw/master/csl-citation.json" }</w:instrText>
      </w:r>
      <w:r w:rsidR="003A45D8">
        <w:fldChar w:fldCharType="separate"/>
      </w:r>
      <w:r w:rsidR="00CD5999" w:rsidRPr="00CD5999">
        <w:rPr>
          <w:noProof/>
        </w:rPr>
        <w:t>(Vaupel, Gambill and Yashin, 1987)</w:t>
      </w:r>
      <w:r w:rsidR="003A45D8">
        <w:fldChar w:fldCharType="end"/>
      </w:r>
      <w:ins w:id="120" w:author="Serena Pattaro" w:date="2018-05-11T14:21:00Z">
        <w:r w:rsidR="001943D9">
          <w:t>.</w:t>
        </w:r>
      </w:ins>
      <w:r w:rsidR="003A45D8">
        <w:t xml:space="preserve"> </w:t>
      </w:r>
      <w:ins w:id="121" w:author="Serena Pattaro" w:date="2018-05-11T14:21:00Z">
        <w:r w:rsidR="001943D9">
          <w:t>T</w:t>
        </w:r>
      </w:ins>
      <w:del w:id="122" w:author="Serena Pattaro" w:date="2018-05-11T14:21:00Z">
        <w:r w:rsidDel="001943D9">
          <w:delText>t</w:delText>
        </w:r>
      </w:del>
      <w:r>
        <w:t xml:space="preserve">o this end we make a high resolution </w:t>
      </w:r>
      <w:r>
        <w:lastRenderedPageBreak/>
        <w:t xml:space="preserve">version of the final </w:t>
      </w:r>
      <w:del w:id="123" w:author="Serena Pattaro" w:date="2018-05-11T14:17:00Z">
        <w:r w:rsidDel="001745C2">
          <w:delText xml:space="preserve">visualisation </w:delText>
        </w:r>
      </w:del>
      <w:ins w:id="124" w:author="Serena Pattaro" w:date="2018-05-11T14:17:00Z">
        <w:r w:rsidR="001745C2">
          <w:t xml:space="preserve">visualization </w:t>
        </w:r>
      </w:ins>
      <w:r>
        <w:t xml:space="preserve">available online, along with the R code used </w:t>
      </w:r>
      <w:ins w:id="125" w:author="Serena Pattaro" w:date="2018-05-13T18:56:00Z">
        <w:r w:rsidR="0069217A">
          <w:t xml:space="preserve">for it </w:t>
        </w:r>
      </w:ins>
      <w:del w:id="126" w:author="Serena Pattaro" w:date="2018-05-13T18:56:00Z">
        <w:r w:rsidDel="0069217A">
          <w:delText xml:space="preserve">to produce this final </w:delText>
        </w:r>
      </w:del>
      <w:del w:id="127" w:author="Serena Pattaro" w:date="2018-05-11T14:17:00Z">
        <w:r w:rsidDel="001745C2">
          <w:delText xml:space="preserve">visualisation </w:delText>
        </w:r>
      </w:del>
      <w:ins w:id="128" w:author="Serena Pattaro" w:date="2018-05-11T14:17:00Z">
        <w:r w:rsidR="001745C2">
          <w:t xml:space="preserve"> </w:t>
        </w:r>
      </w:ins>
      <w:r>
        <w:t>and additional figures for individual countries. Within this paper we present th</w:t>
      </w:r>
      <w:ins w:id="129" w:author="Serena Pattaro" w:date="2018-05-13T18:57:00Z">
        <w:r w:rsidR="0069217A">
          <w:t>e</w:t>
        </w:r>
      </w:ins>
      <w:del w:id="130" w:author="Serena Pattaro" w:date="2018-05-13T18:57:00Z">
        <w:r w:rsidDel="0069217A">
          <w:delText>is</w:delText>
        </w:r>
      </w:del>
      <w:r>
        <w:t xml:space="preserve"> final </w:t>
      </w:r>
      <w:del w:id="131" w:author="Serena Pattaro" w:date="2018-05-11T14:17:00Z">
        <w:r w:rsidDel="001745C2">
          <w:delText>visualisation</w:delText>
        </w:r>
      </w:del>
      <w:ins w:id="132" w:author="Serena Pattaro" w:date="2018-05-11T14:17:00Z">
        <w:r w:rsidR="001745C2">
          <w:t>visualization</w:t>
        </w:r>
      </w:ins>
      <w:r>
        <w:t xml:space="preserve">, as well as smaller </w:t>
      </w:r>
      <w:del w:id="133" w:author="Serena Pattaro" w:date="2018-05-11T14:17:00Z">
        <w:r w:rsidDel="001745C2">
          <w:delText xml:space="preserve">visualisations </w:delText>
        </w:r>
      </w:del>
      <w:ins w:id="134" w:author="Serena Pattaro" w:date="2018-05-11T14:17:00Z">
        <w:r w:rsidR="001745C2">
          <w:t xml:space="preserve">visualizations </w:t>
        </w:r>
      </w:ins>
      <w:ins w:id="135" w:author="Serena Pattaro" w:date="2018-05-13T18:57:00Z">
        <w:r w:rsidR="0069217A">
          <w:t xml:space="preserve">for </w:t>
        </w:r>
      </w:ins>
      <w:del w:id="136" w:author="Serena Pattaro" w:date="2018-05-13T18:57:00Z">
        <w:r w:rsidDel="0069217A">
          <w:delText xml:space="preserve">comprising a </w:delText>
        </w:r>
      </w:del>
      <w:r>
        <w:t>small subset</w:t>
      </w:r>
      <w:ins w:id="137" w:author="Serena Pattaro" w:date="2018-05-13T18:57:00Z">
        <w:r w:rsidR="0069217A">
          <w:t>s</w:t>
        </w:r>
      </w:ins>
      <w:r>
        <w:t xml:space="preserve"> of countries to illustrate the value of this approach for both within-</w:t>
      </w:r>
      <w:del w:id="138" w:author="Serena Pattaro" w:date="2018-05-11T14:22:00Z">
        <w:r w:rsidDel="001943D9">
          <w:delText>country</w:delText>
        </w:r>
      </w:del>
      <w:r>
        <w:t xml:space="preserve"> and cross-country comparison of fertility trends.</w:t>
      </w:r>
    </w:p>
    <w:p w14:paraId="3AFFE9D8" w14:textId="6A4B9139" w:rsidR="001060FB" w:rsidRDefault="006A70E3" w:rsidP="00C77E90">
      <w:pPr>
        <w:pStyle w:val="Heading1"/>
        <w:numPr>
          <w:ilvl w:val="0"/>
          <w:numId w:val="1"/>
        </w:numPr>
        <w:spacing w:before="0" w:line="480" w:lineRule="auto"/>
        <w:ind w:left="284" w:hanging="284"/>
      </w:pPr>
      <w:r>
        <w:t>Methods</w:t>
      </w:r>
    </w:p>
    <w:p w14:paraId="06BAC629" w14:textId="17CF6919" w:rsidR="006A70E3" w:rsidRPr="006A70E3" w:rsidRDefault="00C77E90" w:rsidP="00C8640F">
      <w:pPr>
        <w:pStyle w:val="Heading2"/>
        <w:spacing w:before="0" w:line="480" w:lineRule="auto"/>
      </w:pPr>
      <w:r>
        <w:t xml:space="preserve">2.1 </w:t>
      </w:r>
      <w:r w:rsidR="006A70E3">
        <w:t>Data</w:t>
      </w:r>
    </w:p>
    <w:p w14:paraId="4650B955" w14:textId="26193E61" w:rsidR="009F6EF2" w:rsidRDefault="009F6EF2" w:rsidP="00C8640F">
      <w:pPr>
        <w:spacing w:after="0" w:line="480" w:lineRule="auto"/>
      </w:pPr>
      <w:r>
        <w:t xml:space="preserve">To provide </w:t>
      </w:r>
      <w:r w:rsidR="00E1519F">
        <w:t xml:space="preserve">broad geographic and temporal coverage, data from the Human Fertility Database (HFD) and Human Fertility Collection (HFC) were </w:t>
      </w:r>
      <w:ins w:id="139" w:author="Serena Pattaro" w:date="2018-05-11T14:23:00Z">
        <w:r w:rsidR="001943D9">
          <w:t xml:space="preserve">combined </w:t>
        </w:r>
      </w:ins>
      <w:del w:id="140" w:author="Serena Pattaro" w:date="2018-05-11T14:23:00Z">
        <w:r w:rsidR="00E1519F" w:rsidDel="001943D9">
          <w:delText>combined</w:delText>
        </w:r>
      </w:del>
      <w:r w:rsidR="00E1519F">
        <w:fldChar w:fldCharType="begin" w:fldLock="1"/>
      </w:r>
      <w:r w:rsidR="00CD5999">
        <w:instrText>ADDIN CSL_CITATION { "citationItems" : [ { "id" : "ITEM-1", "itemData" : { "URL" : "http://www.fertilitydata.org/cgi-bin/terms.php", "accessed" : { "date-parts" : [ [ "2016", "11", "19" ] ] }, "author" : [ { "dropping-particle" : "", "family" : "Max Planck Institute for Demographic Research (Germany)", "given" : "", "non-dropping-particle" : "", "parse-names" : false, "suffix" : "" }, { "dropping-particle" : "", "family" : "Vienna Institute of Demography (Austria)", "given" : "", "non-dropping-particle" : "", "parse-names" : false, "suffix" : "" } ], "id" : "ITEM-1", "issued" : { "date-parts" : [ [ "2015" ] ] }, "title" : "Human Fertility Collection", "type" : "webpage" }, "uris" : [ "http://www.mendeley.com/documents/?uuid=e1b34724-a268-4e12-8338-7e15fe02ad6c" ] }, { "id" : "ITEM-2", "itemData" : { "URL" : "www.humanfertility.org", "accessed" : { "date-parts" : [ [ "2015", "1", "1" ] ] }, "author" : [ { "dropping-particle" : "", "family" : "Max Planck Institute for Demographic Research (Germany)", "given" : "", "non-dropping-particle" : "", "parse-names" : false, "suffix" : "" }, { "dropping-particle" : "", "family" : "Vienna Institute of Demography (Austria)", "given" : "", "non-dropping-particle" : "", "parse-names" : false, "suffix" : "" } ], "id" : "ITEM-2", "issued" : { "date-parts" : [ [ "2016" ] ] }, "title" : "Human Fertility Database", "type" : "webpage" }, "uris" : [ "http://www.mendeley.com/documents/?uuid=259d0a8c-e864-47b3-9792-d0792ce76c35" ] } ], "mendeley" : { "formattedCitation" : "(Max Planck Institute for Demographic Research (Germany) and Vienna Institute of Demography (Austria), 2015, 2016)", "plainTextFormattedCitation" : "(Max Planck Institute for Demographic Research (Germany) and Vienna Institute of Demography (Austria), 2015, 2016)", "previouslyFormattedCitation" : "(Max Planck Institute for Demographic Research (Germany) and Vienna Institute of Demography (Austria) 2015, 2016)" }, "properties" : { "noteIndex" : 0 }, "schema" : "https://github.com/citation-style-language/schema/raw/master/csl-citation.json" }</w:instrText>
      </w:r>
      <w:r w:rsidR="00E1519F">
        <w:fldChar w:fldCharType="separate"/>
      </w:r>
      <w:r w:rsidR="00CD5999" w:rsidRPr="00CD5999">
        <w:rPr>
          <w:noProof/>
        </w:rPr>
        <w:t>(Max Planck Institute for Demographic Research (Germany) and Vienna Institute of Demography (Austria), 2015, 2016)</w:t>
      </w:r>
      <w:r w:rsidR="00E1519F">
        <w:fldChar w:fldCharType="end"/>
      </w:r>
      <w:r w:rsidR="00891233">
        <w:t>.</w:t>
      </w:r>
      <w:r w:rsidR="00E1519F">
        <w:t xml:space="preserve"> </w:t>
      </w:r>
      <w:del w:id="141" w:author="Serena Pattaro" w:date="2018-05-11T14:24:00Z">
        <w:r w:rsidR="00E1519F" w:rsidDel="001943D9">
          <w:delText>The Human Fertility Database (</w:delText>
        </w:r>
      </w:del>
      <w:ins w:id="142" w:author="Serena Pattaro" w:date="2018-05-11T14:26:00Z">
        <w:r w:rsidR="001943D9">
          <w:t xml:space="preserve">The </w:t>
        </w:r>
      </w:ins>
      <w:r w:rsidR="00E1519F">
        <w:t>HFD</w:t>
      </w:r>
      <w:del w:id="143" w:author="Serena Pattaro" w:date="2018-05-11T14:24:00Z">
        <w:r w:rsidR="00E1519F" w:rsidDel="001943D9">
          <w:delText>)</w:delText>
        </w:r>
      </w:del>
      <w:r w:rsidR="00E1519F">
        <w:t xml:space="preserve"> include</w:t>
      </w:r>
      <w:r w:rsidR="00D72E5B">
        <w:t>s</w:t>
      </w:r>
      <w:r w:rsidR="00E1519F">
        <w:t xml:space="preserve"> age-specific fertility rates (ASFRs) for 28 countries over </w:t>
      </w:r>
      <w:del w:id="144" w:author="Serena Pattaro" w:date="2018-05-11T14:24:00Z">
        <w:r w:rsidR="00E1519F" w:rsidDel="001943D9">
          <w:delText>a range of</w:delText>
        </w:r>
      </w:del>
      <w:ins w:id="145" w:author="Serena Pattaro" w:date="2018-05-11T14:24:00Z">
        <w:r w:rsidR="001943D9">
          <w:t>different</w:t>
        </w:r>
      </w:ins>
      <w:r w:rsidR="00E1519F">
        <w:t xml:space="preserve"> periods, and is </w:t>
      </w:r>
      <w:del w:id="146" w:author="Serena Pattaro" w:date="2018-05-11T14:24:00Z">
        <w:r w:rsidR="00E1519F" w:rsidDel="001943D9">
          <w:delText xml:space="preserve">entirely </w:delText>
        </w:r>
      </w:del>
      <w:r w:rsidR="00E1519F">
        <w:t>based on official vital statistics from each country; data from each country are rigorously checked and standardised according to a detailed methods protocol. In addition to overall ASFRs</w:t>
      </w:r>
      <w:ins w:id="147" w:author="Serena Pattaro" w:date="2018-05-11T14:25:00Z">
        <w:r w:rsidR="001943D9">
          <w:t>,</w:t>
        </w:r>
      </w:ins>
      <w:r w:rsidR="00E1519F">
        <w:t xml:space="preserve"> birth-order specific fertility rates are also included in the HFD, alongside summary statistics</w:t>
      </w:r>
      <w:ins w:id="148" w:author="Serena Pattaro" w:date="2018-05-11T18:21:00Z">
        <w:r w:rsidR="00AA6E12">
          <w:t xml:space="preserve">, namely </w:t>
        </w:r>
      </w:ins>
      <w:del w:id="149" w:author="Serena Pattaro" w:date="2018-05-11T18:21:00Z">
        <w:r w:rsidR="00E1519F" w:rsidDel="00AA6E12">
          <w:delText xml:space="preserve"> such as </w:delText>
        </w:r>
      </w:del>
      <w:r w:rsidR="00E1519F">
        <w:t>crude birth rates, mean age at birth, and total fertility rates</w:t>
      </w:r>
      <w:ins w:id="150" w:author="Serena Pattaro" w:date="2018-05-11T14:26:00Z">
        <w:r w:rsidR="001943D9">
          <w:t xml:space="preserve"> </w:t>
        </w:r>
      </w:ins>
      <w:del w:id="151" w:author="Serena Pattaro" w:date="2018-05-11T14:26:00Z">
        <w:r w:rsidR="00E1519F" w:rsidDel="001943D9">
          <w:delText>;</w:delText>
        </w:r>
      </w:del>
      <w:r w:rsidR="00E1519F">
        <w:fldChar w:fldCharType="begin" w:fldLock="1"/>
      </w:r>
      <w:r w:rsidR="00CD5999">
        <w:instrText>ADDIN CSL_CITATION { "citationItems" : [ { "id" : "ITEM-1", "itemData" : { "URL" : "www.humanfertility.org", "accessed" : { "date-parts" : [ [ "2015", "1", "1" ] ] }, "author" : [ { "dropping-particle" : "", "family" : "Max Planck Institute for Demographic Research (Germany)", "given" : "", "non-dropping-particle" : "", "parse-names" : false, "suffix" : "" }, { "dropping-particle" : "", "family" : "Vienna Institute of Demography (Austria)", "given" : "", "non-dropping-particle" : "", "parse-names" : false, "suffix" : "" } ], "id" : "ITEM-1", "issued" : { "date-parts" : [ [ "2016" ] ] }, "title" : "Human Fertility Database", "type" : "webpage" }, "uris" : [ "http://www.mendeley.com/documents/?uuid=259d0a8c-e864-47b3-9792-d0792ce76c35" ] } ], "mendeley" : { "formattedCitation" : "(Max Planck Institute for Demographic Research (Germany) and Vienna Institute of Demography (Austria), 2016)", "plainTextFormattedCitation" : "(Max Planck Institute for Demographic Research (Germany) and Vienna Institute of Demography (Austria), 2016)", "previouslyFormattedCitation" : "(Max Planck Institute for Demographic Research (Germany) and Vienna Institute of Demography (Austria) 2016)" }, "properties" : { "noteIndex" : 0 }, "schema" : "https://github.com/citation-style-language/schema/raw/master/csl-citation.json" }</w:instrText>
      </w:r>
      <w:r w:rsidR="00E1519F">
        <w:fldChar w:fldCharType="separate"/>
      </w:r>
      <w:r w:rsidR="00CD5999" w:rsidRPr="00CD5999">
        <w:rPr>
          <w:noProof/>
        </w:rPr>
        <w:t>(Max Planck Institute for Demographic Research (Germany) and Vienna Institute of Demography (Austria), 2016)</w:t>
      </w:r>
      <w:r w:rsidR="00E1519F">
        <w:fldChar w:fldCharType="end"/>
      </w:r>
      <w:r w:rsidR="00E1519F">
        <w:t xml:space="preserve"> however for the present </w:t>
      </w:r>
      <w:del w:id="152" w:author="Serena Pattaro" w:date="2018-05-11T14:17:00Z">
        <w:r w:rsidR="00E1519F" w:rsidDel="001745C2">
          <w:delText xml:space="preserve">visualisations </w:delText>
        </w:r>
      </w:del>
      <w:ins w:id="153" w:author="Serena Pattaro" w:date="2018-05-11T14:17:00Z">
        <w:r w:rsidR="001745C2">
          <w:t xml:space="preserve">visualizations </w:t>
        </w:r>
      </w:ins>
      <w:r w:rsidR="00E1519F">
        <w:t xml:space="preserve">only overall ASFRs are used. The HFC is a complementary database to the HFD, created by the same institutions, which aims to supplement the high-quality, official vital statistics contained in the HFD with data from </w:t>
      </w:r>
      <w:r w:rsidR="00CC366F">
        <w:t>additional sources whose data quality may not be of the same standard</w:t>
      </w:r>
      <w:del w:id="154" w:author="Serena Pattaro" w:date="2018-05-11T14:27:00Z">
        <w:r w:rsidR="00CC366F" w:rsidDel="001943D9">
          <w:delText>.</w:delText>
        </w:r>
      </w:del>
      <w:r w:rsidR="002607A5">
        <w:t xml:space="preserve"> </w:t>
      </w:r>
      <w:r w:rsidR="00CC366F">
        <w:fldChar w:fldCharType="begin" w:fldLock="1"/>
      </w:r>
      <w:r w:rsidR="00CD5999">
        <w:instrText>ADDIN CSL_CITATION { "citationItems" : [ { "id" : "ITEM-1", "itemData" : { "URL" : "http://www.fertilitydata.org/docs/methods.pdf", "accessed" : { "date-parts" : [ [ "2017", "8", "25" ] ] }, "author" : [ { "dropping-particle" : "", "family" : "Grigorieva", "given" : "O", "non-dropping-particle" : "", "parse-names" : false, "suffix" : "" }, { "dropping-particle" : "", "family" : "Jasilioniene", "given" : "A", "non-dropping-particle" : "", "parse-names" : false, "suffix" : "" }, { "dropping-particle" : "", "family" : "Jdanov", "given" : "D", "non-dropping-particle" : "", "parse-names" : false, "suffix" : "" }, { "dropping-particle" : "", "family" : "Grigoriev", "given" : "P", "non-dropping-particle" : "", "parse-names" : false, "suffix" : "" }, { "dropping-particle" : "", "family" : "Sobotka", "given" : "T", "non-dropping-particle" : "", "parse-names" : false, "suffix" : "" }, { "dropping-particle" : "", "family" : "Zemen", "given" : "K", "non-dropping-particle" : "", "parse-names" : false, "suffix" : "" }, { "dropping-particle" : "", "family" : "Shkolnikov", "given" : "V M", "non-dropping-particle" : "", "parse-names" : false, "suffix" : "" } ], "container-title" : "www.fertilitydata.org", "id" : "ITEM-1", "issued" : { "date-parts" : [ [ "2015" ] ] }, "title" : "Methods Protocol for the Human Fertility Collectoin", "type" : "webpage" }, "uris" : [ "http://www.mendeley.com/documents/?uuid=955627a3-7427-44d7-a988-499f3d568789" ] } ], "mendeley" : { "formattedCitation" : "(Grigorieva &lt;i&gt;et al.&lt;/i&gt;, 2015)", "plainTextFormattedCitation" : "(Grigorieva et al., 2015)", "previouslyFormattedCitation" : "(Grigorieva et al. 2015)" }, "properties" : { "noteIndex" : 0 }, "schema" : "https://github.com/citation-style-language/schema/raw/master/csl-citation.json" }</w:instrText>
      </w:r>
      <w:r w:rsidR="00CC366F">
        <w:fldChar w:fldCharType="separate"/>
      </w:r>
      <w:r w:rsidR="00CD5999" w:rsidRPr="00CD5999">
        <w:rPr>
          <w:noProof/>
        </w:rPr>
        <w:t xml:space="preserve">(Grigorieva </w:t>
      </w:r>
      <w:r w:rsidR="00CD5999" w:rsidRPr="00CD5999">
        <w:rPr>
          <w:i/>
          <w:noProof/>
        </w:rPr>
        <w:t>et al.</w:t>
      </w:r>
      <w:r w:rsidR="00CD5999" w:rsidRPr="00CD5999">
        <w:rPr>
          <w:noProof/>
        </w:rPr>
        <w:t>, 2015)</w:t>
      </w:r>
      <w:r w:rsidR="00CC366F">
        <w:fldChar w:fldCharType="end"/>
      </w:r>
      <w:ins w:id="155" w:author="Serena Pattaro" w:date="2018-05-11T14:27:00Z">
        <w:r w:rsidR="001943D9">
          <w:t>.</w:t>
        </w:r>
      </w:ins>
      <w:r w:rsidR="00CC366F">
        <w:t xml:space="preserve"> Data disaggregated by age in single year was used from both the HFD and HFC, and Lexis squares (one year by one year) rather </w:t>
      </w:r>
      <w:r w:rsidR="00354493">
        <w:t xml:space="preserve">than </w:t>
      </w:r>
      <w:r w:rsidR="00CC366F">
        <w:t xml:space="preserve">Lexis triangles or Lexis parallelograms were </w:t>
      </w:r>
      <w:r w:rsidR="00D72E5B">
        <w:t>used</w:t>
      </w:r>
      <w:r w:rsidR="002607A5">
        <w:t>, as in practice the use of squares only has limited effect on precision of cohort estimates</w:t>
      </w:r>
      <w:del w:id="156" w:author="Serena Pattaro" w:date="2018-05-11T14:28:00Z">
        <w:r w:rsidR="00D72E5B" w:rsidDel="001943D9">
          <w:delText>.</w:delText>
        </w:r>
      </w:del>
      <w:r w:rsidR="002607A5">
        <w:t xml:space="preserve"> </w:t>
      </w:r>
      <w:r w:rsidR="002607A5">
        <w:fldChar w:fldCharType="begin" w:fldLock="1"/>
      </w:r>
      <w:r w:rsidR="00CD5999">
        <w:instrText>ADDIN CSL_CITATION { "citationItems" : [ { "id" : "ITEM-1", "itemData" : { "author" : [ { "dropping-particle" : "", "family" : "Caselli", "given" : "G", "non-dropping-particle" : "", "parse-names" : false, "suffix" : "" }, { "dropping-particle" : "", "family" : "Vallin", "given" : "J", "non-dropping-particle" : "", "parse-names" : false, "suffix" : "" } ], "chapter-number" : "6", "container-title" : "Demography: Analysis and Synthesis2", "editor" : [ { "dropping-particle" : "", "family" : "Caselli", "given" : "G", "non-dropping-particle" : "", "parse-names" : false, "suffix" : "" }, { "dropping-particle" : "", "family" : "Vallin", "given" : "J", "non-dropping-particle" : "", "parse-names" : false, "suffix" : "" }, { "dropping-particle" : "", "family" : "Wunsch", "given" : "G", "non-dropping-particle" : "", "parse-names" : false, "suffix" : "" } ], "id" : "ITEM-1", "issued" : { "date-parts" : [ [ "2005" ] ] }, "note" : "Use this to argue that using Lexis squares rather than triangles doesn't make much of a substantive difference", "publisher" : "Academic Press", "publisher-place" : "Boston, MA", "title" : "From situation events in time to the Lexis Diagram and the Computing of rates", "type" : "chapter" }, "uris" : [ "http://www.mendeley.com/documents/?uuid=6174a188-163c-47c1-adbd-13d191e83196" ] } ], "mendeley" : { "formattedCitation" : "(Caselli and Vallin, 2005)", "plainTextFormattedCitation" : "(Caselli and Vallin, 2005)", "previouslyFormattedCitation" : "(Caselli and Vallin 2005)" }, "properties" : { "noteIndex" : 0 }, "schema" : "https://github.com/citation-style-language/schema/raw/master/csl-citation.json" }</w:instrText>
      </w:r>
      <w:r w:rsidR="002607A5">
        <w:fldChar w:fldCharType="separate"/>
      </w:r>
      <w:r w:rsidR="00CD5999" w:rsidRPr="00CD5999">
        <w:rPr>
          <w:noProof/>
        </w:rPr>
        <w:t>(Caselli and Vallin, 2005)</w:t>
      </w:r>
      <w:r w:rsidR="002607A5">
        <w:fldChar w:fldCharType="end"/>
      </w:r>
      <w:ins w:id="157" w:author="Serena Pattaro" w:date="2018-05-11T14:28:00Z">
        <w:r w:rsidR="001943D9">
          <w:t>.</w:t>
        </w:r>
      </w:ins>
      <w:r w:rsidR="002607A5">
        <w:t xml:space="preserve"> </w:t>
      </w:r>
      <w:r w:rsidR="00D72E5B">
        <w:t xml:space="preserve">In addition to the 28 countries from the HFD, data from 48 countries were used, but not all were included in the final lattice </w:t>
      </w:r>
      <w:del w:id="158" w:author="Serena Pattaro" w:date="2018-05-11T14:17:00Z">
        <w:r w:rsidR="00D72E5B" w:rsidDel="001745C2">
          <w:delText xml:space="preserve">visualisation </w:delText>
        </w:r>
      </w:del>
      <w:ins w:id="159" w:author="Serena Pattaro" w:date="2018-05-11T14:17:00Z">
        <w:r w:rsidR="001745C2">
          <w:t xml:space="preserve">visualization </w:t>
        </w:r>
      </w:ins>
      <w:del w:id="160" w:author="Serena Pattaro" w:date="2018-05-11T14:28:00Z">
        <w:r w:rsidR="003A45D8" w:rsidDel="001943D9">
          <w:delText>of 45 countries</w:delText>
        </w:r>
      </w:del>
      <w:r w:rsidR="003A45D8">
        <w:t xml:space="preserve"> </w:t>
      </w:r>
      <w:r w:rsidR="00D72E5B">
        <w:t>because of</w:t>
      </w:r>
      <w:r w:rsidR="00E1519F">
        <w:t xml:space="preserve"> </w:t>
      </w:r>
      <w:r w:rsidR="00D72E5B">
        <w:t xml:space="preserve">limited periods of observation. </w:t>
      </w:r>
      <w:r w:rsidR="002607A5">
        <w:t>Further details are provided in the online appendix.</w:t>
      </w:r>
    </w:p>
    <w:p w14:paraId="21E2D2B0" w14:textId="13BB1200" w:rsidR="00D72E5B" w:rsidRDefault="00D72E5B" w:rsidP="00C8640F">
      <w:pPr>
        <w:spacing w:after="0" w:line="480" w:lineRule="auto"/>
      </w:pPr>
      <w:r>
        <w:lastRenderedPageBreak/>
        <w:t>Data from the HFD and HFC are overlapping for some years and countries. Where more than one country- and year-specific ASFR was available, the value from the HFD was used</w:t>
      </w:r>
      <w:del w:id="161" w:author="Serena Pattaro" w:date="2018-05-11T14:29:00Z">
        <w:r w:rsidDel="001943D9">
          <w:delText xml:space="preserve"> in first preference</w:delText>
        </w:r>
      </w:del>
      <w:r>
        <w:t>; otherwise, records from the HFC were used in the following order of preference according to the ‘collection’ field of the HFC dataset: 1) STAT (Official Statistical Data)</w:t>
      </w:r>
      <w:r w:rsidR="001C4B18">
        <w:t xml:space="preserve">; 2) </w:t>
      </w:r>
      <w:r>
        <w:t xml:space="preserve">ODE (Data from the European Demographic Observatory, </w:t>
      </w:r>
      <w:proofErr w:type="spellStart"/>
      <w:r>
        <w:t>L’Observatoire</w:t>
      </w:r>
      <w:proofErr w:type="spellEnd"/>
      <w:r>
        <w:t xml:space="preserve"> </w:t>
      </w:r>
      <w:proofErr w:type="spellStart"/>
      <w:r>
        <w:t>D</w:t>
      </w:r>
      <w:r w:rsidR="001C4B18">
        <w:t>é</w:t>
      </w:r>
      <w:r>
        <w:t>mographique</w:t>
      </w:r>
      <w:proofErr w:type="spellEnd"/>
      <w:r>
        <w:t xml:space="preserve"> </w:t>
      </w:r>
      <w:proofErr w:type="spellStart"/>
      <w:r>
        <w:t>Europ</w:t>
      </w:r>
      <w:r w:rsidR="001C4B18">
        <w:t>é</w:t>
      </w:r>
      <w:r>
        <w:t>en</w:t>
      </w:r>
      <w:proofErr w:type="spellEnd"/>
      <w:r>
        <w:t>)</w:t>
      </w:r>
      <w:r w:rsidR="001C4B18">
        <w:t>; 3) RE (Research estimates)</w:t>
      </w:r>
      <w:r w:rsidR="004F5A64">
        <w:t>. For almost all countries, this approach produced a dataset comprising ASFRs for many contiguous years</w:t>
      </w:r>
      <w:r w:rsidR="00765CDA">
        <w:t>; linear interpolations of ASFRs were used for the few countries and years where this was not the case.</w:t>
      </w:r>
      <w:r w:rsidR="003A45D8">
        <w:t xml:space="preserve"> The code for both combining data across sources and interpolating values where necessary are available in the online appendix. </w:t>
      </w:r>
    </w:p>
    <w:p w14:paraId="15B9777E" w14:textId="1FB27DA7" w:rsidR="006A70E3" w:rsidRDefault="00C77E90" w:rsidP="00C8640F">
      <w:pPr>
        <w:pStyle w:val="Heading2"/>
        <w:spacing w:before="0" w:line="480" w:lineRule="auto"/>
      </w:pPr>
      <w:r>
        <w:t xml:space="preserve">2.2 </w:t>
      </w:r>
      <w:r w:rsidR="006A70E3">
        <w:t xml:space="preserve">Lexis surface mappings </w:t>
      </w:r>
    </w:p>
    <w:p w14:paraId="0729D02E" w14:textId="5D48102B" w:rsidR="006A70E3" w:rsidRDefault="006A70E3" w:rsidP="00C8640F">
      <w:pPr>
        <w:spacing w:after="0" w:line="480" w:lineRule="auto"/>
      </w:pPr>
      <w:r>
        <w:t>For each country, ASFRs were arranged onto a Lexis surface with birth cohort year on the horizontal axis and age in years on the vertical axis</w:t>
      </w:r>
      <w:ins w:id="162" w:author="Serena Pattaro" w:date="2018-05-11T14:31:00Z">
        <w:r w:rsidR="00384534">
          <w:t xml:space="preserve">. </w:t>
        </w:r>
      </w:ins>
      <w:ins w:id="163" w:author="Serena Pattaro" w:date="2018-05-11T14:32:00Z">
        <w:r w:rsidR="00384534">
          <w:t>A</w:t>
        </w:r>
      </w:ins>
      <w:del w:id="164" w:author="Serena Pattaro" w:date="2018-05-11T14:31:00Z">
        <w:r w:rsidDel="00384534">
          <w:delText>; a</w:delText>
        </w:r>
      </w:del>
      <w:r>
        <w:t>s mentioned previously Lexis squares rather than triangles or parallelograms were used throughout, so these are not true cohort estimates</w:t>
      </w:r>
      <w:r w:rsidR="00694E99">
        <w:t xml:space="preserve">, but are sufficient to illustrate the </w:t>
      </w:r>
      <w:ins w:id="165" w:author="Serena Pattaro" w:date="2018-05-11T14:32:00Z">
        <w:r w:rsidR="00384534">
          <w:t xml:space="preserve">visualization </w:t>
        </w:r>
      </w:ins>
      <w:r w:rsidR="00694E99">
        <w:t>principles</w:t>
      </w:r>
      <w:del w:id="166" w:author="Serena Pattaro" w:date="2018-05-11T14:32:00Z">
        <w:r w:rsidR="00694E99" w:rsidDel="00384534">
          <w:delText xml:space="preserve"> of the </w:delText>
        </w:r>
      </w:del>
      <w:del w:id="167" w:author="Serena Pattaro" w:date="2018-05-11T14:17:00Z">
        <w:r w:rsidR="00694E99" w:rsidDel="001745C2">
          <w:delText>visualisation</w:delText>
        </w:r>
      </w:del>
      <w:r w:rsidR="00694E99">
        <w:t xml:space="preserve">, and the R code is freely available for researchers to iterate the approach further. ASFRs for each country and year were mapped to colours and shades using the Spectral colour palate from the </w:t>
      </w:r>
      <w:proofErr w:type="spellStart"/>
      <w:r w:rsidR="00937FBD">
        <w:t>RColorBrewer</w:t>
      </w:r>
      <w:proofErr w:type="spellEnd"/>
      <w:r w:rsidR="00937FBD">
        <w:t xml:space="preserve"> R package</w:t>
      </w:r>
      <w:del w:id="168" w:author="Serena Pattaro" w:date="2018-05-11T14:33:00Z">
        <w:r w:rsidR="00937FBD" w:rsidDel="00384534">
          <w:delText>.</w:delText>
        </w:r>
      </w:del>
      <w:r w:rsidR="00937FBD">
        <w:t xml:space="preserve"> </w:t>
      </w:r>
      <w:r w:rsidR="003A45D8">
        <w:fldChar w:fldCharType="begin" w:fldLock="1"/>
      </w:r>
      <w:r w:rsidR="00CD5999">
        <w:instrText>ADDIN CSL_CITATION { "citationItems" : [ { "id" : "ITEM-1", "itemData" : { "author" : [ { "dropping-particle" : "", "family" : "Neuwirth", "given" : "Erich", "non-dropping-particle" : "", "parse-names" : false, "suffix" : "" } ], "id" : "ITEM-1", "issued" : { "date-parts" : [ [ "2014" ] ] }, "number" : "1.1-2", "title" : "RColorBrewer: ColorBrewer Palettes", "type" : "article" }, "uris" : [ "http://www.mendeley.com/documents/?uuid=611e00d8-ace7-4aa0-988b-bb994c8dc373" ] } ], "mendeley" : { "formattedCitation" : "(Neuwirth, 2014)", "plainTextFormattedCitation" : "(Neuwirth, 2014)", "previouslyFormattedCitation" : "(Neuwirth 2014)" }, "properties" : { "noteIndex" : 0 }, "schema" : "https://github.com/citation-style-language/schema/raw/master/csl-citation.json" }</w:instrText>
      </w:r>
      <w:r w:rsidR="003A45D8">
        <w:fldChar w:fldCharType="separate"/>
      </w:r>
      <w:r w:rsidR="00CD5999" w:rsidRPr="00CD5999">
        <w:rPr>
          <w:noProof/>
        </w:rPr>
        <w:t>(Neuwirth, 2014)</w:t>
      </w:r>
      <w:r w:rsidR="003A45D8">
        <w:fldChar w:fldCharType="end"/>
      </w:r>
      <w:ins w:id="169" w:author="Serena Pattaro" w:date="2018-05-11T14:33:00Z">
        <w:r w:rsidR="00384534">
          <w:t>.</w:t>
        </w:r>
      </w:ins>
      <w:r w:rsidR="003A45D8">
        <w:t xml:space="preserve"> </w:t>
      </w:r>
      <w:r w:rsidR="00694E99">
        <w:t xml:space="preserve">The R packages Lattice and </w:t>
      </w:r>
      <w:proofErr w:type="spellStart"/>
      <w:r w:rsidR="00694E99">
        <w:t>LatticeExtra</w:t>
      </w:r>
      <w:proofErr w:type="spellEnd"/>
      <w:r w:rsidR="00694E99">
        <w:t xml:space="preserve"> were used to produce </w:t>
      </w:r>
      <w:r w:rsidR="00937FBD">
        <w:t xml:space="preserve">the </w:t>
      </w:r>
      <w:del w:id="170" w:author="Serena Pattaro" w:date="2018-05-11T14:18:00Z">
        <w:r w:rsidR="00937FBD" w:rsidDel="001745C2">
          <w:delText>visualisations</w:delText>
        </w:r>
      </w:del>
      <w:ins w:id="171" w:author="Serena Pattaro" w:date="2018-05-11T14:18:00Z">
        <w:r w:rsidR="001745C2">
          <w:t>visualizations</w:t>
        </w:r>
      </w:ins>
      <w:del w:id="172" w:author="Serena Pattaro" w:date="2018-05-11T14:33:00Z">
        <w:r w:rsidR="00937FBD" w:rsidDel="00384534">
          <w:delText>.</w:delText>
        </w:r>
      </w:del>
      <w:r w:rsidR="00937FBD">
        <w:t xml:space="preserve"> </w:t>
      </w:r>
      <w:r w:rsidR="003A45D8">
        <w:fldChar w:fldCharType="begin" w:fldLock="1"/>
      </w:r>
      <w:r w:rsidR="00CD5999">
        <w:instrText>ADDIN CSL_CITATION { "citationItems" : [ { "id" : "ITEM-1", "itemData" : { "ISBN" : "978-0-387-75968-5", "abstract" : "R is rapidly growing in popularity as the environment of choice for data analysis and graphics both in academia and industry. Lattice brings the proven design of Trellis graphics (originally developed for S by William S. Cleveland and colleagues at Bell Labs) to R, considerably expanding its capabilities in the process. Lattice is a powerful and elegant high level data visualization system that is sufficient for most everyday graphics needs, yet flexible enough to be easily extended to handle demands of cutting edge research. Written by the author of the lattice system, this book describes it in considerable depth, beginning with the essentials and systematically delving into specific low levels details as necessary. No prior experience with lattice is required to read the book, although basic familiarity with R is assumed. The book contains close to 150 figures produced with lattice. Many of the examples emphasize principles of good graphical design; almost all use real data sets that are publicly available in various R packages. All code and figures in the book are also available online, along with supplementary material covering more advanced topics.", "author" : [ { "dropping-particle" : "", "family" : "Sarkar", "given" : "Deepayan", "non-dropping-particle" : "", "parse-names" : false, "suffix" : "" } ], "id" : "ITEM-1", "issued" : { "date-parts" : [ [ "2008" ] ] }, "publisher" : "Springer", "publisher-place" : "New York", "title" : "Lattice: Multivariate Data Visualization with R", "type" : "book" }, "uris" : [ "http://www.mendeley.com/documents/?uuid=66d418f3-66a9-447a-b0be-1a3997de33c1" ] } ], "mendeley" : { "formattedCitation" : "(Sarkar, 2008)", "plainTextFormattedCitation" : "(Sarkar, 2008)", "previouslyFormattedCitation" : "(Sarkar 2008)" }, "properties" : { "noteIndex" : 0 }, "schema" : "https://github.com/citation-style-language/schema/raw/master/csl-citation.json" }</w:instrText>
      </w:r>
      <w:r w:rsidR="003A45D8">
        <w:fldChar w:fldCharType="separate"/>
      </w:r>
      <w:r w:rsidR="00CD5999" w:rsidRPr="00CD5999">
        <w:rPr>
          <w:noProof/>
        </w:rPr>
        <w:t>(Sarkar, 2008)</w:t>
      </w:r>
      <w:r w:rsidR="003A45D8">
        <w:fldChar w:fldCharType="end"/>
      </w:r>
      <w:ins w:id="173" w:author="Serena Pattaro" w:date="2018-05-11T14:33:00Z">
        <w:r w:rsidR="00384534">
          <w:t>.</w:t>
        </w:r>
      </w:ins>
      <w:r w:rsidR="003A45D8">
        <w:t xml:space="preserve"> </w:t>
      </w:r>
    </w:p>
    <w:p w14:paraId="6A24190D" w14:textId="33E8BE87" w:rsidR="00937FBD" w:rsidRDefault="00937FBD" w:rsidP="00C8640F">
      <w:pPr>
        <w:spacing w:after="0" w:line="480" w:lineRule="auto"/>
        <w:rPr>
          <w:rFonts w:eastAsiaTheme="minorEastAsia"/>
        </w:rPr>
      </w:pPr>
      <w:r>
        <w:t xml:space="preserve">For birth cohorts where ASFRs were available from age 15 years, CCFRs were produced for each age and cohort year. If </w:t>
      </w:r>
      <m:oMath>
        <m:sSub>
          <m:sSubPr>
            <m:ctrlPr>
              <w:rPr>
                <w:rFonts w:ascii="Cambria Math" w:hAnsi="Cambria Math"/>
                <w:i/>
              </w:rPr>
            </m:ctrlPr>
          </m:sSubPr>
          <m:e>
            <m:r>
              <w:rPr>
                <w:rFonts w:ascii="Cambria Math" w:hAnsi="Cambria Math"/>
              </w:rPr>
              <m:t>A</m:t>
            </m:r>
          </m:e>
          <m:sub>
            <m:r>
              <w:rPr>
                <w:rFonts w:ascii="Cambria Math" w:hAnsi="Cambria Math"/>
              </w:rPr>
              <m:t>(x,y, p)</m:t>
            </m:r>
          </m:sub>
        </m:sSub>
      </m:oMath>
      <w:r>
        <w:rPr>
          <w:rFonts w:eastAsiaTheme="minorEastAsia"/>
        </w:rPr>
        <w:t xml:space="preserve"> refers to the ASFR for country </w:t>
      </w:r>
      <m:oMath>
        <m:r>
          <w:rPr>
            <w:rFonts w:ascii="Cambria Math" w:eastAsiaTheme="minorEastAsia" w:hAnsi="Cambria Math"/>
          </w:rPr>
          <m:t>p</m:t>
        </m:r>
      </m:oMath>
      <w:r>
        <w:rPr>
          <w:rFonts w:eastAsiaTheme="minorEastAsia"/>
        </w:rPr>
        <w:t xml:space="preserve">, in year </w:t>
      </w:r>
      <m:oMath>
        <m:r>
          <w:rPr>
            <w:rFonts w:ascii="Cambria Math" w:eastAsiaTheme="minorEastAsia" w:hAnsi="Cambria Math"/>
          </w:rPr>
          <m:t>x</m:t>
        </m:r>
      </m:oMath>
      <w:r>
        <w:rPr>
          <w:rFonts w:eastAsiaTheme="minorEastAsia"/>
        </w:rPr>
        <w:t xml:space="preserve">, and at age </w:t>
      </w:r>
      <m:oMath>
        <m:r>
          <w:rPr>
            <w:rFonts w:ascii="Cambria Math" w:eastAsiaTheme="minorEastAsia" w:hAnsi="Cambria Math"/>
          </w:rPr>
          <m:t>y</m:t>
        </m:r>
      </m:oMath>
      <w:r>
        <w:rPr>
          <w:rFonts w:eastAsiaTheme="minorEastAsia"/>
        </w:rPr>
        <w:t xml:space="preserve">, then the CCFR for age </w:t>
      </w:r>
      <m:oMath>
        <m:r>
          <w:rPr>
            <w:rFonts w:ascii="Cambria Math" w:eastAsiaTheme="minorEastAsia" w:hAnsi="Cambria Math"/>
          </w:rPr>
          <m:t>y</m:t>
        </m:r>
      </m:oMath>
      <w:r>
        <w:rPr>
          <w:rFonts w:eastAsiaTheme="minorEastAsia"/>
        </w:rPr>
        <w:t xml:space="preserve"> can be defined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y</m:t>
            </m:r>
          </m:sup>
          <m:e>
            <m:sSub>
              <m:sSubPr>
                <m:ctrlPr>
                  <w:rPr>
                    <w:rFonts w:ascii="Cambria Math" w:hAnsi="Cambria Math"/>
                    <w:i/>
                  </w:rPr>
                </m:ctrlPr>
              </m:sSubPr>
              <m:e>
                <m:r>
                  <w:rPr>
                    <w:rFonts w:ascii="Cambria Math" w:hAnsi="Cambria Math"/>
                  </w:rPr>
                  <m:t>A</m:t>
                </m:r>
              </m:e>
              <m:sub>
                <m:r>
                  <w:rPr>
                    <w:rFonts w:ascii="Cambria Math" w:hAnsi="Cambria Math"/>
                  </w:rPr>
                  <m:t>(z+i,i, p)</m:t>
                </m:r>
              </m:sub>
            </m:sSub>
          </m:e>
        </m:nary>
      </m:oMath>
      <w:r>
        <w:rPr>
          <w:rFonts w:eastAsiaTheme="minorEastAsia"/>
        </w:rPr>
        <w:t xml:space="preserve"> </w:t>
      </w:r>
      <w:r w:rsidR="001F5DA2">
        <w:rPr>
          <w:rFonts w:eastAsiaTheme="minorEastAsia"/>
        </w:rPr>
        <w:t xml:space="preserve">, where </w:t>
      </w:r>
      <m:oMath>
        <m:r>
          <w:rPr>
            <w:rFonts w:ascii="Cambria Math" w:eastAsiaTheme="minorEastAsia" w:hAnsi="Cambria Math"/>
          </w:rPr>
          <m:t>z</m:t>
        </m:r>
      </m:oMath>
      <w:r w:rsidR="001F5DA2">
        <w:rPr>
          <w:rFonts w:eastAsiaTheme="minorEastAsia"/>
        </w:rPr>
        <w:t xml:space="preserve"> </w:t>
      </w:r>
      <w:r w:rsidR="00D27233">
        <w:rPr>
          <w:rFonts w:eastAsiaTheme="minorEastAsia"/>
        </w:rPr>
        <w:t>is the simple index of birth cohort (</w:t>
      </w:r>
      <m:oMath>
        <m:r>
          <w:rPr>
            <w:rFonts w:ascii="Cambria Math" w:eastAsiaTheme="minorEastAsia" w:hAnsi="Cambria Math"/>
          </w:rPr>
          <m:t>x-y)</m:t>
        </m:r>
      </m:oMath>
      <w:r w:rsidR="001F5DA2">
        <w:rPr>
          <w:rFonts w:eastAsiaTheme="minorEastAsia"/>
        </w:rPr>
        <w:t xml:space="preserve">. Within the Lexis surfaces, contour lines were added at positions across the cohort-age surface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reached specific </w:t>
      </w:r>
      <w:proofErr w:type="spellStart"/>
      <w:r w:rsidR="001F5DA2">
        <w:rPr>
          <w:rFonts w:eastAsiaTheme="minorEastAsia"/>
        </w:rPr>
        <w:t>values.</w:t>
      </w:r>
      <w:del w:id="174" w:author="Serena Pattaro" w:date="2018-05-11T14:34:00Z">
        <w:r w:rsidR="001F5DA2" w:rsidDel="00384534">
          <w:rPr>
            <w:rFonts w:eastAsiaTheme="minorEastAsia"/>
          </w:rPr>
          <w:delText xml:space="preserve"> </w:delText>
        </w:r>
      </w:del>
      <w:ins w:id="175" w:author="Serena Pattaro" w:date="2018-05-11T14:34:00Z">
        <w:r w:rsidR="00384534">
          <w:rPr>
            <w:rFonts w:eastAsiaTheme="minorEastAsia"/>
          </w:rPr>
          <w:t>A</w:t>
        </w:r>
      </w:ins>
      <w:proofErr w:type="spellEnd"/>
      <w:del w:id="176" w:author="Serena Pattaro" w:date="2018-05-11T14:34:00Z">
        <w:r w:rsidR="001F5DA2" w:rsidDel="00384534">
          <w:rPr>
            <w:rFonts w:eastAsiaTheme="minorEastAsia"/>
          </w:rPr>
          <w:delText>More specifically, a</w:delText>
        </w:r>
      </w:del>
      <w:r w:rsidR="001F5DA2">
        <w:rPr>
          <w:rFonts w:eastAsiaTheme="minorEastAsia"/>
        </w:rPr>
        <w:t xml:space="preserve"> thin dashed contour indicates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of 1.30 </w:t>
      </w:r>
      <w:r w:rsidR="00F43D1A">
        <w:rPr>
          <w:rFonts w:eastAsiaTheme="minorEastAsia"/>
        </w:rPr>
        <w:t>children</w:t>
      </w:r>
      <w:r w:rsidR="001F5DA2">
        <w:rPr>
          <w:rFonts w:eastAsiaTheme="minorEastAsia"/>
        </w:rPr>
        <w:t xml:space="preserve"> per woman, a thin solid contour indicates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of 1.50, a thick dashed contour indicates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of 1.80, and a thick solid contour indicates a replacement fertility level of 2.05. Because</w:t>
      </w:r>
      <w:del w:id="177" w:author="Serena Pattaro" w:date="2018-05-11T14:35:00Z">
        <w:r w:rsidR="001F5DA2" w:rsidDel="00384534">
          <w:rPr>
            <w:rFonts w:eastAsiaTheme="minorEastAsia"/>
          </w:rPr>
          <w:delText xml:space="preserve"> </w:delText>
        </w:r>
      </w:del>
      <w:r w:rsidR="001F5DA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is</w:t>
      </w:r>
      <w:r w:rsidR="00D27233">
        <w:rPr>
          <w:rFonts w:eastAsiaTheme="minorEastAsia"/>
        </w:rPr>
        <w:t xml:space="preserve"> a cumulative quantity, the contour lines will always have the same monotonic </w:t>
      </w:r>
      <w:r w:rsidR="00D27233">
        <w:rPr>
          <w:rFonts w:eastAsiaTheme="minorEastAsia"/>
        </w:rPr>
        <w:lastRenderedPageBreak/>
        <w:t xml:space="preserve">ordering - thin dashed, thin solid, thick dashed then thick solid - from bottom to top. The position, presence or absence, and trajectories of these contour lines </w:t>
      </w:r>
      <w:r w:rsidR="005D6F4E">
        <w:rPr>
          <w:rFonts w:eastAsiaTheme="minorEastAsia"/>
        </w:rPr>
        <w:t xml:space="preserve">across different </w:t>
      </w:r>
      <w:del w:id="178" w:author="Serena Pattaro" w:date="2018-05-11T14:35:00Z">
        <w:r w:rsidR="005D6F4E" w:rsidDel="00384534">
          <w:rPr>
            <w:rFonts w:eastAsiaTheme="minorEastAsia"/>
          </w:rPr>
          <w:delText xml:space="preserve">birth </w:delText>
        </w:r>
      </w:del>
      <w:r w:rsidR="005D6F4E">
        <w:rPr>
          <w:rFonts w:eastAsiaTheme="minorEastAsia"/>
        </w:rPr>
        <w:t xml:space="preserve">cohorts, and between countries, are all useful indicators of how fertility trends </w:t>
      </w:r>
      <w:del w:id="179" w:author="Serena Pattaro" w:date="2018-05-11T14:36:00Z">
        <w:r w:rsidR="005D6F4E" w:rsidDel="00384534">
          <w:rPr>
            <w:rFonts w:eastAsiaTheme="minorEastAsia"/>
          </w:rPr>
          <w:delText xml:space="preserve">have </w:delText>
        </w:r>
      </w:del>
      <w:r w:rsidR="005D6F4E">
        <w:rPr>
          <w:rFonts w:eastAsiaTheme="minorEastAsia"/>
        </w:rPr>
        <w:t>change</w:t>
      </w:r>
      <w:del w:id="180" w:author="Serena Pattaro" w:date="2018-05-11T14:36:00Z">
        <w:r w:rsidR="005D6F4E" w:rsidDel="00384534">
          <w:rPr>
            <w:rFonts w:eastAsiaTheme="minorEastAsia"/>
          </w:rPr>
          <w:delText>d</w:delText>
        </w:r>
      </w:del>
      <w:r w:rsidR="005D6F4E">
        <w:rPr>
          <w:rFonts w:eastAsiaTheme="minorEastAsia"/>
        </w:rPr>
        <w:t xml:space="preserve"> over time and place, and how far short of replacement fertility levels most affluent world nations fall. All countries are arranged in order of </w:t>
      </w:r>
      <w:r w:rsidR="00B562FC">
        <w:rPr>
          <w:rFonts w:eastAsiaTheme="minorEastAsia"/>
        </w:rPr>
        <w:t xml:space="preserve">highest </w:t>
      </w:r>
      <w:r w:rsidR="005D6F4E">
        <w:rPr>
          <w:rFonts w:eastAsiaTheme="minorEastAsia"/>
        </w:rPr>
        <w:t>CCFR</w:t>
      </w:r>
      <w:r w:rsidR="00B562FC">
        <w:rPr>
          <w:rFonts w:eastAsiaTheme="minorEastAsia"/>
        </w:rPr>
        <w:t xml:space="preserve"> in 2007, the last common year of observation for all populations being compared</w:t>
      </w:r>
      <w:r w:rsidR="005D6F4E">
        <w:rPr>
          <w:rFonts w:eastAsiaTheme="minorEastAsia"/>
        </w:rPr>
        <w:t xml:space="preserve">. </w:t>
      </w:r>
    </w:p>
    <w:p w14:paraId="05E1E53D" w14:textId="7775EC85" w:rsidR="005D6F4E" w:rsidRDefault="005D6F4E" w:rsidP="00C77E90">
      <w:pPr>
        <w:pStyle w:val="Heading1"/>
        <w:numPr>
          <w:ilvl w:val="0"/>
          <w:numId w:val="1"/>
        </w:numPr>
        <w:spacing w:before="0" w:line="480" w:lineRule="auto"/>
        <w:ind w:left="284" w:hanging="284"/>
        <w:rPr>
          <w:rFonts w:eastAsiaTheme="minorEastAsia"/>
        </w:rPr>
      </w:pPr>
      <w:r>
        <w:rPr>
          <w:rFonts w:eastAsiaTheme="minorEastAsia"/>
        </w:rPr>
        <w:t xml:space="preserve">Results </w:t>
      </w:r>
    </w:p>
    <w:p w14:paraId="4623FCA6" w14:textId="73704D51" w:rsidR="005D6F4E" w:rsidDel="00B54E76" w:rsidRDefault="005D6F4E" w:rsidP="00C8640F">
      <w:pPr>
        <w:spacing w:after="0" w:line="480" w:lineRule="auto"/>
        <w:rPr>
          <w:del w:id="181" w:author="Serena Pattaro" w:date="2018-05-13T18:59:00Z"/>
        </w:rPr>
      </w:pPr>
      <w:del w:id="182" w:author="Serena Pattaro" w:date="2018-05-13T18:59:00Z">
        <w:r w:rsidDel="00B54E76">
          <w:delText xml:space="preserve">This section </w:delText>
        </w:r>
      </w:del>
      <w:del w:id="183" w:author="Serena Pattaro" w:date="2018-05-11T14:38:00Z">
        <w:r w:rsidDel="00384534">
          <w:delText xml:space="preserve">will </w:delText>
        </w:r>
      </w:del>
      <w:del w:id="184" w:author="Serena Pattaro" w:date="2018-05-13T18:59:00Z">
        <w:r w:rsidDel="00B54E76">
          <w:delText xml:space="preserve">first provide the </w:delText>
        </w:r>
      </w:del>
      <w:del w:id="185" w:author="Serena Pattaro" w:date="2018-05-11T14:18:00Z">
        <w:r w:rsidDel="001745C2">
          <w:delText xml:space="preserve">visualisation </w:delText>
        </w:r>
      </w:del>
      <w:del w:id="186" w:author="Serena Pattaro" w:date="2018-05-13T18:59:00Z">
        <w:r w:rsidDel="00B54E76">
          <w:delText xml:space="preserve">for two or more countries at a time, in order to both introduce the </w:delText>
        </w:r>
      </w:del>
      <w:del w:id="187" w:author="Serena Pattaro" w:date="2018-05-11T14:18:00Z">
        <w:r w:rsidDel="001745C2">
          <w:delText xml:space="preserve">visualisation </w:delText>
        </w:r>
      </w:del>
      <w:del w:id="188" w:author="Serena Pattaro" w:date="2018-05-13T18:59:00Z">
        <w:r w:rsidDel="00B54E76">
          <w:delText xml:space="preserve">and illustrate its utility for both cross-cohort and cross-country comparisons. The complete </w:delText>
        </w:r>
      </w:del>
      <w:del w:id="189" w:author="Serena Pattaro" w:date="2018-05-11T14:18:00Z">
        <w:r w:rsidDel="001745C2">
          <w:delText xml:space="preserve">visualisation </w:delText>
        </w:r>
      </w:del>
      <w:del w:id="190" w:author="Serena Pattaro" w:date="2018-05-11T14:38:00Z">
        <w:r w:rsidDel="00384534">
          <w:delText>will then be</w:delText>
        </w:r>
      </w:del>
      <w:del w:id="191" w:author="Serena Pattaro" w:date="2018-05-13T18:59:00Z">
        <w:r w:rsidDel="00B54E76">
          <w:delText xml:space="preserve"> presented as the final figure, though as discussed previously we recommend this last visuali</w:delText>
        </w:r>
      </w:del>
      <w:del w:id="192" w:author="Serena Pattaro" w:date="2018-05-11T14:18:00Z">
        <w:r w:rsidDel="001745C2">
          <w:delText>s</w:delText>
        </w:r>
      </w:del>
      <w:del w:id="193" w:author="Serena Pattaro" w:date="2018-05-13T18:59:00Z">
        <w:r w:rsidDel="00B54E76">
          <w:delText xml:space="preserve">ation be downloaded and printed in colour as a large landscape poster. </w:delText>
        </w:r>
      </w:del>
    </w:p>
    <w:p w14:paraId="0822868C" w14:textId="6838F1E5" w:rsidR="0033794B" w:rsidRPr="0033794B" w:rsidRDefault="00C77E90" w:rsidP="00C8640F">
      <w:pPr>
        <w:pStyle w:val="Heading2"/>
        <w:spacing w:before="0" w:line="480" w:lineRule="auto"/>
      </w:pPr>
      <w:r>
        <w:t xml:space="preserve">3.1 </w:t>
      </w:r>
      <w:r w:rsidR="005D6F4E">
        <w:t xml:space="preserve">Low </w:t>
      </w:r>
      <w:r w:rsidR="00A93E9A">
        <w:t xml:space="preserve">fertility </w:t>
      </w:r>
      <w:r w:rsidR="005D6F4E">
        <w:t xml:space="preserve">European </w:t>
      </w:r>
      <w:r w:rsidR="00A93E9A">
        <w:t>countries</w:t>
      </w:r>
      <w:r w:rsidR="005D6F4E">
        <w:t xml:space="preserve">: </w:t>
      </w:r>
      <w:r w:rsidR="00DD21DB">
        <w:t>Spain</w:t>
      </w:r>
      <w:r w:rsidR="00084FEC">
        <w:t xml:space="preserve">, </w:t>
      </w:r>
      <w:proofErr w:type="spellStart"/>
      <w:r w:rsidR="00084FEC">
        <w:t>Italy</w:t>
      </w:r>
      <w:ins w:id="194" w:author="Serena Pattaro" w:date="2018-05-11T14:39:00Z">
        <w:r w:rsidR="00384534">
          <w:t>,</w:t>
        </w:r>
      </w:ins>
      <w:del w:id="195" w:author="Serena Pattaro" w:date="2018-05-11T14:39:00Z">
        <w:r w:rsidR="00084FEC" w:rsidDel="00384534">
          <w:delText xml:space="preserve"> and </w:delText>
        </w:r>
      </w:del>
      <w:r w:rsidR="0033794B">
        <w:t>East</w:t>
      </w:r>
      <w:proofErr w:type="spellEnd"/>
      <w:r w:rsidR="0033794B">
        <w:t xml:space="preserve"> and West Germany</w:t>
      </w:r>
    </w:p>
    <w:p w14:paraId="0E479E6B" w14:textId="7BF13D2C" w:rsidR="00EB0CD3" w:rsidRDefault="00EB0CD3" w:rsidP="00C8640F">
      <w:pPr>
        <w:spacing w:after="0" w:line="480" w:lineRule="auto"/>
      </w:pPr>
      <w:r>
        <w:fldChar w:fldCharType="begin"/>
      </w:r>
      <w:r>
        <w:instrText xml:space="preserve"> REF _Ref365535323 \h </w:instrText>
      </w:r>
      <w:r>
        <w:fldChar w:fldCharType="separate"/>
      </w:r>
      <w:r w:rsidR="00F92849">
        <w:t xml:space="preserve">Figure </w:t>
      </w:r>
      <w:r w:rsidR="00F92849">
        <w:rPr>
          <w:noProof/>
        </w:rPr>
        <w:t>1</w:t>
      </w:r>
      <w:r>
        <w:fldChar w:fldCharType="end"/>
      </w:r>
      <w:r>
        <w:t xml:space="preserve"> shows the CFP for Spain, Italy</w:t>
      </w:r>
      <w:r w:rsidR="003520A2">
        <w:t>, East</w:t>
      </w:r>
      <w:r>
        <w:t xml:space="preserve"> and </w:t>
      </w:r>
      <w:r w:rsidR="003520A2">
        <w:t xml:space="preserve">West </w:t>
      </w:r>
      <w:r>
        <w:t xml:space="preserve">Germany. Each of these countries currently have fairly low fertility levels, and by looking at both the colour of the cells and the trajectories of the contours we can </w:t>
      </w:r>
      <w:del w:id="196" w:author="Serena Pattaro" w:date="2018-05-11T14:40:00Z">
        <w:r w:rsidDel="00384534">
          <w:delText>learn more about</w:delText>
        </w:r>
      </w:del>
      <w:ins w:id="197" w:author="Serena Pattaro" w:date="2018-05-11T14:40:00Z">
        <w:r w:rsidR="00384534">
          <w:t>explo</w:t>
        </w:r>
      </w:ins>
      <w:ins w:id="198" w:author="Serena Pattaro" w:date="2018-05-11T14:41:00Z">
        <w:r w:rsidR="00384534">
          <w:t>re</w:t>
        </w:r>
      </w:ins>
      <w:r>
        <w:t xml:space="preserve"> other similarities and differences between these countries. Firstly, if we look at the trajectory of the thick solid contour line we can identify the last </w:t>
      </w:r>
      <w:del w:id="199" w:author="Serena Pattaro" w:date="2018-05-11T14:41:00Z">
        <w:r w:rsidDel="001163D1">
          <w:delText xml:space="preserve">birth </w:delText>
        </w:r>
      </w:del>
      <w:r>
        <w:t xml:space="preserve">cohorts that reached replacement fertility levels; this is around 1938-9 for Germany, 1945 for Italy, and 1954 for Spain. The thick dashed lines, indicating 1.80 </w:t>
      </w:r>
      <w:r w:rsidR="00760D06">
        <w:t>children per woman</w:t>
      </w:r>
      <w:r>
        <w:t xml:space="preserve">, are more dissimilar within Germany, and were first not achieved in West Germany for the 1944 </w:t>
      </w:r>
      <w:del w:id="200" w:author="Serena Pattaro" w:date="2018-05-11T14:42:00Z">
        <w:r w:rsidDel="001163D1">
          <w:delText xml:space="preserve">birth </w:delText>
        </w:r>
      </w:del>
      <w:r>
        <w:t xml:space="preserve">cohort, and for East Germany, for the 1949 cohort; in East Germany this fertility level was then re-established briefly, for cohorts born around 1952-1960, before being lost again; this fertility level was last </w:t>
      </w:r>
      <w:ins w:id="201" w:author="Serena Pattaro" w:date="2018-05-11T14:43:00Z">
        <w:r w:rsidR="001163D1">
          <w:t xml:space="preserve">observed </w:t>
        </w:r>
      </w:ins>
      <w:r>
        <w:t xml:space="preserve">for Italian cohorts born in 1955, and Spanish cohorts born in 1960. The thin solid line, 1.50 </w:t>
      </w:r>
      <w:r w:rsidR="00760D06">
        <w:t>children per woman</w:t>
      </w:r>
      <w:r>
        <w:t xml:space="preserve">, looks like it may last be achieved for </w:t>
      </w:r>
      <w:ins w:id="202" w:author="Serena Pattaro" w:date="2018-05-11T14:44:00Z">
        <w:r w:rsidR="001163D1">
          <w:t xml:space="preserve">the 1970-75 </w:t>
        </w:r>
      </w:ins>
      <w:proofErr w:type="spellStart"/>
      <w:r>
        <w:t>cohort</w:t>
      </w:r>
      <w:del w:id="203" w:author="Serena Pattaro" w:date="2018-05-11T14:44:00Z">
        <w:r w:rsidDel="001163D1">
          <w:delText xml:space="preserve">s born </w:delText>
        </w:r>
        <w:r w:rsidDel="001163D1">
          <w:lastRenderedPageBreak/>
          <w:delText xml:space="preserve">between 1970-75 </w:delText>
        </w:r>
      </w:del>
      <w:r>
        <w:t>in</w:t>
      </w:r>
      <w:proofErr w:type="spellEnd"/>
      <w:r>
        <w:t xml:space="preserve"> all four countries; and in all four populations it appears levels of 1.30 will continue to be met for </w:t>
      </w:r>
      <w:r w:rsidR="00250AB5">
        <w:t>future</w:t>
      </w:r>
      <w:r>
        <w:t xml:space="preserve"> cohorts, though by around the age of 35 years in East/West Germany, and by age 40 in Spain and Italy; Spain and Italy therefore appear at greater risk of future cohorts not reaching even the 1.30 level, and so for total fertility in these countries to fall below those in Germany</w:t>
      </w:r>
      <w:r w:rsidR="003A45D8">
        <w:t xml:space="preserve">, though recent research suggests a fertility rebound may have </w:t>
      </w:r>
      <w:r w:rsidR="006B4D65">
        <w:t>occurred since the 2000s in Italy</w:t>
      </w:r>
      <w:r w:rsidR="0098623B">
        <w:t xml:space="preserve"> </w:t>
      </w:r>
      <w:r w:rsidR="0098623B">
        <w:fldChar w:fldCharType="begin" w:fldLock="1"/>
      </w:r>
      <w:r w:rsidR="00CD5999">
        <w:instrText>ADDIN CSL_CITATION { "citationItems" : [ { "id" : "ITEM-1", "itemData" : { "DOI" : "10.4054/DemRes.2009.21.23", "ISBN" : "1435-9871", "ISSN" : "14359871", "abstract" : "This study aims to describe the process of birth postponement and recovery in Italy, a country with persistent very low fertility levels. The case of Italy is particularly significant given that this country carries great demographic weight in \"Southern Europe\"; an area characterized by cultural and institutional specificities which have important implications for the timing of family formation and the final number of children. We use data recently published by the Italian National Institute of Statistics (Istat), applying a cohort approach to show changes in CTFRs and the timing of births for the 1950-1980 cohorts. In order to further evaluate the evolution of Italian \u00e2\u20ac\u0153fertility ageing\u00e2\u20ac across social groups (with a focus on female education) we also use individual level data from the 2003 Istat multipurpose survey \u00e2\u20ac\u0153Famiglia e soggetti sociali\u00e2\u20ac. We find that a recovery is presently in progress in the northern regions of Italy, even if not all postponed births are recovered. As expected, signs of recovery are above all evident among the youngest generations and more educated women.", "author" : [ { "dropping-particle" : "", "family" : "Caltabiano", "given" : "Marcantonio", "non-dropping-particle" : "", "parse-names" : false, "suffix" : "" }, { "dropping-particle" : "", "family" : "Castiglioni", "given" : "Maria", "non-dropping-particle" : "", "parse-names" : false, "suffix" : "" }, { "dropping-particle" : "", "family" : "Rosina", "given" : "Alessandro", "non-dropping-particle" : "", "parse-names" : false, "suffix" : "" } ], "container-title" : "Demographic Research", "id" : "ITEM-1", "issue" : "23", "issued" : { "date-parts" : [ [ "2009" ] ] }, "page" : "681-718", "title" : "Lowest-low fertility: Signs of a recovery in Italy?", "type" : "article-journal", "volume" : "21" }, "uris" : [ "http://www.mendeley.com/documents/?uuid=bb364fab-467a-48f8-8144-ffb4fc0c4b70" ] } ], "mendeley" : { "formattedCitation" : "(Caltabiano, Castiglioni and Rosina, 2009)", "plainTextFormattedCitation" : "(Caltabiano, Castiglioni and Rosina, 2009)", "previouslyFormattedCitation" : "(Caltabiano, Castiglioni, and Rosina 2009)" }, "properties" : { "noteIndex" : 0 }, "schema" : "https://github.com/citation-style-language/schema/raw/master/csl-citation.json" }</w:instrText>
      </w:r>
      <w:r w:rsidR="0098623B">
        <w:fldChar w:fldCharType="separate"/>
      </w:r>
      <w:r w:rsidR="00CD5999" w:rsidRPr="00CD5999">
        <w:rPr>
          <w:noProof/>
        </w:rPr>
        <w:t>(Caltabiano, Castiglioni and Rosina, 2009)</w:t>
      </w:r>
      <w:r w:rsidR="0098623B">
        <w:fldChar w:fldCharType="end"/>
      </w:r>
      <w:r w:rsidR="006B4D65">
        <w:t>, and may also be increasing in Germany</w:t>
      </w:r>
      <w:r w:rsidR="00FB1B74">
        <w:t xml:space="preserve"> </w:t>
      </w:r>
      <w:r w:rsidR="00FB1B74">
        <w:fldChar w:fldCharType="begin" w:fldLock="1"/>
      </w:r>
      <w:r w:rsidR="00CD5999">
        <w:instrText>ADDIN CSL_CITATION { "citationItems" : [ { "id" : "ITEM-1", "itemData" : { "DOI" : "10.4232/10.CPoS-2011-16en", "ISSN" : "18698980", "abstract" : "Across developed countries, cohorts of women born after World War II have seen a shift of childbearing towards later ages and a concomitant decline in fertility level. We study this shift using the notions of fertility postponement (fertility decline at younger ages) and subsequent recuperation (a compensatory fertility increase at higher reproductive ages). We apply order-speci\ufb01 c data and extend and elaborate on two broad approaches to this process: 1) a basic benchmark model extensively used by Tomas Frejka and his colleagues and 2) a relational model proposed by Ron Lesthaeghe (2001). Our work focuses especially on three predominantly German-speaking countries, Austria, Germany and Switzerland, and compares them with selected European countries and the United States. We illustrate the usefulness of these two approaches for constructing projection scenarios of completed cohort fertility among women of reproductive age. Using three key indicators of the postponement transition \u2013 initial fertility level, absolute fertility decline at younger ages, and the relative degree of fertility \u201crecuperation\u201d at older ages \u2013 we demonstrate that each of these components is salient for explaining contemporary cross-country differences in cohort fertility. Recuperation is especially important, but is also clearly patterned by birth order: whereas all the countries analysed have experienced a vigorous recovery of delayed \ufb01 rst births, pronounced differentials are observed with regard to the recuperation of second and particularly of third and later births. In line with the differentials observed, projected values of completed fertility in \ufb01 ve European countries vary widely for the cohorts born in the early 1980s, ranging from 1.3 in the lowest scenario for Spain to over 1.8 in the highest scenario for the Czech Republic. Keywords", "author" : [ { "dropping-particle" : "", "family" : "Sobotka", "given" : "Tom\u00e1\u0161", "non-dropping-particle" : "", "parse-names" : false, "suffix" : "" }, { "dropping-particle" : "", "family" : "Zeman", "given" : "Kry\u0161tof", "non-dropping-particle" : "", "parse-names" : false, "suffix" : "" }, { "dropping-particle" : "", "family" : "Lesthaeghe", "given" : "Ron", "non-dropping-particle" : "", "parse-names" : false, "suffix" : "" }, { "dropping-particle" : "", "family" : "Frejka", "given" : "Tomas", "non-dropping-particle" : "", "parse-names" : false, "suffix" : "" }, { "dropping-particle" : "", "family" : "Neels", "given" : "Karel", "non-dropping-particle" : "", "parse-names" : false, "suffix" : "" } ], "container-title" : "Comparative Population Studies", "id" : "ITEM-1", "issue" : "2-3", "issued" : { "date-parts" : [ [ "2011" ] ] }, "page" : "417-452", "title" : "Postponement and Recuperation in Cohort Fertility: Austria, Germany and Switzerland in a European Context", "type" : "article-journal", "volume" : "36" }, "uris" : [ "http://www.mendeley.com/documents/?uuid=ab7d4a55-68e8-43a5-b832-b6131a0c45fe" ] } ], "mendeley" : { "formattedCitation" : "(Sobotka &lt;i&gt;et al.&lt;/i&gt;, 2011)", "plainTextFormattedCitation" : "(Sobotka et al., 2011)", "previouslyFormattedCitation" : "(Sobotka et al. 2011)" }, "properties" : { "noteIndex" : 0 }, "schema" : "https://github.com/citation-style-language/schema/raw/master/csl-citation.json" }</w:instrText>
      </w:r>
      <w:r w:rsidR="00FB1B74">
        <w:fldChar w:fldCharType="separate"/>
      </w:r>
      <w:r w:rsidR="00CD5999" w:rsidRPr="00CD5999">
        <w:rPr>
          <w:noProof/>
        </w:rPr>
        <w:t xml:space="preserve">(Sobotka </w:t>
      </w:r>
      <w:r w:rsidR="00CD5999" w:rsidRPr="00CD5999">
        <w:rPr>
          <w:i/>
          <w:noProof/>
        </w:rPr>
        <w:t>et al.</w:t>
      </w:r>
      <w:r w:rsidR="00CD5999" w:rsidRPr="00CD5999">
        <w:rPr>
          <w:noProof/>
        </w:rPr>
        <w:t>, 2011)</w:t>
      </w:r>
      <w:r w:rsidR="00FB1B74">
        <w:fldChar w:fldCharType="end"/>
      </w:r>
      <w:r>
        <w:t>. In all four populations</w:t>
      </w:r>
      <w:r w:rsidR="00234F4A">
        <w:t>,</w:t>
      </w:r>
      <w:r>
        <w:t xml:space="preserve"> a shift from </w:t>
      </w:r>
      <w:r w:rsidR="00234F4A">
        <w:t xml:space="preserve">lower </w:t>
      </w:r>
      <w:r>
        <w:t xml:space="preserve">to higher ages of peak fertility is observed by noting that cell colours between around age 20 and 25 years change </w:t>
      </w:r>
      <w:r w:rsidR="004041A1">
        <w:t>from yellow to green over time.</w:t>
      </w:r>
    </w:p>
    <w:p w14:paraId="70C4BD5D" w14:textId="13364148" w:rsidR="00C8640F" w:rsidRDefault="00C8640F" w:rsidP="00C8640F">
      <w:pPr>
        <w:spacing w:after="0" w:line="480" w:lineRule="auto"/>
        <w:jc w:val="center"/>
      </w:pPr>
      <w:r>
        <w:t>[Figure 1 about here]</w:t>
      </w:r>
    </w:p>
    <w:p w14:paraId="42E6D352" w14:textId="4A1B76B4" w:rsidR="00937FBD" w:rsidRDefault="00C77E90" w:rsidP="00C8640F">
      <w:pPr>
        <w:pStyle w:val="Heading2"/>
        <w:spacing w:before="0" w:line="480" w:lineRule="auto"/>
      </w:pPr>
      <w:r>
        <w:t xml:space="preserve">3.2 </w:t>
      </w:r>
      <w:r w:rsidR="00250AB5">
        <w:t xml:space="preserve">Norway </w:t>
      </w:r>
      <w:r w:rsidR="001E4624">
        <w:t xml:space="preserve">and </w:t>
      </w:r>
      <w:r w:rsidR="00A93E9A">
        <w:t>n</w:t>
      </w:r>
      <w:r w:rsidR="001E4624">
        <w:t xml:space="preserve">on-European </w:t>
      </w:r>
      <w:r w:rsidR="00011C50">
        <w:t>English-</w:t>
      </w:r>
      <w:r w:rsidR="00A93E9A">
        <w:t>s</w:t>
      </w:r>
      <w:r w:rsidR="00011C50">
        <w:t>peaking</w:t>
      </w:r>
      <w:r w:rsidR="001E4624">
        <w:t xml:space="preserve"> </w:t>
      </w:r>
      <w:r w:rsidR="00A93E9A">
        <w:t>c</w:t>
      </w:r>
      <w:r w:rsidR="001E4624">
        <w:t>ountries</w:t>
      </w:r>
    </w:p>
    <w:p w14:paraId="2C45C815" w14:textId="63CC1012" w:rsidR="00250AB5" w:rsidRDefault="00250AB5" w:rsidP="00C8640F">
      <w:pPr>
        <w:spacing w:after="0" w:line="480" w:lineRule="auto"/>
      </w:pPr>
      <w:r>
        <w:fldChar w:fldCharType="begin"/>
      </w:r>
      <w:r>
        <w:instrText xml:space="preserve"> REF _Ref365537045 \h </w:instrText>
      </w:r>
      <w:r>
        <w:fldChar w:fldCharType="separate"/>
      </w:r>
      <w:r w:rsidR="00F92849">
        <w:t xml:space="preserve">Figure </w:t>
      </w:r>
      <w:r w:rsidR="00F92849">
        <w:rPr>
          <w:noProof/>
        </w:rPr>
        <w:t>2</w:t>
      </w:r>
      <w:r>
        <w:fldChar w:fldCharType="end"/>
      </w:r>
      <w:r>
        <w:t xml:space="preserve"> compares fertility trends </w:t>
      </w:r>
      <w:r w:rsidR="001E4624">
        <w:t xml:space="preserve">of Norway with </w:t>
      </w:r>
      <w:r>
        <w:t>t</w:t>
      </w:r>
      <w:r w:rsidR="00515957">
        <w:t xml:space="preserve">wo pairs of </w:t>
      </w:r>
      <w:r w:rsidR="00011C50">
        <w:t xml:space="preserve">English-speaking </w:t>
      </w:r>
      <w:r w:rsidR="00515957">
        <w:t>countries</w:t>
      </w:r>
      <w:r>
        <w:t xml:space="preserve"> - New Zealand and Australia; and the USA and Canada. Each of these countries have relatively high fertility for affluent </w:t>
      </w:r>
      <w:del w:id="204" w:author="Serena Pattaro" w:date="2018-05-13T19:00:00Z">
        <w:r w:rsidDel="00B54E76">
          <w:delText xml:space="preserve">world </w:delText>
        </w:r>
      </w:del>
      <w:r>
        <w:t xml:space="preserve">nations. Compared with Australia, New Zealand has somewhat higher fertility with total cohort fertility levels (thick solid contour) being achieved by age 40 years in the 1975 cohort, and with this contour appearing to level off at around this age; this is in contrast to Australia, where replacement levels were last met for the 1966 cohort. </w:t>
      </w:r>
    </w:p>
    <w:p w14:paraId="0C199890" w14:textId="30B11303" w:rsidR="00250AB5" w:rsidRDefault="00250AB5" w:rsidP="00C8640F">
      <w:pPr>
        <w:spacing w:after="0" w:line="480" w:lineRule="auto"/>
      </w:pPr>
      <w:r>
        <w:t>Norway and the USA, though different in many ways, are similar in their fertility trends, in that they are the only populations within the dataset where replacement fertility</w:t>
      </w:r>
      <w:r w:rsidR="00B562FC">
        <w:t xml:space="preserve"> (RF)</w:t>
      </w:r>
      <w:r>
        <w:t xml:space="preserve"> levels by cohort were ‘recovered’ by latter cohorts after being ‘lost’ by earlier cohorts; this ca</w:t>
      </w:r>
      <w:r w:rsidR="00B562FC">
        <w:t xml:space="preserve">n be seen </w:t>
      </w:r>
      <w:del w:id="205" w:author="Serena Pattaro" w:date="2018-05-11T16:07:00Z">
        <w:r w:rsidR="00B562FC" w:rsidDel="00072E56">
          <w:delText xml:space="preserve">by </w:delText>
        </w:r>
      </w:del>
      <w:del w:id="206" w:author="Serena Pattaro" w:date="2018-05-11T16:05:00Z">
        <w:r w:rsidR="00B562FC" w:rsidDel="00072E56">
          <w:delText xml:space="preserve">noting </w:delText>
        </w:r>
      </w:del>
      <w:ins w:id="207" w:author="Serena Pattaro" w:date="2018-05-11T16:07:00Z">
        <w:r w:rsidR="00072E56">
          <w:t xml:space="preserve">from </w:t>
        </w:r>
      </w:ins>
      <w:r w:rsidR="00B562FC">
        <w:t xml:space="preserve">the parallel pairs of thick black vertical contour lines in both countries. In Norway, </w:t>
      </w:r>
      <w:del w:id="208" w:author="Serena Pattaro" w:date="2018-05-11T16:07:00Z">
        <w:r w:rsidR="00B562FC" w:rsidDel="00072E56">
          <w:delText>replacement fertility</w:delText>
        </w:r>
      </w:del>
      <w:ins w:id="209" w:author="Serena Pattaro" w:date="2018-05-11T16:07:00Z">
        <w:r w:rsidR="00072E56">
          <w:t>RF</w:t>
        </w:r>
      </w:ins>
      <w:r w:rsidR="00B562FC">
        <w:t xml:space="preserve"> was first ‘lost’ after around the 1953 cohort then ‘recovered’ after the 1956 cohort; and in the USA RF was ‘lost’ by the 1950 cohort then ‘recovered’ after the 1964 cohort. Within Norway RF levels look set to disappear with latter cohorts, as the RF line hovers around age 43 in the latest period, whereas in the USA it appears to have stabilised around age 36. Of these populations, Canada has the lowest fertility, and appears to have stabilised at levels between 1.50 and 1.80 </w:t>
      </w:r>
      <w:r w:rsidR="00760D06">
        <w:t>children per woman</w:t>
      </w:r>
      <w:r w:rsidR="00B562FC">
        <w:t xml:space="preserve">. </w:t>
      </w:r>
    </w:p>
    <w:p w14:paraId="4CFE7200" w14:textId="4A26C123" w:rsidR="00B562FC" w:rsidRDefault="00B562FC" w:rsidP="00C8640F">
      <w:pPr>
        <w:spacing w:after="0" w:line="480" w:lineRule="auto"/>
      </w:pPr>
      <w:r>
        <w:lastRenderedPageBreak/>
        <w:t>Looking at the colour and shading of cells, the USA is distinct amongst affluent world nations in having a wider range of ages of high fertility, with less evidence of fertility postponement within the population overall than in most other comparable natio</w:t>
      </w:r>
      <w:r w:rsidR="00721A46">
        <w:t>ns.</w:t>
      </w:r>
    </w:p>
    <w:p w14:paraId="4BCC3D92" w14:textId="13DFD4E6" w:rsidR="00C8640F" w:rsidRDefault="00C8640F" w:rsidP="00C8640F">
      <w:pPr>
        <w:spacing w:after="0" w:line="480" w:lineRule="auto"/>
        <w:jc w:val="center"/>
      </w:pPr>
      <w:r>
        <w:t>[Figure 2 about here]</w:t>
      </w:r>
    </w:p>
    <w:p w14:paraId="31DFE5FF" w14:textId="53012E45" w:rsidR="00D0213B" w:rsidDel="009A74AF" w:rsidRDefault="00C77E90" w:rsidP="00C8640F">
      <w:pPr>
        <w:pStyle w:val="Heading2"/>
        <w:spacing w:before="0" w:line="480" w:lineRule="auto"/>
        <w:rPr>
          <w:del w:id="210" w:author="Serena Pattaro" w:date="2018-05-11T18:40:00Z"/>
        </w:rPr>
      </w:pPr>
      <w:del w:id="211" w:author="Serena Pattaro" w:date="2018-05-11T18:40:00Z">
        <w:r w:rsidDel="009A74AF">
          <w:delText xml:space="preserve">3.3 </w:delText>
        </w:r>
        <w:r w:rsidR="00D0213B" w:rsidDel="009A74AF">
          <w:delText>Ireland and Great Britain</w:delText>
        </w:r>
      </w:del>
    </w:p>
    <w:p w14:paraId="3E410369" w14:textId="7D8ACAC1" w:rsidR="004041A1" w:rsidDel="009A74AF" w:rsidRDefault="00D0213B" w:rsidP="00C8640F">
      <w:pPr>
        <w:spacing w:after="0" w:line="480" w:lineRule="auto"/>
        <w:rPr>
          <w:del w:id="212" w:author="Serena Pattaro" w:date="2018-05-11T18:40:00Z"/>
        </w:rPr>
      </w:pPr>
      <w:del w:id="213" w:author="Serena Pattaro" w:date="2018-05-11T16:09:00Z">
        <w:r w:rsidDel="00072E56">
          <w:delText xml:space="preserve">As </w:delText>
        </w:r>
        <w:r w:rsidR="00721A46" w:rsidDel="00072E56">
          <w:fldChar w:fldCharType="begin"/>
        </w:r>
        <w:r w:rsidR="00721A46" w:rsidDel="00072E56">
          <w:delInstrText xml:space="preserve"> REF _Ref365538988 \h </w:delInstrText>
        </w:r>
        <w:r w:rsidR="00721A46" w:rsidDel="00072E56">
          <w:fldChar w:fldCharType="separate"/>
        </w:r>
        <w:r w:rsidR="00721A46" w:rsidDel="00072E56">
          <w:delText xml:space="preserve">Figure </w:delText>
        </w:r>
        <w:r w:rsidR="00721A46" w:rsidDel="00072E56">
          <w:rPr>
            <w:noProof/>
          </w:rPr>
          <w:delText>3</w:delText>
        </w:r>
        <w:r w:rsidR="00721A46" w:rsidDel="00072E56">
          <w:fldChar w:fldCharType="end"/>
        </w:r>
        <w:r w:rsidDel="00072E56">
          <w:delText xml:space="preserve"> indicates, t</w:delText>
        </w:r>
      </w:del>
      <w:del w:id="214" w:author="Serena Pattaro" w:date="2018-05-11T18:40:00Z">
        <w:r w:rsidDel="009A74AF">
          <w:delText>he British Isles comprise populations with very different fertility trends. Both the Republic of Ireland (RoI) and Northern Ireland are relatively small populations, with</w:delText>
        </w:r>
        <w:r w:rsidR="00721A46" w:rsidDel="009A74AF">
          <w:delText xml:space="preserve"> </w:delText>
        </w:r>
        <w:r w:rsidDel="009A74AF">
          <w:delText xml:space="preserve">fairly high fertility. RoI appears likely to stabilise above RF, and Northern Ireland to either do so as well or only fall slightly below RF. England &amp; Wales – treated as one population – lost RF after the 1951 </w:delText>
        </w:r>
      </w:del>
      <w:del w:id="215" w:author="Serena Pattaro" w:date="2018-05-11T14:51:00Z">
        <w:r w:rsidDel="001163D1">
          <w:delText xml:space="preserve">birth </w:delText>
        </w:r>
      </w:del>
      <w:del w:id="216" w:author="Serena Pattaro" w:date="2018-05-11T18:40:00Z">
        <w:r w:rsidDel="009A74AF">
          <w:delText xml:space="preserve">cohort, but appear to have stabilised slightly above 1.80 </w:delText>
        </w:r>
        <w:r w:rsidR="00760D06" w:rsidDel="009A74AF">
          <w:delText>children per woman</w:delText>
        </w:r>
        <w:r w:rsidDel="009A74AF">
          <w:delText xml:space="preserve">. Scotland lost RF by the same </w:delText>
        </w:r>
      </w:del>
      <w:del w:id="217" w:author="Serena Pattaro" w:date="2018-05-11T14:50:00Z">
        <w:r w:rsidDel="001163D1">
          <w:delText xml:space="preserve">birth </w:delText>
        </w:r>
      </w:del>
      <w:del w:id="218" w:author="Serena Pattaro" w:date="2018-05-11T18:40:00Z">
        <w:r w:rsidDel="009A74AF">
          <w:delText xml:space="preserve">cohort, but then also lost fertility levels of 1.80 </w:delText>
        </w:r>
        <w:r w:rsidR="00760D06" w:rsidDel="009A74AF">
          <w:delText>children per woman</w:delText>
        </w:r>
        <w:r w:rsidDel="009A74AF">
          <w:delText xml:space="preserve"> after the 1960 </w:delText>
        </w:r>
      </w:del>
      <w:del w:id="219" w:author="Serena Pattaro" w:date="2018-05-11T14:51:00Z">
        <w:r w:rsidDel="001163D1">
          <w:delText xml:space="preserve">birth </w:delText>
        </w:r>
      </w:del>
      <w:del w:id="220" w:author="Serena Pattaro" w:date="2018-05-11T18:40:00Z">
        <w:r w:rsidDel="009A74AF">
          <w:delText>cohort.</w:delText>
        </w:r>
      </w:del>
    </w:p>
    <w:p w14:paraId="2797A709" w14:textId="71736B60" w:rsidR="00C8640F" w:rsidDel="00072E56" w:rsidRDefault="00C77E90" w:rsidP="00C8640F">
      <w:pPr>
        <w:spacing w:after="0" w:line="480" w:lineRule="auto"/>
        <w:jc w:val="center"/>
        <w:rPr>
          <w:del w:id="221" w:author="Serena Pattaro" w:date="2018-05-11T16:10:00Z"/>
        </w:rPr>
      </w:pPr>
      <w:del w:id="222" w:author="Serena Pattaro" w:date="2018-05-11T18:40:00Z">
        <w:r w:rsidDel="009A74AF">
          <w:delText>[Figure 3 about here]</w:delText>
        </w:r>
      </w:del>
    </w:p>
    <w:p w14:paraId="179FE53D" w14:textId="46493615" w:rsidR="00250AB5" w:rsidRDefault="00C77E90" w:rsidP="00C77E90">
      <w:pPr>
        <w:pStyle w:val="Heading2"/>
        <w:spacing w:before="0" w:line="480" w:lineRule="auto"/>
      </w:pPr>
      <w:r>
        <w:t>3.</w:t>
      </w:r>
      <w:ins w:id="223" w:author="Serena Pattaro" w:date="2018-05-11T18:42:00Z">
        <w:r w:rsidR="008742B9">
          <w:t>3</w:t>
        </w:r>
      </w:ins>
      <w:r>
        <w:t xml:space="preserve"> </w:t>
      </w:r>
      <w:r w:rsidR="00765CDA">
        <w:t>East and South Asian Countries</w:t>
      </w:r>
    </w:p>
    <w:p w14:paraId="6C2A1CB7" w14:textId="5F6BED22" w:rsidR="00F13030" w:rsidRDefault="00721A46" w:rsidP="00C77E90">
      <w:pPr>
        <w:spacing w:after="0" w:line="480" w:lineRule="auto"/>
      </w:pPr>
      <w:del w:id="224" w:author="Serena Pattaro" w:date="2018-05-11T18:43:00Z">
        <w:r w:rsidDel="008742B9">
          <w:fldChar w:fldCharType="begin"/>
        </w:r>
        <w:r w:rsidDel="008742B9">
          <w:delInstrText xml:space="preserve"> REF _Ref365540119 \h </w:delInstrText>
        </w:r>
        <w:r w:rsidDel="008742B9">
          <w:fldChar w:fldCharType="separate"/>
        </w:r>
        <w:r w:rsidDel="008742B9">
          <w:delText xml:space="preserve">Figure </w:delText>
        </w:r>
        <w:r w:rsidDel="008742B9">
          <w:rPr>
            <w:noProof/>
          </w:rPr>
          <w:delText>4</w:delText>
        </w:r>
        <w:r w:rsidDel="008742B9">
          <w:fldChar w:fldCharType="end"/>
        </w:r>
      </w:del>
      <w:ins w:id="225" w:author="Serena Pattaro" w:date="2018-05-11T18:43:00Z">
        <w:r w:rsidR="008742B9">
          <w:t>3</w:t>
        </w:r>
      </w:ins>
      <w:r w:rsidR="00F13030">
        <w:t xml:space="preserve"> compares Taiwan, Japan and the Republic of Korea. All countries industrialised very rapidly, leading to very different experiences by cohort. This is reflected in very rapid changes in both total fertility by cohort, and the ages of peak fertility. Japan </w:t>
      </w:r>
      <w:r w:rsidR="00AE1950">
        <w:t>is characterised by long-</w:t>
      </w:r>
      <w:r w:rsidR="00D860E4">
        <w:t>standing</w:t>
      </w:r>
      <w:r w:rsidR="00F13030">
        <w:t xml:space="preserve"> low fertility, and fertility levels by cohort were very close to 2.05 for </w:t>
      </w:r>
      <w:r w:rsidR="009877A5">
        <w:t xml:space="preserve">the </w:t>
      </w:r>
      <w:r w:rsidR="00F13030">
        <w:t xml:space="preserve">cohorts born between </w:t>
      </w:r>
      <w:del w:id="226" w:author="Serena Pattaro" w:date="2018-05-13T19:00:00Z">
        <w:r w:rsidR="00F13030" w:rsidDel="00B54E76">
          <w:delText xml:space="preserve">around </w:delText>
        </w:r>
      </w:del>
      <w:r w:rsidR="00F13030">
        <w:t xml:space="preserve">1933 and 1944, with some cohorts reaching this level </w:t>
      </w:r>
      <w:r w:rsidR="006B4D65">
        <w:t>but not others of very similar birth year</w:t>
      </w:r>
      <w:r w:rsidR="00BE518B">
        <w:t>;</w:t>
      </w:r>
      <w:r w:rsidR="00F13030">
        <w:t xml:space="preserve"> this variability between cohorts as to whether RF levels were met results in a series of vertical lines after around the age of 43 for these cohorts. After the 1944 cohort, fertility </w:t>
      </w:r>
      <w:del w:id="227" w:author="Serena Pattaro" w:date="2018-05-11T16:18:00Z">
        <w:r w:rsidR="00F13030" w:rsidDel="009877A5">
          <w:delText xml:space="preserve">then </w:delText>
        </w:r>
      </w:del>
      <w:r w:rsidR="00F13030">
        <w:t xml:space="preserve">fell briefly below 1.80 for around the 1945 cohort, then again after the 1960 cohort; cohorts born around 1970 look unlikely to meet 1.50, and the age at which the latter cohorts are reaching 1.30 </w:t>
      </w:r>
      <w:r w:rsidR="00760D06">
        <w:t>children per woman</w:t>
      </w:r>
      <w:r w:rsidR="00F13030">
        <w:t xml:space="preserve"> is now approaching 40 years, so fertility may decline yet further. </w:t>
      </w:r>
    </w:p>
    <w:p w14:paraId="269C843B" w14:textId="709C2931" w:rsidR="00F13030" w:rsidRDefault="00F13030" w:rsidP="00C77E90">
      <w:pPr>
        <w:spacing w:after="0" w:line="480" w:lineRule="auto"/>
      </w:pPr>
      <w:r>
        <w:t xml:space="preserve">Taiwan perhaps saw the fastest decline of the three populations in fertility, moving from a higher fertility for cohorts born up to around 1955, to very low fertility for cohorts born after around 1970. </w:t>
      </w:r>
      <w:r>
        <w:lastRenderedPageBreak/>
        <w:t>Of the three populations</w:t>
      </w:r>
      <w:r w:rsidR="00AE1950">
        <w:t>, the</w:t>
      </w:r>
      <w:r>
        <w:t xml:space="preserve"> Republic of Korea appears more likely to sustain fertility levels of between 1.50 and 1.80 </w:t>
      </w:r>
      <w:r w:rsidR="00760D06">
        <w:t>children per woman</w:t>
      </w:r>
      <w:r>
        <w:t xml:space="preserve">, and so fall less far </w:t>
      </w:r>
      <w:r w:rsidR="006B4D65">
        <w:t xml:space="preserve">behind </w:t>
      </w:r>
      <w:r>
        <w:t>RF le</w:t>
      </w:r>
      <w:r w:rsidR="003D2E3A">
        <w:t>vels than the other countries.</w:t>
      </w:r>
    </w:p>
    <w:p w14:paraId="31E51E5C" w14:textId="4A75123C" w:rsidR="00C77E90" w:rsidRDefault="00C77E90" w:rsidP="00C77E90">
      <w:pPr>
        <w:spacing w:after="0" w:line="480" w:lineRule="auto"/>
        <w:jc w:val="center"/>
      </w:pPr>
      <w:r>
        <w:t xml:space="preserve">[Figure </w:t>
      </w:r>
      <w:ins w:id="228" w:author="Serena Pattaro" w:date="2018-05-11T18:43:00Z">
        <w:r w:rsidR="008742B9">
          <w:t>3</w:t>
        </w:r>
      </w:ins>
      <w:del w:id="229" w:author="Serena Pattaro" w:date="2018-05-11T18:43:00Z">
        <w:r w:rsidDel="008742B9">
          <w:delText>4</w:delText>
        </w:r>
      </w:del>
      <w:r>
        <w:t xml:space="preserve"> about here]</w:t>
      </w:r>
    </w:p>
    <w:p w14:paraId="2B3C8C90" w14:textId="57854DEC" w:rsidR="00BC0FC2" w:rsidRDefault="00C77E90" w:rsidP="00C77E90">
      <w:pPr>
        <w:pStyle w:val="Heading2"/>
        <w:spacing w:before="0" w:line="480" w:lineRule="auto"/>
      </w:pPr>
      <w:r>
        <w:t>3.</w:t>
      </w:r>
      <w:ins w:id="230" w:author="Serena Pattaro" w:date="2018-05-11T18:42:00Z">
        <w:r w:rsidR="008742B9">
          <w:t>4</w:t>
        </w:r>
      </w:ins>
      <w:r>
        <w:t xml:space="preserve"> </w:t>
      </w:r>
      <w:r w:rsidR="00BC0FC2">
        <w:t xml:space="preserve">All countries </w:t>
      </w:r>
    </w:p>
    <w:p w14:paraId="6BAEA0D4" w14:textId="7E27F518" w:rsidR="00BC0FC2" w:rsidRDefault="00515957" w:rsidP="00C77E90">
      <w:pPr>
        <w:spacing w:after="0" w:line="480" w:lineRule="auto"/>
      </w:pPr>
      <w:del w:id="231" w:author="Serena Pattaro" w:date="2018-05-11T18:45:00Z">
        <w:r w:rsidDel="008742B9">
          <w:fldChar w:fldCharType="begin"/>
        </w:r>
        <w:r w:rsidDel="008742B9">
          <w:delInstrText xml:space="preserve"> REF _Ref491688449 \h </w:delInstrText>
        </w:r>
        <w:r w:rsidDel="008742B9">
          <w:fldChar w:fldCharType="separate"/>
        </w:r>
        <w:r w:rsidR="00F92849" w:rsidDel="008742B9">
          <w:delText xml:space="preserve">Figure </w:delText>
        </w:r>
        <w:r w:rsidR="00F92849" w:rsidDel="008742B9">
          <w:rPr>
            <w:noProof/>
          </w:rPr>
          <w:delText>5</w:delText>
        </w:r>
        <w:r w:rsidDel="008742B9">
          <w:fldChar w:fldCharType="end"/>
        </w:r>
      </w:del>
      <w:ins w:id="232" w:author="Serena Pattaro" w:date="2018-05-11T18:45:00Z">
        <w:r w:rsidR="008742B9">
          <w:t>Figure 4</w:t>
        </w:r>
      </w:ins>
      <w:r>
        <w:t xml:space="preserve"> </w:t>
      </w:r>
      <w:r w:rsidR="00BC0FC2">
        <w:t xml:space="preserve">shows the composite fertility </w:t>
      </w:r>
      <w:r w:rsidR="00AE1950">
        <w:t xml:space="preserve">lattice </w:t>
      </w:r>
      <w:r w:rsidR="00BC0FC2">
        <w:t xml:space="preserve">plots for </w:t>
      </w:r>
      <w:r>
        <w:t>45</w:t>
      </w:r>
      <w:r w:rsidR="00BC0FC2">
        <w:t xml:space="preserve"> countries</w:t>
      </w:r>
      <w:r w:rsidR="00911512">
        <w:t xml:space="preserve">, </w:t>
      </w:r>
      <w:del w:id="233" w:author="Serena Pattaro" w:date="2018-05-11T16:20:00Z">
        <w:r w:rsidR="00911512" w:rsidDel="009877A5">
          <w:delText xml:space="preserve">and so </w:delText>
        </w:r>
      </w:del>
      <w:r w:rsidR="00911512">
        <w:t>represent</w:t>
      </w:r>
      <w:ins w:id="234" w:author="Serena Pattaro" w:date="2018-05-11T16:20:00Z">
        <w:r w:rsidR="009877A5">
          <w:t>ing</w:t>
        </w:r>
      </w:ins>
      <w:del w:id="235" w:author="Serena Pattaro" w:date="2018-05-11T16:20:00Z">
        <w:r w:rsidR="00911512" w:rsidDel="009877A5">
          <w:delText>s</w:delText>
        </w:r>
      </w:del>
      <w:r w:rsidR="00911512">
        <w:t xml:space="preserve"> a visual summary of hundreds of thousands of separate ASFRs</w:t>
      </w:r>
      <w:r w:rsidR="00BC0FC2">
        <w:t>. Because of the number of populations being compared</w:t>
      </w:r>
      <w:r w:rsidR="00AE1950">
        <w:t>,</w:t>
      </w:r>
      <w:r w:rsidR="00BC0FC2">
        <w:t xml:space="preserve"> HFC/HFD population codes are used and no gridlines are added to avoid </w:t>
      </w:r>
      <w:proofErr w:type="spellStart"/>
      <w:r w:rsidR="00BC0FC2">
        <w:t>overplotting</w:t>
      </w:r>
      <w:proofErr w:type="spellEnd"/>
      <w:ins w:id="236" w:author="Serena Pattaro" w:date="2018-05-11T16:22:00Z">
        <w:r w:rsidR="009877A5">
          <w:t xml:space="preserve"> (see the online appendix for a higher-resolution version of the figure</w:t>
        </w:r>
      </w:ins>
      <w:ins w:id="237" w:author="Serena Pattaro" w:date="2018-05-11T16:23:00Z">
        <w:r w:rsidR="009877A5">
          <w:t xml:space="preserve"> with full country names and gridlines)</w:t>
        </w:r>
      </w:ins>
      <w:r w:rsidR="00BC0FC2">
        <w:t xml:space="preserve">. </w:t>
      </w:r>
      <w:del w:id="238" w:author="Serena Pattaro" w:date="2018-05-11T16:23:00Z">
        <w:r w:rsidR="00BC0FC2" w:rsidDel="004B41AC">
          <w:delText>A separate version of the figure is available at a higher resolution, with full country names and gridlines, in the online appe</w:delText>
        </w:r>
        <w:r w:rsidR="00B816F3" w:rsidDel="004B41AC">
          <w:delText xml:space="preserve">ndix. </w:delText>
        </w:r>
      </w:del>
      <w:r w:rsidR="00B816F3">
        <w:t xml:space="preserve">A common scale is used </w:t>
      </w:r>
      <w:r>
        <w:t xml:space="preserve">for ASFRs for all countries. As mentioned previously, the colour of each country </w:t>
      </w:r>
      <w:r w:rsidR="00B816F3">
        <w:t xml:space="preserve">label </w:t>
      </w:r>
      <w:r>
        <w:t xml:space="preserve">indicates the </w:t>
      </w:r>
      <w:r w:rsidR="006B4D65">
        <w:t xml:space="preserve">broad </w:t>
      </w:r>
      <w:r>
        <w:t xml:space="preserve">geographic </w:t>
      </w:r>
      <w:r w:rsidR="006B4D65">
        <w:t>macro-region</w:t>
      </w:r>
      <w:r w:rsidR="00B816F3">
        <w:t xml:space="preserve"> to which the country belongs</w:t>
      </w:r>
      <w:r w:rsidR="006B4D65">
        <w:t>,</w:t>
      </w:r>
      <w:r w:rsidR="003D2E3A">
        <w:t xml:space="preserve"> </w:t>
      </w:r>
      <w:r w:rsidR="00632E34">
        <w:t xml:space="preserve">and </w:t>
      </w:r>
      <w:r w:rsidR="00B816F3">
        <w:t xml:space="preserve">different </w:t>
      </w:r>
      <w:r w:rsidR="00632E34">
        <w:t xml:space="preserve">fertility </w:t>
      </w:r>
      <w:r w:rsidR="00B816F3">
        <w:t>pathways</w:t>
      </w:r>
      <w:r w:rsidR="00632E34">
        <w:t xml:space="preserve"> can be further explored by comparing the fertility trends of countries by </w:t>
      </w:r>
      <w:r w:rsidR="00B816F3">
        <w:t>geographic group</w:t>
      </w:r>
      <w:r w:rsidR="00632E34">
        <w:t>.</w:t>
      </w:r>
    </w:p>
    <w:p w14:paraId="3F4DC4B4" w14:textId="3394A47C" w:rsidR="00C77E90" w:rsidRDefault="00C77E90" w:rsidP="00C77E90">
      <w:pPr>
        <w:spacing w:after="0" w:line="480" w:lineRule="auto"/>
        <w:jc w:val="center"/>
      </w:pPr>
      <w:r>
        <w:t xml:space="preserve">[Figure </w:t>
      </w:r>
      <w:del w:id="239" w:author="Serena Pattaro" w:date="2018-05-11T18:44:00Z">
        <w:r w:rsidDel="008742B9">
          <w:delText xml:space="preserve">5 </w:delText>
        </w:r>
      </w:del>
      <w:ins w:id="240" w:author="Serena Pattaro" w:date="2018-05-11T18:44:00Z">
        <w:r w:rsidR="008742B9">
          <w:t xml:space="preserve">4 </w:t>
        </w:r>
      </w:ins>
      <w:r>
        <w:t>about here]</w:t>
      </w:r>
    </w:p>
    <w:p w14:paraId="01CF5E92" w14:textId="4B2D32D3" w:rsidR="00DA75C1" w:rsidRDefault="00DD21DB" w:rsidP="00C77E90">
      <w:pPr>
        <w:pStyle w:val="Heading1"/>
        <w:numPr>
          <w:ilvl w:val="0"/>
          <w:numId w:val="1"/>
        </w:numPr>
        <w:spacing w:before="0" w:line="480" w:lineRule="auto"/>
        <w:ind w:left="284" w:hanging="284"/>
      </w:pPr>
      <w:r>
        <w:t>Summary</w:t>
      </w:r>
      <w:r w:rsidR="00DA75C1">
        <w:t xml:space="preserve"> and </w:t>
      </w:r>
      <w:r w:rsidR="00630879">
        <w:t>conclusion</w:t>
      </w:r>
      <w:r w:rsidR="00A93E9A">
        <w:t>s</w:t>
      </w:r>
    </w:p>
    <w:p w14:paraId="49ACB603" w14:textId="7BF9D46A" w:rsidR="00DA75C1" w:rsidRDefault="00D73A78" w:rsidP="00C77E90">
      <w:pPr>
        <w:spacing w:after="0" w:line="480" w:lineRule="auto"/>
      </w:pPr>
      <w:r>
        <w:t>Complex data visuali</w:t>
      </w:r>
      <w:ins w:id="241" w:author="Serena Pattaro" w:date="2018-05-11T14:18:00Z">
        <w:r w:rsidR="001745C2">
          <w:t>z</w:t>
        </w:r>
      </w:ins>
      <w:del w:id="242" w:author="Serena Pattaro" w:date="2018-05-11T14:18:00Z">
        <w:r w:rsidDel="001745C2">
          <w:delText>s</w:delText>
        </w:r>
      </w:del>
      <w:r>
        <w:t>ations</w:t>
      </w:r>
      <w:r w:rsidR="007124EB">
        <w:t xml:space="preserve"> through co</w:t>
      </w:r>
      <w:r w:rsidR="004E05A0">
        <w:t xml:space="preserve">mposite fertility lattice plots </w:t>
      </w:r>
      <w:r w:rsidR="007124EB">
        <w:t>reveal a considerable degree of heterogeneity</w:t>
      </w:r>
      <w:r w:rsidR="00AA504F">
        <w:t xml:space="preserve"> in the development of fertility trends over time both within </w:t>
      </w:r>
      <w:r w:rsidR="00D633A4">
        <w:t xml:space="preserve">and </w:t>
      </w:r>
      <w:r w:rsidR="00AA504F">
        <w:t xml:space="preserve">across geographic </w:t>
      </w:r>
      <w:del w:id="243" w:author="Serena Pattaro" w:date="2018-05-11T16:25:00Z">
        <w:r w:rsidR="00AA504F" w:rsidDel="004B41AC">
          <w:delText>macro-</w:delText>
        </w:r>
      </w:del>
      <w:r w:rsidR="00AA504F">
        <w:t>regions</w:t>
      </w:r>
      <w:r w:rsidR="00D633A4">
        <w:t xml:space="preserve">. Fertility patterns reconstructed by combining data </w:t>
      </w:r>
      <w:del w:id="244" w:author="Serena Pattaro" w:date="2018-05-11T14:18:00Z">
        <w:r w:rsidR="00D633A4" w:rsidDel="001745C2">
          <w:delText xml:space="preserve">visualisations </w:delText>
        </w:r>
      </w:del>
      <w:ins w:id="245" w:author="Serena Pattaro" w:date="2018-05-11T14:18:00Z">
        <w:r w:rsidR="001745C2">
          <w:t xml:space="preserve">visualizations </w:t>
        </w:r>
      </w:ins>
      <w:r w:rsidR="00D633A4">
        <w:t xml:space="preserve">of age-specific and implied cumulative cohort fertility rates appear to reflect </w:t>
      </w:r>
      <w:ins w:id="246" w:author="Serena Pattaro" w:date="2018-05-11T18:26:00Z">
        <w:r w:rsidR="00AA6E12">
          <w:t xml:space="preserve">contextual </w:t>
        </w:r>
      </w:ins>
      <w:r w:rsidR="00D633A4">
        <w:t>di</w:t>
      </w:r>
      <w:r w:rsidR="0073223E">
        <w:t>fferences</w:t>
      </w:r>
      <w:del w:id="247" w:author="Serena Pattaro" w:date="2018-05-11T18:26:00Z">
        <w:r w:rsidR="0073223E" w:rsidDel="00AA6E12">
          <w:delText xml:space="preserve"> in the </w:delText>
        </w:r>
      </w:del>
      <w:del w:id="248" w:author="Serena Pattaro" w:date="2018-05-11T16:25:00Z">
        <w:r w:rsidR="0073223E" w:rsidDel="004B41AC">
          <w:delText>institutio</w:delText>
        </w:r>
        <w:r w:rsidR="001E4624" w:rsidDel="004B41AC">
          <w:delText xml:space="preserve">nal, </w:delText>
        </w:r>
      </w:del>
      <w:del w:id="249" w:author="Serena Pattaro" w:date="2018-05-11T18:26:00Z">
        <w:r w:rsidR="001E4624" w:rsidDel="00AA6E12">
          <w:delText>socio</w:delText>
        </w:r>
      </w:del>
      <w:del w:id="250" w:author="Serena Pattaro" w:date="2018-05-11T16:25:00Z">
        <w:r w:rsidR="001E4624" w:rsidDel="004B41AC">
          <w:delText>-</w:delText>
        </w:r>
      </w:del>
      <w:del w:id="251" w:author="Serena Pattaro" w:date="2018-05-11T18:26:00Z">
        <w:r w:rsidR="001E4624" w:rsidDel="00AA6E12">
          <w:delText>economic, political</w:delText>
        </w:r>
      </w:del>
      <w:del w:id="252" w:author="Serena Pattaro" w:date="2018-05-11T16:26:00Z">
        <w:r w:rsidR="001E4624" w:rsidDel="004B41AC">
          <w:delText xml:space="preserve">, </w:delText>
        </w:r>
      </w:del>
      <w:del w:id="253" w:author="Serena Pattaro" w:date="2018-05-11T18:26:00Z">
        <w:r w:rsidR="0073223E" w:rsidDel="00AA6E12">
          <w:delText xml:space="preserve">cultural </w:delText>
        </w:r>
      </w:del>
      <w:del w:id="254" w:author="Serena Pattaro" w:date="2018-05-11T16:26:00Z">
        <w:r w:rsidR="0073223E" w:rsidDel="004B41AC">
          <w:delText xml:space="preserve">and normative </w:delText>
        </w:r>
      </w:del>
      <w:del w:id="255" w:author="Serena Pattaro" w:date="2018-05-11T18:26:00Z">
        <w:r w:rsidR="0073223E" w:rsidDel="00AA6E12">
          <w:delText>contexts</w:delText>
        </w:r>
      </w:del>
      <w:r w:rsidR="0073223E">
        <w:t>, suggesting different pathways of transition to low fertility.</w:t>
      </w:r>
    </w:p>
    <w:p w14:paraId="55F995EA" w14:textId="572ABF60" w:rsidR="00887951" w:rsidRDefault="007F1EE0" w:rsidP="00C77E90">
      <w:pPr>
        <w:spacing w:after="0" w:line="480" w:lineRule="auto"/>
      </w:pPr>
      <w:r>
        <w:t>Among low fertility countries, we illustrated the case</w:t>
      </w:r>
      <w:r w:rsidR="00EB0B0F">
        <w:t>s</w:t>
      </w:r>
      <w:r>
        <w:t xml:space="preserve"> of Italy and Spain </w:t>
      </w:r>
      <w:r w:rsidR="00631AEB">
        <w:t>versus</w:t>
      </w:r>
      <w:r>
        <w:t xml:space="preserve"> East and West Germany.</w:t>
      </w:r>
      <w:r w:rsidR="00515161">
        <w:t xml:space="preserve"> For Germany, it appears that </w:t>
      </w:r>
      <w:r w:rsidR="00EB0B0F">
        <w:t xml:space="preserve">replacement </w:t>
      </w:r>
      <w:r w:rsidR="00515161">
        <w:t xml:space="preserve">fertility </w:t>
      </w:r>
      <w:r w:rsidR="00EB0B0F">
        <w:t xml:space="preserve">levels were lost for cohorts born in the period </w:t>
      </w:r>
      <w:del w:id="256" w:author="Serena Pattaro" w:date="2018-05-11T16:28:00Z">
        <w:r w:rsidR="00EB0B0F" w:rsidDel="004B41AC">
          <w:delText xml:space="preserve">preceding </w:delText>
        </w:r>
      </w:del>
      <w:ins w:id="257" w:author="Serena Pattaro" w:date="2018-05-11T16:28:00Z">
        <w:r w:rsidR="004B41AC">
          <w:t xml:space="preserve">before </w:t>
        </w:r>
      </w:ins>
      <w:r w:rsidR="00EB0B0F">
        <w:t>World War II, compared to Italy and Spain, where replacement fertility was los</w:t>
      </w:r>
      <w:ins w:id="258" w:author="Serena Pattaro" w:date="2018-05-13T19:01:00Z">
        <w:r w:rsidR="00B54E76">
          <w:t>t</w:t>
        </w:r>
      </w:ins>
      <w:del w:id="259" w:author="Serena Pattaro" w:date="2018-05-13T19:01:00Z">
        <w:r w:rsidR="00EB0B0F" w:rsidDel="00B54E76">
          <w:delText>s</w:delText>
        </w:r>
      </w:del>
      <w:r w:rsidR="00EB0B0F">
        <w:t xml:space="preserve"> for cohorts born in subsequent periods. </w:t>
      </w:r>
      <w:r w:rsidR="00011C50">
        <w:t xml:space="preserve">In line with other studies </w:t>
      </w:r>
      <w:r w:rsidR="003D2E3A">
        <w:fldChar w:fldCharType="begin" w:fldLock="1"/>
      </w:r>
      <w:r w:rsidR="00CD5999">
        <w:instrText>ADDIN CSL_CITATION { "citationItems" : [ { "id" : "ITEM-1", "itemData" : { "DOI" : "10.12765/CPoS-2017-10en", "author" : [ { "dropping-particle" : "", "family" : "Frejka", "given" : "Tomas", "non-dropping-particle" : "", "parse-names" : false, "suffix" : "" } ], "container-title" : "Comparative Population Studies", "id" : "ITEM-1", "issued" : { "date-parts" : [ [ "2017" ] ] }, "page" : "89-116", "title" : "The Fertility Transition Revisited: A Cohort Perspective", "type" : "article-journal", "volume" : "42" }, "uris" : [ "http://www.mendeley.com/documents/?uuid=c888d451-f089-4d31-803b-791a7116e6de" ] }, { "id" : "ITEM-2", "itemData" : { "DOI" : "10.4232/10.CPoS-2011-16en", "ISSN" : "18698980", "abstract" : "Across developed countries, cohorts of women born after World War II have seen a shift of childbearing towards later ages and a concomitant decline in fertility level. We study this shift using the notions of fertility postponement (fertility decline at younger ages) and subsequent recuperation (a compensatory fertility increase at higher reproductive ages). We apply order-speci\ufb01 c data and extend and elaborate on two broad approaches to this process: 1) a basic benchmark model extensively used by Tomas Frejka and his colleagues and 2) a relational model proposed by Ron Lesthaeghe (2001). Our work focuses especially on three predominantly German-speaking countries, Austria, Germany and Switzerland, and compares them with selected European countries and the United States. We illustrate the usefulness of these two approaches for constructing projection scenarios of completed cohort fertility among women of reproductive age. Using three key indicators of the postponement transition \u2013 initial fertility level, absolute fertility decline at younger ages, and the relative degree of fertility \u201crecuperation\u201d at older ages \u2013 we demonstrate that each of these components is salient for explaining contemporary cross-country differences in cohort fertility. Recuperation is especially important, but is also clearly patterned by birth order: whereas all the countries analysed have experienced a vigorous recovery of delayed \ufb01 rst births, pronounced differentials are observed with regard to the recuperation of second and particularly of third and later births. In line with the differentials observed, projected values of completed fertility in \ufb01 ve European countries vary widely for the cohorts born in the early 1980s, ranging from 1.3 in the lowest scenario for Spain to over 1.8 in the highest scenario for the Czech Republic. Keywords", "author" : [ { "dropping-particle" : "", "family" : "Sobotka", "given" : "Tom\u00e1\u0161", "non-dropping-particle" : "", "parse-names" : false, "suffix" : "" }, { "dropping-particle" : "", "family" : "Zeman", "given" : "Kry\u0161tof", "non-dropping-particle" : "", "parse-names" : false, "suffix" : "" }, { "dropping-particle" : "", "family" : "Lesthaeghe", "given" : "Ron", "non-dropping-particle" : "", "parse-names" : false, "suffix" : "" }, { "dropping-particle" : "", "family" : "Frejka", "given" : "Tomas", "non-dropping-particle" : "", "parse-names" : false, "suffix" : "" }, { "dropping-particle" : "", "family" : "Neels", "given" : "Karel", "non-dropping-particle" : "", "parse-names" : false, "suffix" : "" } ], "container-title" : "Comparative Population Studies", "id" : "ITEM-2", "issue" : "2-3", "issued" : { "date-parts" : [ [ "2011" ] ] }, "page" : "417-452", "title" : "Postponement and Recuperation in Cohort Fertility: Austria, Germany and Switzerland in a European Context", "type" : "article-journal", "volume" : "36" }, "uris" : [ "http://www.mendeley.com/documents/?uuid=ab7d4a55-68e8-43a5-b832-b6131a0c45fe" ] } ], "mendeley" : { "formattedCitation" : "(Sobotka &lt;i&gt;et al.&lt;/i&gt;, 2011; Frejka, 2017)", "plainTextFormattedCitation" : "(Sobotka et al., 2011; Frejka, 2017)", "previouslyFormattedCitation" : "(Frejka 2017; Sobotka et al. 2011)" }, "properties" : { "noteIndex" : 0 }, "schema" : "https://github.com/citation-style-language/schema/raw/master/csl-citation.json" }</w:instrText>
      </w:r>
      <w:r w:rsidR="003D2E3A">
        <w:fldChar w:fldCharType="separate"/>
      </w:r>
      <w:r w:rsidR="00CD5999" w:rsidRPr="00CD5999">
        <w:rPr>
          <w:noProof/>
        </w:rPr>
        <w:t xml:space="preserve">(Sobotka </w:t>
      </w:r>
      <w:r w:rsidR="00CD5999" w:rsidRPr="00CD5999">
        <w:rPr>
          <w:i/>
          <w:noProof/>
        </w:rPr>
        <w:t>et al.</w:t>
      </w:r>
      <w:r w:rsidR="00CD5999" w:rsidRPr="00CD5999">
        <w:rPr>
          <w:noProof/>
        </w:rPr>
        <w:t xml:space="preserve">, 2011; Frejka, </w:t>
      </w:r>
      <w:r w:rsidR="00CD5999" w:rsidRPr="00CD5999">
        <w:rPr>
          <w:noProof/>
        </w:rPr>
        <w:lastRenderedPageBreak/>
        <w:t>2017)</w:t>
      </w:r>
      <w:r w:rsidR="003D2E3A">
        <w:fldChar w:fldCharType="end"/>
      </w:r>
      <w:r w:rsidR="00011C50">
        <w:t>, in East and West Germany</w:t>
      </w:r>
      <w:r w:rsidR="00EB0B0F">
        <w:t xml:space="preserve"> fertility </w:t>
      </w:r>
      <w:r w:rsidR="00515161">
        <w:t xml:space="preserve">rates continued to steadily decrease across </w:t>
      </w:r>
      <w:r w:rsidR="00EB0B0F">
        <w:t>successive cohorts</w:t>
      </w:r>
      <w:r w:rsidR="00887951">
        <w:t xml:space="preserve"> and they appear to have stabilised at levels between 1.30 and 1.50 </w:t>
      </w:r>
      <w:r w:rsidR="00760D06">
        <w:t>children per woman</w:t>
      </w:r>
      <w:r w:rsidR="00887951">
        <w:t xml:space="preserve">. </w:t>
      </w:r>
      <w:del w:id="260" w:author="Serena Pattaro" w:date="2018-05-11T16:29:00Z">
        <w:r w:rsidR="00887951" w:rsidDel="004B41AC">
          <w:delText>By contrast</w:delText>
        </w:r>
      </w:del>
      <w:ins w:id="261" w:author="Serena Pattaro" w:date="2018-05-11T16:29:00Z">
        <w:r w:rsidR="004B41AC">
          <w:t>Conversely</w:t>
        </w:r>
      </w:ins>
      <w:r w:rsidR="00887951">
        <w:t xml:space="preserve">, </w:t>
      </w:r>
      <w:ins w:id="262" w:author="Serena Pattaro" w:date="2018-05-13T19:01:00Z">
        <w:r w:rsidR="00B54E76">
          <w:t xml:space="preserve">future </w:t>
        </w:r>
      </w:ins>
      <w:r w:rsidR="00887951">
        <w:t>Spa</w:t>
      </w:r>
      <w:ins w:id="263" w:author="Serena Pattaro" w:date="2018-05-13T19:01:00Z">
        <w:r w:rsidR="00B54E76">
          <w:t>nish</w:t>
        </w:r>
      </w:ins>
      <w:del w:id="264" w:author="Serena Pattaro" w:date="2018-05-13T19:01:00Z">
        <w:r w:rsidR="00887951" w:rsidDel="00B54E76">
          <w:delText>in</w:delText>
        </w:r>
      </w:del>
      <w:r w:rsidR="00887951">
        <w:t xml:space="preserve"> and Ital</w:t>
      </w:r>
      <w:ins w:id="265" w:author="Serena Pattaro" w:date="2018-05-13T19:01:00Z">
        <w:r w:rsidR="00B54E76">
          <w:t>ian</w:t>
        </w:r>
      </w:ins>
      <w:del w:id="266" w:author="Serena Pattaro" w:date="2018-05-13T19:01:00Z">
        <w:r w:rsidR="00887951" w:rsidDel="00B54E76">
          <w:delText>y</w:delText>
        </w:r>
      </w:del>
      <w:ins w:id="267" w:author="Serena Pattaro" w:date="2018-05-13T19:02:00Z">
        <w:r w:rsidR="00B54E76">
          <w:t xml:space="preserve"> cohorts may struggle to achieve</w:t>
        </w:r>
      </w:ins>
      <w:del w:id="268" w:author="Serena Pattaro" w:date="2018-05-13T19:02:00Z">
        <w:r w:rsidR="00887951" w:rsidDel="00B54E76">
          <w:delText xml:space="preserve"> display signs for future cohorts of not being able</w:delText>
        </w:r>
      </w:del>
      <w:r w:rsidR="00887951">
        <w:t xml:space="preserve"> even</w:t>
      </w:r>
      <w:del w:id="269" w:author="Serena Pattaro" w:date="2018-05-11T18:27:00Z">
        <w:r w:rsidR="00887951" w:rsidDel="00AA6E12">
          <w:delText xml:space="preserve"> </w:delText>
        </w:r>
      </w:del>
      <w:del w:id="270" w:author="Serena Pattaro" w:date="2018-05-13T19:02:00Z">
        <w:r w:rsidR="00887951" w:rsidDel="00B54E76">
          <w:delText>to achieve</w:delText>
        </w:r>
      </w:del>
      <w:r w:rsidR="00887951">
        <w:t xml:space="preserve"> very low levels of </w:t>
      </w:r>
      <w:del w:id="271" w:author="Serena Pattaro" w:date="2018-05-11T16:29:00Z">
        <w:r w:rsidR="00887951" w:rsidDel="004B41AC">
          <w:delText xml:space="preserve">cohort </w:delText>
        </w:r>
      </w:del>
      <w:r w:rsidR="00887951">
        <w:t xml:space="preserve">fertility (1.30 </w:t>
      </w:r>
      <w:r w:rsidR="00760D06">
        <w:t>children per woman</w:t>
      </w:r>
      <w:r w:rsidR="00887951">
        <w:t>).</w:t>
      </w:r>
      <w:r w:rsidR="00744CD3">
        <w:t xml:space="preserve"> </w:t>
      </w:r>
    </w:p>
    <w:p w14:paraId="676676D9" w14:textId="27E325AC" w:rsidR="0073223E" w:rsidRDefault="00AA6E12" w:rsidP="00C77E90">
      <w:pPr>
        <w:spacing w:after="0" w:line="480" w:lineRule="auto"/>
      </w:pPr>
      <w:ins w:id="272" w:author="Serena Pattaro" w:date="2018-05-11T18:27:00Z">
        <w:r>
          <w:t>E</w:t>
        </w:r>
      </w:ins>
      <w:del w:id="273" w:author="Serena Pattaro" w:date="2018-05-11T18:27:00Z">
        <w:r w:rsidR="002E14F8" w:rsidDel="00AA6E12">
          <w:delText>Notable e</w:delText>
        </w:r>
      </w:del>
      <w:r w:rsidR="002E14F8">
        <w:t xml:space="preserve">xceptions </w:t>
      </w:r>
      <w:del w:id="274" w:author="Serena Pattaro" w:date="2018-05-11T16:30:00Z">
        <w:r w:rsidR="002E14F8" w:rsidDel="004B41AC">
          <w:delText xml:space="preserve">in the HFD/HFC dataset </w:delText>
        </w:r>
      </w:del>
      <w:r w:rsidR="002E14F8">
        <w:t xml:space="preserve">are </w:t>
      </w:r>
      <w:del w:id="275" w:author="Serena Pattaro" w:date="2018-05-11T18:28:00Z">
        <w:r w:rsidR="002E14F8" w:rsidDel="00AA6E12">
          <w:delText xml:space="preserve">the cases of </w:delText>
        </w:r>
      </w:del>
      <w:r w:rsidR="002E14F8">
        <w:t xml:space="preserve">Norway and the USA which appear to have ‘lost’ and subsequently ‘recovered’ replacement </w:t>
      </w:r>
      <w:r w:rsidR="00304313">
        <w:t>fertility over time</w:t>
      </w:r>
      <w:ins w:id="276" w:author="Serena Pattaro" w:date="2018-05-11T16:31:00Z">
        <w:r w:rsidR="004B41AC">
          <w:t xml:space="preserve">. </w:t>
        </w:r>
      </w:ins>
      <w:del w:id="277" w:author="Serena Pattaro" w:date="2018-05-11T16:31:00Z">
        <w:r w:rsidR="00304313" w:rsidDel="004B41AC">
          <w:delText>, by moving from earlier to more recent cohorts</w:delText>
        </w:r>
        <w:r w:rsidR="00C512BD" w:rsidDel="004B41AC">
          <w:delText xml:space="preserve">. </w:delText>
        </w:r>
      </w:del>
      <w:r w:rsidR="00C512BD">
        <w:t>T</w:t>
      </w:r>
      <w:r w:rsidR="00444E49">
        <w:t xml:space="preserve">his is in </w:t>
      </w:r>
      <w:r w:rsidR="00C512BD">
        <w:t xml:space="preserve">line with previous studies </w:t>
      </w:r>
      <w:r w:rsidR="00E5574F">
        <w:fldChar w:fldCharType="begin" w:fldLock="1"/>
      </w:r>
      <w:r w:rsidR="00CD5999">
        <w:instrText>ADDIN CSL_CITATION { "citationItems" : [ { "id" : "ITEM-1", "itemData" : { "ISSN" : "1435-9871", "author" : [ { "dropping-particle" : "", "family" : "Burkimsher", "given" : "Marion", "non-dropping-particle" : "", "parse-names" : false, "suffix" : "" } ], "container-title" : "Demographic Research", "id" : "ITEM-1", "issue" : "11", "issued" : { "date-parts" : [ [ "2017" ] ] }, "page" : "295-324", "title" : "Evolution of the shape of the fertility curve: Why might some countries develop a bimodal curve?", "type" : "article-journal", "volume" : "37" }, "uris" : [ "http://www.mendeley.com/documents/?uuid=08d5bddf-a307-4e58-8ede-4752e9c13b87" ] }, { "id" : "ITEM-2", "itemData" : { "ISSN" : "1728-4457", "author" : [ { "dropping-particle" : "", "family" : "Shkolnikov", "given" : "Vladimir M", "non-dropping-particle" : "", "parse-names" : false, "suffix" : "" }, { "dropping-particle" : "", "family" : "Andreev", "given" : "Evgueni M", "non-dropping-particle" : "", "parse-names" : false, "suffix" : "" }, { "dropping-particle" : "", "family" : "Houle", "given" : "Ren\u00e9", "non-dropping-particle" : "", "parse-names" : false, "suffix" : "" }, { "dropping-particle" : "", "family" : "Vaupel", "given" : "James W", "non-dropping-particle" : "", "parse-names" : false, "suffix" : "" } ], "container-title" : "Population and Development Review", "id" : "ITEM-2", "issue" : "1", "issued" : { "date-parts" : [ [ "2007" ] ] }, "page" : "67-100", "publisher" : "Wiley Online Library", "title" : "The concentration of reproduction in cohorts of women in Europe and the United States", "type" : "article-journal", "volume" : "33" }, "uris" : [ "http://www.mendeley.com/documents/?uuid=75e1f48c-40d1-4513-84a2-acc379c93c97" ] } ], "mendeley" : { "formattedCitation" : "(Shkolnikov &lt;i&gt;et al.&lt;/i&gt;, 2007; Burkimsher, 2017)", "plainTextFormattedCitation" : "(Shkolnikov et al., 2007; Burkimsher, 2017)", "previouslyFormattedCitation" : "(Burkimsher 2017; Shkolnikov et al. 2007)" }, "properties" : { "noteIndex" : 0 }, "schema" : "https://github.com/citation-style-language/schema/raw/master/csl-citation.json" }</w:instrText>
      </w:r>
      <w:r w:rsidR="00E5574F">
        <w:fldChar w:fldCharType="separate"/>
      </w:r>
      <w:r w:rsidR="00CD5999" w:rsidRPr="00CD5999">
        <w:rPr>
          <w:noProof/>
        </w:rPr>
        <w:t xml:space="preserve">(Shkolnikov </w:t>
      </w:r>
      <w:r w:rsidR="00CD5999" w:rsidRPr="00CD5999">
        <w:rPr>
          <w:i/>
          <w:noProof/>
        </w:rPr>
        <w:t>et al.</w:t>
      </w:r>
      <w:r w:rsidR="00CD5999" w:rsidRPr="00CD5999">
        <w:rPr>
          <w:noProof/>
        </w:rPr>
        <w:t>, 2007; Burkimsher, 2017)</w:t>
      </w:r>
      <w:r w:rsidR="00E5574F">
        <w:fldChar w:fldCharType="end"/>
      </w:r>
      <w:r w:rsidR="00444E49">
        <w:t>. Recuperation patterns</w:t>
      </w:r>
      <w:r w:rsidR="00304313">
        <w:t xml:space="preserve"> </w:t>
      </w:r>
      <w:r w:rsidR="00E6396F">
        <w:t>may be due</w:t>
      </w:r>
      <w:r w:rsidR="00510971">
        <w:t xml:space="preserve">, among other factors, </w:t>
      </w:r>
      <w:r w:rsidR="00E6396F">
        <w:t>to the influence of immigrant fertility (</w:t>
      </w:r>
      <w:r w:rsidR="00562812">
        <w:t xml:space="preserve">for </w:t>
      </w:r>
      <w:r w:rsidR="003E08FA">
        <w:t xml:space="preserve">the </w:t>
      </w:r>
      <w:r w:rsidR="00562812">
        <w:t>USA, see</w:t>
      </w:r>
      <w:r w:rsidR="008648C5">
        <w:t xml:space="preserve"> </w:t>
      </w:r>
      <w:r w:rsidR="008648C5">
        <w:fldChar w:fldCharType="begin" w:fldLock="1"/>
      </w:r>
      <w:r w:rsidR="00CD5999">
        <w:instrText>ADDIN CSL_CITATION { "citationItems" : [ { "id" : "ITEM-1", "itemData" : { "ISSN" : "1435-9871", "author" : [ { "dropping-particle" : "", "family" : "Choi", "given" : "Kate H", "non-dropping-particle" : "", "parse-names" : false, "suffix" : "" } ], "container-title" : "Demographic Research", "id" : "ITEM-1", "issue" : "24", "issued" : { "date-parts" : [ [ "2014" ] ] }, "page" : "703-737", "publisher" : "Max Planck Institut f\u00fcr Demografische Forschung", "title" : "Fertility in the context of Mexican migration to the United States: A case for incorporating the pre-migration fertility of immigrants", "type" : "article-journal", "volume" : "30" }, "uris" : [ "http://www.mendeley.com/documents/?uuid=b77aef2b-87b6-45a4-a30b-b36f54e2a368" ] } ], "mendeley" : { "formattedCitation" : "(Choi, 2014)", "manualFormatting" : "Choi (2014)", "plainTextFormattedCitation" : "(Choi, 2014)", "previouslyFormattedCitation" : "(Choi 2014)" }, "properties" : { "noteIndex" : 0 }, "schema" : "https://github.com/citation-style-language/schema/raw/master/csl-citation.json" }</w:instrText>
      </w:r>
      <w:r w:rsidR="008648C5">
        <w:fldChar w:fldCharType="separate"/>
      </w:r>
      <w:r w:rsidR="008648C5" w:rsidRPr="008648C5">
        <w:rPr>
          <w:noProof/>
        </w:rPr>
        <w:t xml:space="preserve">Choi </w:t>
      </w:r>
      <w:r w:rsidR="008648C5">
        <w:rPr>
          <w:noProof/>
        </w:rPr>
        <w:t>(</w:t>
      </w:r>
      <w:r w:rsidR="008648C5" w:rsidRPr="008648C5">
        <w:rPr>
          <w:noProof/>
        </w:rPr>
        <w:t>2014)</w:t>
      </w:r>
      <w:r w:rsidR="008648C5">
        <w:fldChar w:fldCharType="end"/>
      </w:r>
      <w:ins w:id="278" w:author="Serena Pattaro" w:date="2018-05-11T16:33:00Z">
        <w:r w:rsidR="00E95958">
          <w:t xml:space="preserve"> and</w:t>
        </w:r>
      </w:ins>
      <w:del w:id="279" w:author="Serena Pattaro" w:date="2018-05-11T16:33:00Z">
        <w:r w:rsidR="00E6396F" w:rsidDel="00E95958">
          <w:delText>;</w:delText>
        </w:r>
      </w:del>
      <w:r w:rsidR="00E6396F">
        <w:t xml:space="preserve"> </w:t>
      </w:r>
      <w:r w:rsidR="008648C5">
        <w:fldChar w:fldCharType="begin" w:fldLock="1"/>
      </w:r>
      <w:r w:rsidR="00CD5999">
        <w:instrText>ADDIN CSL_CITATION { "citationItems" : [ { "id" : "ITEM-1", "itemData" : { "ISSN" : "1542-4774", "author" : [ { "dropping-particle" : "", "family" : "Fern\u00e1ndez", "given" : "Raquel", "non-dropping-particle" : "", "parse-names" : false, "suffix" : "" }, { "dropping-particle" : "", "family" : "Fogli", "given" : "Alessandra", "non-dropping-particle" : "", "parse-names" : false, "suffix" : "" } ], "container-title" : "Journal of the European Economic Association", "id" : "ITEM-1", "issue" : "2\u20103", "issued" : { "date-parts" : [ [ "2006" ] ] }, "page" : "552-561", "publisher" : "Wiley Online Library", "title" : "Fertility: The role of culture and family experience", "type" : "article-journal", "volume" : "4" }, "uris" : [ "http://www.mendeley.com/documents/?uuid=0c814dbb-98fa-41fc-ab77-0a14a141126c" ] }, { "id" : "ITEM-2", "itemData" : { "ISSN" : "1945-7707", "author" : [ { "dropping-particle" : "", "family" : "Fern\u00e1ndez", "given" : "Raquel", "non-dropping-particle" : "", "parse-names" : false, "suffix" : "" }, { "dropping-particle" : "", "family" : "Fogli", "given" : "Alessandra", "non-dropping-particle" : "", "parse-names" : false, "suffix" : "" } ], "container-title" : "American Economic Journal: Macroeconomics", "id" : "ITEM-2", "issue" : "1", "issued" : { "date-parts" : [ [ "2009" ] ] }, "page" : "146-177", "publisher" : "American Economic Association", "title" : "Culture: An empirical investigation of beliefs, work, and fertility", "type" : "article-journal", "volume" : "1" }, "uris" : [ "http://www.mendeley.com/documents/?uuid=36887514-a445-4fea-b1e7-e8f5842ec989" ] } ], "mendeley" : { "formattedCitation" : "(Fern\u00e1ndez and Fogli, 2006, 2009)", "manualFormatting" : "Fern\u00e1ndez and Fogli (2006, 2009)", "plainTextFormattedCitation" : "(Fern\u00e1ndez and Fogli, 2006, 2009)", "previouslyFormattedCitation" : "(Fern\u00e1ndez and Fogli 2006, 2009)" }, "properties" : { "noteIndex" : 0 }, "schema" : "https://github.com/citation-style-language/schema/raw/master/csl-citation.json" }</w:instrText>
      </w:r>
      <w:r w:rsidR="008648C5">
        <w:fldChar w:fldCharType="separate"/>
      </w:r>
      <w:r w:rsidR="008648C5" w:rsidRPr="008648C5">
        <w:rPr>
          <w:noProof/>
        </w:rPr>
        <w:t xml:space="preserve">Fernández and Fogli </w:t>
      </w:r>
      <w:r w:rsidR="008648C5">
        <w:rPr>
          <w:noProof/>
        </w:rPr>
        <w:t>(</w:t>
      </w:r>
      <w:del w:id="280" w:author="Serena Pattaro" w:date="2018-05-11T16:32:00Z">
        <w:r w:rsidR="008648C5" w:rsidRPr="008648C5" w:rsidDel="004B41AC">
          <w:rPr>
            <w:noProof/>
          </w:rPr>
          <w:delText xml:space="preserve">2006, </w:delText>
        </w:r>
      </w:del>
      <w:r w:rsidR="008648C5" w:rsidRPr="008648C5">
        <w:rPr>
          <w:noProof/>
        </w:rPr>
        <w:t>2009)</w:t>
      </w:r>
      <w:r w:rsidR="008648C5">
        <w:fldChar w:fldCharType="end"/>
      </w:r>
      <w:r w:rsidR="00E6396F">
        <w:t>;</w:t>
      </w:r>
      <w:r w:rsidR="00562812">
        <w:t xml:space="preserve"> for Norway, see</w:t>
      </w:r>
      <w:r w:rsidR="00E6396F">
        <w:t xml:space="preserve"> </w:t>
      </w:r>
      <w:r w:rsidR="008648C5">
        <w:fldChar w:fldCharType="begin" w:fldLock="1"/>
      </w:r>
      <w:r w:rsidR="00CD5999">
        <w:instrText>ADDIN CSL_CITATION { "citationItems" : [ { "id" : "ITEM-1", "itemData" : { "ISBN" : "8253751273", "author" : [ { "dropping-particle" : "", "family" : "\u00d8stby", "given" : "Lars", "non-dropping-particle" : "", "parse-names" : false, "suffix" : "" } ], "id" : "ITEM-1", "issued" : { "date-parts" : [ [ "2002" ] ] }, "publisher" : "Statistics Norway", "publisher-place" : "Oslo", "title" : "The demographic characteristics of immigrant population in Norway. Report No. 22.", "type" : "book" }, "uris" : [ "http://www.mendeley.com/documents/?uuid=5d686934-6999-42ec-adc6-79d380dcfbc4" ] } ], "mendeley" : { "formattedCitation" : "(\u00d8stby, 2002)", "manualFormatting" : "\u00d8stby (2002)", "plainTextFormattedCitation" : "(\u00d8stby, 2002)", "previouslyFormattedCitation" : "(\u00d8stby 2002)" }, "properties" : { "noteIndex" : 0 }, "schema" : "https://github.com/citation-style-language/schema/raw/master/csl-citation.json" }</w:instrText>
      </w:r>
      <w:r w:rsidR="008648C5">
        <w:fldChar w:fldCharType="separate"/>
      </w:r>
      <w:r w:rsidR="008648C5" w:rsidRPr="008648C5">
        <w:rPr>
          <w:noProof/>
        </w:rPr>
        <w:t xml:space="preserve">Østby </w:t>
      </w:r>
      <w:r w:rsidR="008648C5">
        <w:rPr>
          <w:noProof/>
        </w:rPr>
        <w:t>(</w:t>
      </w:r>
      <w:r w:rsidR="008648C5" w:rsidRPr="008648C5">
        <w:rPr>
          <w:noProof/>
        </w:rPr>
        <w:t>2002)</w:t>
      </w:r>
      <w:r w:rsidR="008648C5">
        <w:fldChar w:fldCharType="end"/>
      </w:r>
      <w:del w:id="281" w:author="Serena Pattaro" w:date="2018-05-11T16:33:00Z">
        <w:r w:rsidR="008648C5" w:rsidDel="00E95958">
          <w:delText xml:space="preserve"> </w:delText>
        </w:r>
        <w:r w:rsidR="00A71EE3" w:rsidDel="00E95958">
          <w:delText>and for an alternative view,</w:delText>
        </w:r>
        <w:r w:rsidR="008648C5" w:rsidDel="00E95958">
          <w:delText xml:space="preserve"> </w:delText>
        </w:r>
        <w:r w:rsidR="008648C5" w:rsidDel="00E95958">
          <w:fldChar w:fldCharType="begin" w:fldLock="1"/>
        </w:r>
        <w:r w:rsidR="00CD5999" w:rsidDel="00E95958">
          <w:delInstrText>ADDIN CSL_CITATION { "citationItems" : [ { "id" : "ITEM-1", "itemData" : { "ISSN" : "1728-4457", "author" : [ { "dropping-particle" : "", "family" : "T\u00f8nnessen", "given" : "Marianne", "non-dropping-particle" : "", "parse-names" : false, "suffix" : "" } ], "container-title" : "Paper presented at Population Association of America Annual Meeting, San Diego CA, 30 April-2 May", "id" : "ITEM-1", "issued" : { "date-parts" : [ [ "2015" ] ] }, "publisher" : "Wiley Online Library", "title" : "Why Immigrant Fertility in Norway Has Declined", "type" : "book" }, "uris" : [ "http://www.mendeley.com/documents/?uuid=a14f1ebe-d5c7-4e60-a9ff-71ad6642126a" ] } ], "mendeley" : { "formattedCitation" : "(T\u00f8nnessen, 2015)", "manualFormatting" : "T\u00f8nnessen (2015)", "plainTextFormattedCitation" : "(T\u00f8nnessen, 2015)", "previouslyFormattedCitation" : "(T\u00f8nnessen 2015)" }, "properties" : { "noteIndex" : 0 }, "schema" : "https://github.com/citation-style-language/schema/raw/master/csl-citation.json" }</w:delInstrText>
        </w:r>
        <w:r w:rsidR="008648C5" w:rsidDel="00E95958">
          <w:fldChar w:fldCharType="separate"/>
        </w:r>
        <w:r w:rsidR="008648C5" w:rsidRPr="008648C5" w:rsidDel="00E95958">
          <w:rPr>
            <w:noProof/>
          </w:rPr>
          <w:delText xml:space="preserve">Tønnessen </w:delText>
        </w:r>
        <w:r w:rsidR="008648C5" w:rsidDel="00E95958">
          <w:rPr>
            <w:noProof/>
          </w:rPr>
          <w:delText>(</w:delText>
        </w:r>
        <w:r w:rsidR="008648C5" w:rsidRPr="008648C5" w:rsidDel="00E95958">
          <w:rPr>
            <w:noProof/>
          </w:rPr>
          <w:delText>2015)</w:delText>
        </w:r>
        <w:r w:rsidR="008648C5" w:rsidDel="00E95958">
          <w:fldChar w:fldCharType="end"/>
        </w:r>
      </w:del>
      <w:r w:rsidR="00A71EE3">
        <w:t xml:space="preserve">). In the case of Norway, sustained replacement fertility levels may </w:t>
      </w:r>
      <w:r w:rsidR="00B206C2">
        <w:t xml:space="preserve">also </w:t>
      </w:r>
      <w:r w:rsidR="00A71EE3">
        <w:t>be</w:t>
      </w:r>
      <w:r w:rsidR="00B206C2">
        <w:t xml:space="preserve"> explained by generous welfare provisions</w:t>
      </w:r>
      <w:del w:id="282" w:author="Serena Pattaro" w:date="2018-05-11T18:30:00Z">
        <w:r w:rsidR="00B206C2" w:rsidDel="00263DC1">
          <w:delText>,</w:delText>
        </w:r>
      </w:del>
      <w:r w:rsidR="00B206C2">
        <w:t xml:space="preserve"> </w:t>
      </w:r>
      <w:del w:id="283" w:author="Serena Pattaro" w:date="2018-05-11T18:30:00Z">
        <w:r w:rsidR="00B206C2" w:rsidDel="00263DC1">
          <w:delText xml:space="preserve">in terms of childcare and parental leave, </w:delText>
        </w:r>
      </w:del>
      <w:r w:rsidR="00B206C2">
        <w:t xml:space="preserve">and </w:t>
      </w:r>
      <w:r w:rsidR="004041A1">
        <w:t xml:space="preserve">the ideals of </w:t>
      </w:r>
      <w:r w:rsidR="00B206C2">
        <w:t xml:space="preserve">gender equality widely spread at the societal level </w:t>
      </w:r>
      <w:r w:rsidR="008648C5">
        <w:fldChar w:fldCharType="begin" w:fldLock="1"/>
      </w:r>
      <w:r w:rsidR="00CD5999">
        <w:instrText>ADDIN CSL_CITATION { "citationItems" : [ { "id" : "ITEM-1", "itemData" : { "author" : [ { "dropping-particle" : "", "family" : "Kravdal", "given" : "\u00d8ystein", "non-dropping-particle" : "", "parse-names" : false, "suffix" : "" } ], "container-title" : "Low Fertility, Institutions, and their Policies", "editor" : [ { "dropping-particle" : "", "family" : "Rindfuss", "given" : "Ronald R", "non-dropping-particle" : "", "parse-names" : false, "suffix" : "" }, { "dropping-particle" : "", "family" : "Choe", "given" : "Minja Kim", "non-dropping-particle" : "", "parse-names" : false, "suffix" : "" } ], "id" : "ITEM-1", "issued" : { "date-parts" : [ [ "2016" ] ] }, "page" : "13-47", "publisher" : "Springer", "title" : "Not so Low Fertility in Norway\u2014A Result of Affluence, Liberal Values, Gender-Equality Ideals, and the Welfare State", "type" : "chapter" }, "uris" : [ "http://www.mendeley.com/documents/?uuid=0fd8acab-16ab-43b8-82a2-6d7c585540a1" ] } ], "mendeley" : { "formattedCitation" : "(Kravdal, 2016)", "plainTextFormattedCitation" : "(Kravdal, 2016)", "previouslyFormattedCitation" : "(Kravdal 2016)" }, "properties" : { "noteIndex" : 0 }, "schema" : "https://github.com/citation-style-language/schema/raw/master/csl-citation.json" }</w:instrText>
      </w:r>
      <w:r w:rsidR="008648C5">
        <w:fldChar w:fldCharType="separate"/>
      </w:r>
      <w:r w:rsidR="00CD5999" w:rsidRPr="00CD5999">
        <w:rPr>
          <w:noProof/>
        </w:rPr>
        <w:t>(Kravdal, 2016)</w:t>
      </w:r>
      <w:r w:rsidR="008648C5">
        <w:fldChar w:fldCharType="end"/>
      </w:r>
      <w:r w:rsidR="00562812">
        <w:t>.</w:t>
      </w:r>
    </w:p>
    <w:p w14:paraId="4824D1E2" w14:textId="5EB733CF" w:rsidR="00D0213B" w:rsidDel="001416DD" w:rsidRDefault="00F20434" w:rsidP="00C77E90">
      <w:pPr>
        <w:spacing w:after="0" w:line="480" w:lineRule="auto"/>
        <w:rPr>
          <w:del w:id="284" w:author="Serena Pattaro" w:date="2018-05-11T18:40:00Z"/>
        </w:rPr>
      </w:pPr>
      <w:del w:id="285" w:author="Serena Pattaro" w:date="2018-05-11T18:40:00Z">
        <w:r w:rsidDel="001416DD">
          <w:delText xml:space="preserve">When comparing European English-speaking countries, the Republic of Ireland and Northern Ireland seem to have stabilised around replacement fertility. </w:delText>
        </w:r>
      </w:del>
      <w:del w:id="286" w:author="Serena Pattaro" w:date="2018-05-11T18:30:00Z">
        <w:r w:rsidDel="00263DC1">
          <w:delText>By contrast</w:delText>
        </w:r>
      </w:del>
      <w:del w:id="287" w:author="Serena Pattaro" w:date="2018-05-11T18:40:00Z">
        <w:r w:rsidDel="001416DD">
          <w:delText xml:space="preserve">, </w:delText>
        </w:r>
        <w:r w:rsidR="00744CD3" w:rsidDel="001416DD">
          <w:delText>England and Wales appear</w:delText>
        </w:r>
      </w:del>
      <w:del w:id="288" w:author="Serena Pattaro" w:date="2018-05-11T16:35:00Z">
        <w:r w:rsidR="00744CD3" w:rsidDel="00E95958">
          <w:delText>s</w:delText>
        </w:r>
      </w:del>
      <w:del w:id="289" w:author="Serena Pattaro" w:date="2018-05-11T18:40:00Z">
        <w:r w:rsidR="00744CD3" w:rsidDel="001416DD">
          <w:delText xml:space="preserve"> to sustain fertility levels of</w:delText>
        </w:r>
        <w:r w:rsidDel="001416DD">
          <w:delText xml:space="preserve"> around 1.80 </w:delText>
        </w:r>
        <w:r w:rsidR="00760D06" w:rsidDel="001416DD">
          <w:delText>children per woman</w:delText>
        </w:r>
        <w:r w:rsidDel="001416DD">
          <w:delText xml:space="preserve">, whereas </w:delText>
        </w:r>
        <w:r w:rsidR="00D27610" w:rsidDel="001416DD">
          <w:delText xml:space="preserve">Scotland displays </w:delText>
        </w:r>
        <w:r w:rsidR="00A42FEC" w:rsidDel="001416DD">
          <w:delText xml:space="preserve">lower </w:delText>
        </w:r>
      </w:del>
      <w:del w:id="290" w:author="Serena Pattaro" w:date="2018-05-11T16:36:00Z">
        <w:r w:rsidR="00A42FEC" w:rsidDel="00E95958">
          <w:delText xml:space="preserve">cohort </w:delText>
        </w:r>
      </w:del>
      <w:del w:id="291" w:author="Serena Pattaro" w:date="2018-05-11T18:40:00Z">
        <w:r w:rsidR="00A42FEC" w:rsidDel="001416DD">
          <w:delText>fertility levels</w:delText>
        </w:r>
        <w:r w:rsidR="006A3617" w:rsidDel="001416DD">
          <w:delText xml:space="preserve">. Recent studies suggest that immigration may play a significant role in current UK fertility levels </w:delText>
        </w:r>
        <w:r w:rsidR="008648C5" w:rsidDel="001416DD">
          <w:fldChar w:fldCharType="begin" w:fldLock="1"/>
        </w:r>
        <w:r w:rsidR="00CD5999" w:rsidDel="001416DD">
          <w:delInstrText>ADDIN CSL_CITATION { "citationItems" : [ { "id" : "ITEM-1", "itemData" : { "DOI" : "10.1111/j.1728-4457.2012.00496.x", "ISBN" : "0098-7921", "ISSN" : "00987921", "abstract" : "The fertility of immigrants' children increasingly shapes the ethnic diversity of the population in Western Europe. However, few data are available on the fertility patterns of immigrants and their offspring. This article provides new fertility estimates of immigrants and immigrants' children by ethnic group in the United Kingdom that may provide better-informed fertility assumptions for future population projection models. The impact of migration-specific tempo effects on the period TFR of immigrants is analyzed. Among the results, intergenerational fertility transitions strongly contribute both to fertility convergence between ethnic groups and to fertility \"assimilation\" or \"intergenerational adaptation\" to the UK mainstream childbearing behavior. Ethnic fertility convergence, particularly marked for populations originating from high-fertility countries, reflects in part decreasing fertility in sending countries and in part intergenerational adaptation to the UK mainstream. Higher educational enrollment of the daughters of immigrants may partly explain their relatively lower fertility.", "author" : [ { "dropping-particle" : "", "family" : "Dubuc", "given" : "Sylvie", "non-dropping-particle" : "", "parse-names" : false, "suffix" : "" } ], "container-title" : "Population and Development Review", "id" : "ITEM-1", "issue" : "2", "issued" : { "date-parts" : [ [ "2012" ] ] }, "page" : "353-368", "title" : "Immigration to the UK from High-Fertility Countries: Intergenerational Adaptation and Fertility Convergence", "type" : "article-journal", "volume" : "38" }, "uris" : [ "http://www.mendeley.com/documents/?uuid=d76cdb57-f979-4727-aeea-166a05cd135e" ] }, { "id" : "ITEM-2", "itemData" : { "DOI" : "10.1007/s10680-005-3581-8", "ISBN" : "0680005358", "ISSN" : "01686577", "abstract" : "Competing views exist concerning the impact of geographical mobility on child bearing patterns. Early research shows that internal migrants largely exhibit fertility levels dominant in their childhood environment, while later studies find migrants' fertility to resemble more that of natives at destination. closely Some authors attribute the latter to others claim adaptation, the selection of migrants by fertility short preferences. Moreover, term fertility-lowering-effects of residential relocation have also been proposed and challenged in the literature. This paper contributes to the existing discussion by providing an analysis of the effect of internal migration on fertility of post-war Estonian female cohorts. We use retrospective event-history data and apply intensity regression for both single and simulta neous equations. Our analysis shows that first, the risk of birth for native residents decreases with settlement size and the decrease increasing is larger for higher-order it parities. Second, shows that migrants, whatever their origin, exhibit fertility levels similar to those of non at destination. migrants We also observe elevated levels after residential relocations fertility from union formation. arising Our further analysis supports the adaptation We find no evidence on (strong) selectivity of migrants by fertility preference.", "author" : [ { "dropping-particle" : "", "family" : "Kulu", "given" : "Hill", "non-dropping-particle" : "", "parse-names" : false, "suffix" : "" } ], "container-title" : "European Journal of Population", "id" : "ITEM-2", "issue" : "1", "issued" : { "date-parts" : [ [ "2005" ] ] }, "page" : "51-87", "title" : "Migration and fertility: Competing hypotheses re-examined", "type" : "article-journal", "volume" : "21" }, "uris" : [ "http://www.mendeley.com/documents/?uuid=a2ee02e0-3155-47c6-b9c6-b5e27e115214" ] }, { "id" : "ITEM-3", "itemData" : { "ISSN" : "1435-9871", "author" : [ { "dropping-particle" : "", "family" : "Robards", "given" : "James", "non-dropping-particle" : "", "parse-names" : false, "suffix" : "" }, { "dropping-particle" : "", "family" : "Berrington", "given" : "Ann", "non-dropping-particle" : "", "parse-names" : false, "suffix" : "" } ], "container-title" : "Demographic Research", "id" : "ITEM-3", "issue" : "36", "issued" : { "date-parts" : [ [ "2016" ] ] }, "page" : "1037-1052", "title" : "The fertility of recent migrants to England and Wales", "type" : "article-journal", "volume" : "34" }, "uris" : [ "http://www.mendeley.com/documents/?uuid=c833d2e9-55f7-4024-891b-356de6b7ca74" ] }, { "id" : "ITEM-4", "itemData" : { "ISSN" : "2040-1590", "author" : [ { "dropping-particle" : "", "family" : "Tromans", "given" : "Nicola", "non-dropping-particle" : "", "parse-names" : false, "suffix" : "" }, { "dropping-particle" : "", "family" : "Natamba", "given" : "Eva", "non-dropping-particle" : "", "parse-names" : false, "suffix" : "" }, { "dropping-particle" : "", "family" : "Jefferies", "given" : "Julie", "non-dropping-particle" : "", "parse-names" : false, "suffix" : "" } ], "container-title" : "Population Trends", "id" : "ITEM-4", "issue" : "1", "issued" : { "date-parts" : [ [ "2009" ] ] }, "page" : "28-42", "publisher" : "Springer", "title" : "Have women born outside the UK driven the rise in UK births since 2001?", "type" : "article-journal", "volume" : "136" }, "uris" : [ "http://www.mendeley.com/documents/?uuid=8e6aab96-159d-46fa-b307-fb9144723c0c" ] } ], "mendeley" : { "formattedCitation" : "(Kulu, 2005; Tromans, Natamba and Jefferies, 2009; Dubuc, 2012; Robards and Berrington, 2016)", "plainTextFormattedCitation" : "(Kulu, 2005; Tromans, Natamba and Jefferies, 2009; Dubuc, 2012; Robards and Berrington, 2016)", "previouslyFormattedCitation" : "(Dubuc 2012; Kulu 2005; Robards and Berrington 2016; Tromans, Natamba, and Jefferies 2009)" }, "properties" : { "noteIndex" : 0 }, "schema" : "https://github.com/citation-style-language/schema/raw/master/csl-citation.json" }</w:delInstrText>
        </w:r>
        <w:r w:rsidR="008648C5" w:rsidDel="001416DD">
          <w:fldChar w:fldCharType="separate"/>
        </w:r>
        <w:r w:rsidR="00CD5999" w:rsidRPr="00CD5999" w:rsidDel="001416DD">
          <w:rPr>
            <w:noProof/>
          </w:rPr>
          <w:delText>(</w:delText>
        </w:r>
      </w:del>
      <w:del w:id="292" w:author="Serena Pattaro" w:date="2018-05-11T16:37:00Z">
        <w:r w:rsidR="00CD5999" w:rsidRPr="00CD5999" w:rsidDel="00E95958">
          <w:rPr>
            <w:noProof/>
          </w:rPr>
          <w:delText>Kulu, 2005; Tromans, Natamba and Jeffer</w:delText>
        </w:r>
      </w:del>
      <w:del w:id="293" w:author="Serena Pattaro" w:date="2018-05-11T16:36:00Z">
        <w:r w:rsidR="00CD5999" w:rsidRPr="00CD5999" w:rsidDel="00E95958">
          <w:rPr>
            <w:noProof/>
          </w:rPr>
          <w:delText xml:space="preserve">ies, 2009; </w:delText>
        </w:r>
      </w:del>
      <w:del w:id="294" w:author="Serena Pattaro" w:date="2018-05-11T18:40:00Z">
        <w:r w:rsidR="00CD5999" w:rsidRPr="00CD5999" w:rsidDel="001416DD">
          <w:rPr>
            <w:noProof/>
          </w:rPr>
          <w:delText>Dubuc, 2012; Robards and Berrington, 2016)</w:delText>
        </w:r>
        <w:r w:rsidR="008648C5" w:rsidDel="001416DD">
          <w:fldChar w:fldCharType="end"/>
        </w:r>
        <w:r w:rsidR="00A42FEC" w:rsidDel="001416DD">
          <w:delText>.</w:delText>
        </w:r>
        <w:r w:rsidDel="001416DD">
          <w:delText xml:space="preserve"> </w:delText>
        </w:r>
      </w:del>
    </w:p>
    <w:p w14:paraId="41B390F2" w14:textId="4489834A" w:rsidR="006A3617" w:rsidRDefault="00D27610" w:rsidP="00C77E90">
      <w:pPr>
        <w:spacing w:after="0" w:line="480" w:lineRule="auto"/>
      </w:pPr>
      <w:r>
        <w:t xml:space="preserve">Among </w:t>
      </w:r>
      <w:r w:rsidR="00B313C2">
        <w:t xml:space="preserve">East and South </w:t>
      </w:r>
      <w:r>
        <w:t xml:space="preserve">Asian countries, </w:t>
      </w:r>
      <w:r w:rsidR="00510971">
        <w:t>Japan features long-</w:t>
      </w:r>
      <w:r w:rsidR="00D860E4">
        <w:t>stand</w:t>
      </w:r>
      <w:r w:rsidR="00510971">
        <w:t>ing low fertility patterns</w:t>
      </w:r>
      <w:r w:rsidR="00744CD3">
        <w:t>,</w:t>
      </w:r>
      <w:r w:rsidR="00510971">
        <w:t xml:space="preserve"> with earlier cohorts showing a high level of variability in high fertility</w:t>
      </w:r>
      <w:r w:rsidR="00744CD3">
        <w:t xml:space="preserve"> and</w:t>
      </w:r>
      <w:r w:rsidR="00510971">
        <w:t xml:space="preserve"> recent cohorts stabilising at very low fertility levels. Taiwan </w:t>
      </w:r>
      <w:r w:rsidR="006A3617">
        <w:t xml:space="preserve">stands out for having witnessed the fastest transition to </w:t>
      </w:r>
      <w:r w:rsidR="00510971">
        <w:t>low fertility</w:t>
      </w:r>
      <w:r w:rsidR="00744CD3">
        <w:t xml:space="preserve">, moving from high to very </w:t>
      </w:r>
      <w:proofErr w:type="spellStart"/>
      <w:r w:rsidR="00744CD3">
        <w:t>low</w:t>
      </w:r>
      <w:del w:id="295" w:author="Serena Pattaro" w:date="2018-05-11T16:38:00Z">
        <w:r w:rsidR="00744CD3" w:rsidDel="00E95958">
          <w:delText xml:space="preserve"> cohort </w:delText>
        </w:r>
      </w:del>
      <w:r w:rsidR="00744CD3">
        <w:t>fertility</w:t>
      </w:r>
      <w:proofErr w:type="spellEnd"/>
      <w:r w:rsidR="00744CD3">
        <w:t xml:space="preserve"> in the space of 15 years, whereas the Republic of Korea appears to have stabilised at </w:t>
      </w:r>
      <w:r w:rsidR="00D860E4">
        <w:t>higher</w:t>
      </w:r>
      <w:del w:id="296" w:author="Serena Pattaro" w:date="2018-05-11T16:38:00Z">
        <w:r w:rsidR="00D860E4" w:rsidDel="00E95958">
          <w:delText xml:space="preserve"> </w:delText>
        </w:r>
        <w:r w:rsidR="00C512BD" w:rsidDel="00E95958">
          <w:delText>cohort</w:delText>
        </w:r>
      </w:del>
      <w:r w:rsidR="00C512BD">
        <w:t xml:space="preserve"> </w:t>
      </w:r>
      <w:r w:rsidR="00D860E4">
        <w:t>fertility levels.</w:t>
      </w:r>
      <w:r w:rsidR="00C512BD">
        <w:t xml:space="preserve"> The </w:t>
      </w:r>
      <w:r w:rsidR="00896FA7">
        <w:t xml:space="preserve">fertility patterns among Asian countries may reflect </w:t>
      </w:r>
      <w:del w:id="297" w:author="Serena Pattaro" w:date="2018-05-11T18:34:00Z">
        <w:r w:rsidR="00896FA7" w:rsidDel="00263DC1">
          <w:delText xml:space="preserve">different </w:delText>
        </w:r>
      </w:del>
      <w:del w:id="298" w:author="Serena Pattaro" w:date="2018-05-11T16:39:00Z">
        <w:r w:rsidR="00896FA7" w:rsidDel="00E95958">
          <w:delText>socio</w:delText>
        </w:r>
      </w:del>
      <w:del w:id="299" w:author="Serena Pattaro" w:date="2018-05-11T16:38:00Z">
        <w:r w:rsidR="00896FA7" w:rsidDel="00E95958">
          <w:delText>-</w:delText>
        </w:r>
      </w:del>
      <w:del w:id="300" w:author="Serena Pattaro" w:date="2018-05-11T16:39:00Z">
        <w:r w:rsidR="00896FA7" w:rsidDel="00E95958">
          <w:delText>economic, policy and cultural</w:delText>
        </w:r>
      </w:del>
      <w:r w:rsidR="00896FA7">
        <w:t xml:space="preserve"> context</w:t>
      </w:r>
      <w:ins w:id="301" w:author="Serena Pattaro" w:date="2018-05-11T18:33:00Z">
        <w:r w:rsidR="00263DC1">
          <w:t xml:space="preserve">ual </w:t>
        </w:r>
      </w:ins>
      <w:ins w:id="302" w:author="Serena Pattaro" w:date="2018-05-11T18:35:00Z">
        <w:r w:rsidR="00263DC1">
          <w:t xml:space="preserve">and policy </w:t>
        </w:r>
      </w:ins>
      <w:ins w:id="303" w:author="Serena Pattaro" w:date="2018-05-11T18:33:00Z">
        <w:r w:rsidR="00263DC1">
          <w:t>differences</w:t>
        </w:r>
      </w:ins>
      <w:del w:id="304" w:author="Serena Pattaro" w:date="2018-05-11T18:33:00Z">
        <w:r w:rsidR="00896FA7" w:rsidDel="00263DC1">
          <w:delText>s</w:delText>
        </w:r>
      </w:del>
      <w:r w:rsidR="00896FA7">
        <w:t xml:space="preserve"> </w:t>
      </w:r>
      <w:r w:rsidR="008C7081">
        <w:lastRenderedPageBreak/>
        <w:fldChar w:fldCharType="begin" w:fldLock="1"/>
      </w:r>
      <w:r w:rsidR="00CD5999">
        <w:instrText>ADDIN CSL_CITATION { "citationItems" : [ { "id" : "ITEM-1", "itemData" : { "author" : [ { "dropping-particle" : "", "family" : "Fukuda", "given" : "Nobutaka", "non-dropping-particle" : "", "parse-names" : false, "suffix" : "" } ], "id" : "ITEM-1", "issued" : { "date-parts" : [ [ "2016" ] ] }, "publisher" : "Springer", "title" : "Marriage and Fertility Behaviour in Japan. Economic Status and Value Orientation", "type" : "book" }, "uris" : [ "http://www.mendeley.com/documents/?uuid=faddbdbe-7856-422d-9511-ebf240570d99" ] }, { "id" : "ITEM-2", "itemData" : { "author" : [ { "dropping-particle" : "", "family" : "Gauthier", "given" : "Anne H", "non-dropping-particle" : "", "parse-names" : false, "suffix" : "" } ], "container-title" : "Low Fertility, Institutions, and their Policies", "editor" : [ { "dropping-particle" : "", "family" : "Rindfuss", "given" : "Ronald R", "non-dropping-particle" : "", "parse-names" : false, "suffix" : "" }, { "dropping-particle" : "", "family" : "Choe", "given" : "Minja Kim", "non-dropping-particle" : "", "parse-names" : false, "suffix" : "" } ], "id" : "ITEM-2", "issued" : { "date-parts" : [ [ "2016" ] ] }, "page" : "283-303", "publisher" : "Springer", "title" : "Governmental Support for families and obstacles to fertility in East Asia and other industrialized regions", "type" : "chapter" }, "uris" : [ "http://www.mendeley.com/documents/?uuid=adedc4d2-3e12-4d79-ae0a-83c9d1d73b0d" ] }, { "id" : "ITEM-3", "itemData" : { "author" : [ { "dropping-particle" : "", "family" : "Lee", "given" : "Meilin", "non-dropping-particle" : "", "parse-names" : false, "suffix" : "" }, { "dropping-particle" : "", "family" : "Lin", "given" : "Yu-Hsuan", "non-dropping-particle" : "", "parse-names" : false, "suffix" : "" } ], "container-title" : "Low Fertility, Institutions, and their Policies", "editor" : [ { "dropping-particle" : "", "family" : "Rindfuss", "given" : "Ronald R", "non-dropping-particle" : "", "parse-names" : false, "suffix" : "" }, { "dropping-particle" : "", "family" : "Choe", "given" : "Minja Kim", "non-dropping-particle" : "", "parse-names" : false, "suffix" : "" } ], "id" : "ITEM-3", "issued" : { "date-parts" : [ [ "2016" ] ] }, "page" : "259-281", "publisher" : "Springer", "title" : "Transition from Anti-natalist to Pro-natalist Policies in Taiwan", "type" : "chapter" }, "uris" : [ "http://www.mendeley.com/documents/?uuid=8b674e78-0ad0-4b9b-a711-f2f2dd9d0f0c" ] }, { "id" : "ITEM-4", "itemData" : { "ISBN" : "1134032102", "author" : [ { "dropping-particle" : "", "family" : "Straughan", "given" : "Paulin", "non-dropping-particle" : "", "parse-names" : false, "suffix" : "" }, { "dropping-particle" : "", "family" : "Chan", "given" : "Angelique", "non-dropping-particle" : "", "parse-names" : false, "suffix" : "" }, { "dropping-particle" : "", "family" : "Jones", "given" : "Gavin", "non-dropping-particle" : "", "parse-names" : false, "suffix" : "" } ], "editor" : [ { "dropping-particle" : "", "family" : "Straughan", "given" : "Paulin", "non-dropping-particle" : "", "parse-names" : false, "suffix" : "" }, { "dropping-particle" : "", "family" : "Chan", "given" : "Angelique", "non-dropping-particle" : "", "parse-names" : false, "suffix" : "" }, { "dropping-particle" : "", "family" : "Jones", "given" : "Gavin", "non-dropping-particle" : "", "parse-names" : false, "suffix" : "" } ], "id" : "ITEM-4", "issued" : { "date-parts" : [ [ "2009" ] ] }, "publisher" : "Routledge", "title" : "Ultra-low fertility in Pacific Asia: trends, causes and policy issues", "type" : "book" }, "uris" : [ "http://www.mendeley.com/documents/?uuid=7c5c5233-14c6-4834-8501-c4f64de55cfb" ] }, { "id" : "ITEM-5", "itemData" : { "author" : [ { "dropping-particle" : "", "family" : "Suzuki", "given" : "Toru", "non-dropping-particle" : "", "parse-names" : false, "suffix" : "" } ], "container-title" : "Low Fertility and Population Aging in Japan and Eastern Asia", "id" : "ITEM-5", "issued" : { "date-parts" : [ [ "2013" ] ] }, "publisher" : "Springer", "title" : "Low fertility and population aging in Japan and Eastern Asia", "type" : "book" }, "uris" : [ "http://www.mendeley.com/documents/?uuid=4dd5acf9-10b9-4b00-ab8c-58e34a723c92" ] }, { "id" : "ITEM-6", "itemData" : { "ISSN" : "1522-0966", "author" : [ { "dropping-particle" : "", "family" : "Westley", "given" : "Sidney B", "non-dropping-particle" : "", "parse-names" : false, "suffix" : "" }, { "dropping-particle" : "", "family" : "Choe", "given" : "Minja Kim", "non-dropping-particle" : "", "parse-names" : false, "suffix" : "" }, { "dropping-particle" : "", "family" : "Retherford", "given" : "Robert D", "non-dropping-particle" : "", "parse-names" : false, "suffix" : "" } ], "container-title" : "AsiaPacific Issues", "id" : "ITEM-6", "issue" : "94", "issued" : { "date-parts" : [ [ "2010" ] ] }, "publisher" : "Honolulu, HI: East-West Center", "title" : "Very low fertility in Asia: Is there a problem? Can it be solved?", "type" : "article-journal" }, "uris" : [ "http://www.mendeley.com/documents/?uuid=34815e24-6479-411b-a152-2706084349cd" ] } ], "mendeley" : { "formattedCitation" : "(Straughan, Chan and Jones, 2009; Westley, Choe and Retherford, 2010; Suzuki, 2013; Fukuda, 2016; Gauthier, 2016; Lee and Lin, 2016)", "plainTextFormattedCitation" : "(Straughan, Chan and Jones, 2009; Westley, Choe and Retherford, 2010; Suzuki, 2013; Fukuda, 2016; Gauthier, 2016; Lee and Lin, 2016)", "previouslyFormattedCitation" : "(Fukuda 2016; Gauthier 2016; Lee and Lin 2016; Straughan, Chan, and Jones 2009; Suzuki 2013; Westley, Choe, and Retherford 2010)" }, "properties" : { "noteIndex" : 0 }, "schema" : "https://github.com/citation-style-language/schema/raw/master/csl-citation.json" }</w:instrText>
      </w:r>
      <w:r w:rsidR="008C7081">
        <w:fldChar w:fldCharType="separate"/>
      </w:r>
      <w:r w:rsidR="00CD5999" w:rsidRPr="00CD5999">
        <w:rPr>
          <w:noProof/>
        </w:rPr>
        <w:t>(</w:t>
      </w:r>
      <w:del w:id="305" w:author="Serena Pattaro" w:date="2018-05-11T18:34:00Z">
        <w:r w:rsidR="00CD5999" w:rsidRPr="00CD5999" w:rsidDel="00263DC1">
          <w:rPr>
            <w:noProof/>
          </w:rPr>
          <w:delText xml:space="preserve">Straughan, Chan and Jones, 2009; </w:delText>
        </w:r>
      </w:del>
      <w:r w:rsidR="00CD5999" w:rsidRPr="00CD5999">
        <w:rPr>
          <w:noProof/>
        </w:rPr>
        <w:t xml:space="preserve">Westley, Choe and Retherford, 2010; </w:t>
      </w:r>
      <w:del w:id="306" w:author="Serena Pattaro" w:date="2018-05-11T16:39:00Z">
        <w:r w:rsidR="00CD5999" w:rsidRPr="00CD5999" w:rsidDel="00E95958">
          <w:rPr>
            <w:noProof/>
          </w:rPr>
          <w:delText xml:space="preserve">Suzuki, 2013; Fukuda, 2016; </w:delText>
        </w:r>
      </w:del>
      <w:r w:rsidR="00CD5999" w:rsidRPr="00CD5999">
        <w:rPr>
          <w:noProof/>
        </w:rPr>
        <w:t>Gauthier, 2016</w:t>
      </w:r>
      <w:del w:id="307" w:author="Serena Pattaro" w:date="2018-05-11T16:42:00Z">
        <w:r w:rsidR="00CD5999" w:rsidRPr="00CD5999" w:rsidDel="00E95958">
          <w:rPr>
            <w:noProof/>
          </w:rPr>
          <w:delText>; Lee and Lin, 2016</w:delText>
        </w:r>
      </w:del>
      <w:r w:rsidR="00CD5999" w:rsidRPr="00CD5999">
        <w:rPr>
          <w:noProof/>
        </w:rPr>
        <w:t>)</w:t>
      </w:r>
      <w:r w:rsidR="008C7081">
        <w:fldChar w:fldCharType="end"/>
      </w:r>
      <w:r w:rsidR="008C7081">
        <w:t>.</w:t>
      </w:r>
    </w:p>
    <w:p w14:paraId="1FB502E7" w14:textId="626E24B3" w:rsidR="006D4FB2" w:rsidRDefault="00ED258A" w:rsidP="00C77E90">
      <w:pPr>
        <w:spacing w:after="0" w:line="480" w:lineRule="auto"/>
      </w:pPr>
      <w:r>
        <w:t xml:space="preserve">The composite data </w:t>
      </w:r>
      <w:del w:id="308" w:author="Serena Pattaro" w:date="2018-05-11T14:19:00Z">
        <w:r w:rsidDel="001745C2">
          <w:delText xml:space="preserve">visualisations </w:delText>
        </w:r>
      </w:del>
      <w:ins w:id="309" w:author="Serena Pattaro" w:date="2018-05-11T14:19:00Z">
        <w:r w:rsidR="001745C2">
          <w:t>visualizations</w:t>
        </w:r>
      </w:ins>
      <w:ins w:id="310" w:author="Serena Pattaro" w:date="2018-05-11T16:44:00Z">
        <w:r w:rsidR="009362B9">
          <w:t xml:space="preserve">, </w:t>
        </w:r>
      </w:ins>
      <w:del w:id="311" w:author="Serena Pattaro" w:date="2018-05-11T16:44:00Z">
        <w:r w:rsidDel="009362B9">
          <w:delText xml:space="preserve">which were </w:delText>
        </w:r>
      </w:del>
      <w:r>
        <w:t xml:space="preserve">presented as illustrative cases </w:t>
      </w:r>
      <w:r w:rsidR="00E25CD7">
        <w:t>in this paper</w:t>
      </w:r>
      <w:ins w:id="312" w:author="Serena Pattaro" w:date="2018-05-11T16:44:00Z">
        <w:r w:rsidR="009362B9">
          <w:t>,</w:t>
        </w:r>
      </w:ins>
      <w:r>
        <w:t xml:space="preserve"> </w:t>
      </w:r>
      <w:r w:rsidR="00E25CD7">
        <w:t xml:space="preserve">provide </w:t>
      </w:r>
      <w:r>
        <w:t>an i</w:t>
      </w:r>
      <w:r w:rsidR="00621319">
        <w:t xml:space="preserve">nitial basis intended </w:t>
      </w:r>
      <w:r>
        <w:t xml:space="preserve">to </w:t>
      </w:r>
      <w:r w:rsidR="00C512BD">
        <w:t>encourage</w:t>
      </w:r>
      <w:r>
        <w:t xml:space="preserve"> </w:t>
      </w:r>
      <w:r w:rsidR="00621319">
        <w:t>further</w:t>
      </w:r>
      <w:r>
        <w:t xml:space="preserve"> investigation</w:t>
      </w:r>
      <w:r w:rsidR="00621319">
        <w:t xml:space="preserve"> </w:t>
      </w:r>
      <w:del w:id="313" w:author="Serena Pattaro" w:date="2018-05-11T16:44:00Z">
        <w:r w:rsidR="00621319" w:rsidDel="009362B9">
          <w:delText>in</w:delText>
        </w:r>
        <w:r w:rsidR="00C512BD" w:rsidDel="009362B9">
          <w:delText xml:space="preserve"> the development </w:delText>
        </w:r>
      </w:del>
      <w:r w:rsidR="00C512BD">
        <w:t>of</w:t>
      </w:r>
      <w:r w:rsidR="00621319">
        <w:t xml:space="preserve"> different </w:t>
      </w:r>
      <w:ins w:id="314" w:author="Serena Pattaro" w:date="2018-05-11T18:36:00Z">
        <w:r w:rsidR="00263DC1">
          <w:t xml:space="preserve">transition </w:t>
        </w:r>
      </w:ins>
      <w:r w:rsidR="00621319">
        <w:t xml:space="preserve">pathways </w:t>
      </w:r>
      <w:del w:id="315" w:author="Serena Pattaro" w:date="2018-05-11T18:37:00Z">
        <w:r w:rsidR="00621319" w:rsidDel="00263DC1">
          <w:delText xml:space="preserve">of the transition </w:delText>
        </w:r>
      </w:del>
      <w:r w:rsidR="00621319">
        <w:t>to low fertility across ages, cohorts and countries.</w:t>
      </w:r>
      <w:r w:rsidR="00920123">
        <w:t xml:space="preserve"> We hope that at-a-glance comparisons of these different analytical dimensions may </w:t>
      </w:r>
      <w:del w:id="316" w:author="Serena Pattaro" w:date="2018-05-11T16:46:00Z">
        <w:r w:rsidR="00920123" w:rsidDel="009362B9">
          <w:delText xml:space="preserve">contribute to </w:delText>
        </w:r>
      </w:del>
      <w:r w:rsidR="00920123">
        <w:t xml:space="preserve">help to formulate new research questions </w:t>
      </w:r>
      <w:r w:rsidR="00C512BD">
        <w:t xml:space="preserve">and hypotheses </w:t>
      </w:r>
      <w:r w:rsidR="00920123">
        <w:t xml:space="preserve">on the possible mechanisms underlying different fertility </w:t>
      </w:r>
      <w:del w:id="317" w:author="Serena Pattaro" w:date="2018-05-11T18:37:00Z">
        <w:r w:rsidR="00920123" w:rsidDel="00263DC1">
          <w:delText>pathways</w:delText>
        </w:r>
      </w:del>
      <w:ins w:id="318" w:author="Serena Pattaro" w:date="2018-05-11T18:37:00Z">
        <w:r w:rsidR="00263DC1">
          <w:t>trends</w:t>
        </w:r>
      </w:ins>
      <w:r w:rsidR="00920123">
        <w:t>.</w:t>
      </w:r>
      <w:r w:rsidR="006D4FB2">
        <w:br w:type="page"/>
      </w:r>
    </w:p>
    <w:p w14:paraId="00966498" w14:textId="497D5CF1" w:rsidR="004041A1" w:rsidRDefault="004041A1" w:rsidP="004041A1">
      <w:pPr>
        <w:pStyle w:val="Heading1"/>
      </w:pPr>
      <w:r>
        <w:lastRenderedPageBreak/>
        <w:t>References</w:t>
      </w:r>
    </w:p>
    <w:p w14:paraId="54DAC6DE" w14:textId="77777777" w:rsidR="003D2E3A" w:rsidRPr="00274964" w:rsidRDefault="003D2E3A" w:rsidP="003D2E3A">
      <w:pPr>
        <w:spacing w:after="60"/>
        <w:rPr>
          <w:sz w:val="18"/>
          <w:szCs w:val="18"/>
        </w:rPr>
      </w:pPr>
    </w:p>
    <w:p w14:paraId="6DC6D0DC" w14:textId="44D10487"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Pr>
          <w:sz w:val="18"/>
          <w:szCs w:val="18"/>
        </w:rPr>
        <w:fldChar w:fldCharType="begin" w:fldLock="1"/>
      </w:r>
      <w:r>
        <w:rPr>
          <w:sz w:val="18"/>
          <w:szCs w:val="18"/>
        </w:rPr>
        <w:instrText xml:space="preserve">ADDIN Mendeley Bibliography CSL_BIBLIOGRAPHY </w:instrText>
      </w:r>
      <w:r>
        <w:rPr>
          <w:sz w:val="18"/>
          <w:szCs w:val="18"/>
        </w:rPr>
        <w:fldChar w:fldCharType="separate"/>
      </w:r>
      <w:r w:rsidRPr="00CD5999">
        <w:rPr>
          <w:rFonts w:ascii="Calibri" w:hAnsi="Calibri" w:cs="Calibri"/>
          <w:noProof/>
          <w:sz w:val="18"/>
          <w:szCs w:val="24"/>
        </w:rPr>
        <w:t>Adserà, A. (2011)</w:t>
      </w:r>
      <w:r w:rsidR="0041075A">
        <w:rPr>
          <w:rFonts w:ascii="Calibri" w:hAnsi="Calibri" w:cs="Calibri"/>
          <w:noProof/>
          <w:sz w:val="18"/>
          <w:szCs w:val="24"/>
        </w:rPr>
        <w:t xml:space="preserve">. </w:t>
      </w:r>
      <w:r w:rsidRPr="00CD5999">
        <w:rPr>
          <w:rFonts w:ascii="Calibri" w:hAnsi="Calibri" w:cs="Calibri"/>
          <w:noProof/>
          <w:sz w:val="18"/>
          <w:szCs w:val="24"/>
        </w:rPr>
        <w:t>Where are the babies? Labor market con</w:t>
      </w:r>
      <w:r w:rsidR="0041075A">
        <w:rPr>
          <w:rFonts w:ascii="Calibri" w:hAnsi="Calibri" w:cs="Calibri"/>
          <w:noProof/>
          <w:sz w:val="18"/>
          <w:szCs w:val="24"/>
        </w:rPr>
        <w:t>ditions and fertility in Europe.</w:t>
      </w:r>
      <w:r w:rsidRPr="00CD5999">
        <w:rPr>
          <w:rFonts w:ascii="Calibri" w:hAnsi="Calibri" w:cs="Calibri"/>
          <w:noProof/>
          <w:sz w:val="18"/>
          <w:szCs w:val="24"/>
        </w:rPr>
        <w:t xml:space="preserve"> </w:t>
      </w:r>
      <w:r w:rsidRPr="00CD5999">
        <w:rPr>
          <w:rFonts w:ascii="Calibri" w:hAnsi="Calibri" w:cs="Calibri"/>
          <w:i/>
          <w:iCs/>
          <w:noProof/>
          <w:sz w:val="18"/>
          <w:szCs w:val="24"/>
        </w:rPr>
        <w:t>European Journal of Population</w:t>
      </w:r>
      <w:r w:rsidR="0041075A">
        <w:rPr>
          <w:rFonts w:ascii="Calibri" w:hAnsi="Calibri" w:cs="Calibri"/>
          <w:noProof/>
          <w:sz w:val="18"/>
          <w:szCs w:val="24"/>
        </w:rPr>
        <w:t xml:space="preserve"> 27(1), </w:t>
      </w:r>
      <w:r w:rsidRPr="00CD5999">
        <w:rPr>
          <w:rFonts w:ascii="Calibri" w:hAnsi="Calibri" w:cs="Calibri"/>
          <w:noProof/>
          <w:sz w:val="18"/>
          <w:szCs w:val="24"/>
        </w:rPr>
        <w:t>1–32.</w:t>
      </w:r>
    </w:p>
    <w:p w14:paraId="7F476A00" w14:textId="60A450A9"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Adserà, A. and Ferrer, A. (2014)</w:t>
      </w:r>
      <w:r w:rsidR="0041075A">
        <w:rPr>
          <w:rFonts w:ascii="Calibri" w:hAnsi="Calibri" w:cs="Calibri"/>
          <w:noProof/>
          <w:sz w:val="18"/>
          <w:szCs w:val="24"/>
        </w:rPr>
        <w:t xml:space="preserve">. </w:t>
      </w:r>
      <w:r w:rsidRPr="00CD5999">
        <w:rPr>
          <w:rFonts w:ascii="Calibri" w:hAnsi="Calibri" w:cs="Calibri"/>
          <w:noProof/>
          <w:sz w:val="18"/>
          <w:szCs w:val="24"/>
        </w:rPr>
        <w:t>Immigrants and demography: M</w:t>
      </w:r>
      <w:r w:rsidR="0041075A">
        <w:rPr>
          <w:rFonts w:ascii="Calibri" w:hAnsi="Calibri" w:cs="Calibri"/>
          <w:noProof/>
          <w:sz w:val="18"/>
          <w:szCs w:val="24"/>
        </w:rPr>
        <w:t>arriage, divorce, and fertility. I</w:t>
      </w:r>
      <w:r w:rsidRPr="00CD5999">
        <w:rPr>
          <w:rFonts w:ascii="Calibri" w:hAnsi="Calibri" w:cs="Calibri"/>
          <w:noProof/>
          <w:sz w:val="18"/>
          <w:szCs w:val="24"/>
        </w:rPr>
        <w:t>n Chiswick, B. R. and Miller, P. W. (eds</w:t>
      </w:r>
      <w:r w:rsidR="0041075A">
        <w:rPr>
          <w:rFonts w:ascii="Calibri" w:hAnsi="Calibri" w:cs="Calibri"/>
          <w:noProof/>
          <w:sz w:val="18"/>
          <w:szCs w:val="24"/>
        </w:rPr>
        <w:t>.</w:t>
      </w:r>
      <w:r w:rsidRPr="00CD5999">
        <w:rPr>
          <w:rFonts w:ascii="Calibri" w:hAnsi="Calibri" w:cs="Calibri"/>
          <w:noProof/>
          <w:sz w:val="18"/>
          <w:szCs w:val="24"/>
        </w:rPr>
        <w:t>)</w:t>
      </w:r>
      <w:r w:rsidR="0041075A">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Handbook of the economics of international migration</w:t>
      </w:r>
      <w:r w:rsidR="0041075A">
        <w:rPr>
          <w:rFonts w:ascii="Calibri" w:hAnsi="Calibri" w:cs="Calibri"/>
          <w:noProof/>
          <w:sz w:val="18"/>
          <w:szCs w:val="24"/>
        </w:rPr>
        <w:t xml:space="preserve">. Oxford: Elsevier: </w:t>
      </w:r>
      <w:r w:rsidRPr="00CD5999">
        <w:rPr>
          <w:rFonts w:ascii="Calibri" w:hAnsi="Calibri" w:cs="Calibri"/>
          <w:noProof/>
          <w:sz w:val="18"/>
          <w:szCs w:val="24"/>
        </w:rPr>
        <w:t>315–358.</w:t>
      </w:r>
    </w:p>
    <w:p w14:paraId="71BA795C" w14:textId="310A6A6C"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del w:id="319" w:author="Serena Pattaro" w:date="2018-05-11T14:04:00Z">
        <w:r w:rsidRPr="00CD5999" w:rsidDel="00025281">
          <w:rPr>
            <w:rFonts w:ascii="Calibri" w:hAnsi="Calibri" w:cs="Calibri"/>
            <w:noProof/>
            <w:sz w:val="18"/>
            <w:szCs w:val="24"/>
          </w:rPr>
          <w:delText>Anderson, T. and Kohler, H.-P. (2015)</w:delText>
        </w:r>
        <w:r w:rsidR="0041075A" w:rsidDel="00025281">
          <w:rPr>
            <w:rFonts w:ascii="Calibri" w:hAnsi="Calibri" w:cs="Calibri"/>
            <w:noProof/>
            <w:sz w:val="18"/>
            <w:szCs w:val="24"/>
          </w:rPr>
          <w:delText>.</w:delText>
        </w:r>
        <w:r w:rsidRPr="00CD5999" w:rsidDel="00025281">
          <w:rPr>
            <w:rFonts w:ascii="Calibri" w:hAnsi="Calibri" w:cs="Calibri"/>
            <w:noProof/>
            <w:sz w:val="18"/>
            <w:szCs w:val="24"/>
          </w:rPr>
          <w:delText xml:space="preserve"> Low </w:delText>
        </w:r>
        <w:r w:rsidR="00FC5BFD" w:rsidDel="00025281">
          <w:rPr>
            <w:rFonts w:ascii="Calibri" w:hAnsi="Calibri" w:cs="Calibri"/>
            <w:noProof/>
            <w:sz w:val="18"/>
            <w:szCs w:val="24"/>
          </w:rPr>
          <w:delText>f</w:delText>
        </w:r>
        <w:r w:rsidRPr="00CD5999" w:rsidDel="00025281">
          <w:rPr>
            <w:rFonts w:ascii="Calibri" w:hAnsi="Calibri" w:cs="Calibri"/>
            <w:noProof/>
            <w:sz w:val="18"/>
            <w:szCs w:val="24"/>
          </w:rPr>
          <w:delText xml:space="preserve">ertility, </w:delText>
        </w:r>
        <w:r w:rsidR="00FC5BFD" w:rsidDel="00025281">
          <w:rPr>
            <w:rFonts w:ascii="Calibri" w:hAnsi="Calibri" w:cs="Calibri"/>
            <w:noProof/>
            <w:sz w:val="18"/>
            <w:szCs w:val="24"/>
          </w:rPr>
          <w:delText>s</w:delText>
        </w:r>
        <w:r w:rsidRPr="00CD5999" w:rsidDel="00025281">
          <w:rPr>
            <w:rFonts w:ascii="Calibri" w:hAnsi="Calibri" w:cs="Calibri"/>
            <w:noProof/>
            <w:sz w:val="18"/>
            <w:szCs w:val="24"/>
          </w:rPr>
          <w:delText>ocioeconomic</w:delText>
        </w:r>
        <w:r w:rsidR="00FC5BFD" w:rsidDel="00025281">
          <w:rPr>
            <w:rFonts w:ascii="Calibri" w:hAnsi="Calibri" w:cs="Calibri"/>
            <w:noProof/>
            <w:sz w:val="18"/>
            <w:szCs w:val="24"/>
          </w:rPr>
          <w:delText xml:space="preserve"> development, and gender equity.</w:delText>
        </w:r>
        <w:r w:rsidRPr="00CD5999" w:rsidDel="00025281">
          <w:rPr>
            <w:rFonts w:ascii="Calibri" w:hAnsi="Calibri" w:cs="Calibri"/>
            <w:noProof/>
            <w:sz w:val="18"/>
            <w:szCs w:val="24"/>
          </w:rPr>
          <w:delText xml:space="preserve"> </w:delText>
        </w:r>
        <w:r w:rsidRPr="00CD5999" w:rsidDel="00025281">
          <w:rPr>
            <w:rFonts w:ascii="Calibri" w:hAnsi="Calibri" w:cs="Calibri"/>
            <w:i/>
            <w:iCs/>
            <w:noProof/>
            <w:sz w:val="18"/>
            <w:szCs w:val="24"/>
          </w:rPr>
          <w:delText>Population and Development Review</w:delText>
        </w:r>
        <w:r w:rsidR="00FC5BFD" w:rsidDel="00025281">
          <w:rPr>
            <w:rFonts w:ascii="Calibri" w:hAnsi="Calibri" w:cs="Calibri"/>
            <w:noProof/>
            <w:sz w:val="18"/>
            <w:szCs w:val="24"/>
          </w:rPr>
          <w:delText xml:space="preserve"> 41(3): </w:delText>
        </w:r>
        <w:r w:rsidR="0041075A" w:rsidDel="00025281">
          <w:rPr>
            <w:rFonts w:ascii="Calibri" w:hAnsi="Calibri" w:cs="Calibri"/>
            <w:noProof/>
            <w:sz w:val="18"/>
            <w:szCs w:val="24"/>
          </w:rPr>
          <w:delText>381–407.</w:delText>
        </w:r>
      </w:del>
    </w:p>
    <w:p w14:paraId="19CEA5E7" w14:textId="50B08E92" w:rsidR="00CD5999" w:rsidRPr="00CD5999" w:rsidDel="001669CE" w:rsidRDefault="00CD5999" w:rsidP="009C0A7C">
      <w:pPr>
        <w:widowControl w:val="0"/>
        <w:autoSpaceDE w:val="0"/>
        <w:autoSpaceDN w:val="0"/>
        <w:adjustRightInd w:val="0"/>
        <w:spacing w:line="240" w:lineRule="auto"/>
        <w:ind w:left="567" w:hanging="567"/>
        <w:rPr>
          <w:del w:id="320" w:author="Serena Pattaro" w:date="2018-05-11T18:09:00Z"/>
          <w:rFonts w:ascii="Calibri" w:hAnsi="Calibri" w:cs="Calibri"/>
          <w:noProof/>
          <w:sz w:val="18"/>
          <w:szCs w:val="24"/>
        </w:rPr>
      </w:pPr>
      <w:del w:id="321" w:author="Serena Pattaro" w:date="2018-05-11T18:09:00Z">
        <w:r w:rsidRPr="00CD5999" w:rsidDel="001669CE">
          <w:rPr>
            <w:rFonts w:ascii="Calibri" w:hAnsi="Calibri" w:cs="Calibri"/>
            <w:noProof/>
            <w:sz w:val="18"/>
            <w:szCs w:val="24"/>
          </w:rPr>
          <w:delText>Andersson, G. (2004)</w:delText>
        </w:r>
        <w:r w:rsidR="0041075A" w:rsidDel="001669CE">
          <w:rPr>
            <w:rFonts w:ascii="Calibri" w:hAnsi="Calibri" w:cs="Calibri"/>
            <w:noProof/>
            <w:sz w:val="18"/>
            <w:szCs w:val="24"/>
          </w:rPr>
          <w:delText>.</w:delText>
        </w:r>
        <w:r w:rsidRPr="00CD5999" w:rsidDel="001669CE">
          <w:rPr>
            <w:rFonts w:ascii="Calibri" w:hAnsi="Calibri" w:cs="Calibri"/>
            <w:noProof/>
            <w:sz w:val="18"/>
            <w:szCs w:val="24"/>
          </w:rPr>
          <w:delText xml:space="preserve"> Childbearing after </w:delText>
        </w:r>
        <w:r w:rsidR="00FC5BFD" w:rsidDel="001669CE">
          <w:rPr>
            <w:rFonts w:ascii="Calibri" w:hAnsi="Calibri" w:cs="Calibri"/>
            <w:noProof/>
            <w:sz w:val="18"/>
            <w:szCs w:val="24"/>
          </w:rPr>
          <w:delText>m</w:delText>
        </w:r>
        <w:r w:rsidRPr="00CD5999" w:rsidDel="001669CE">
          <w:rPr>
            <w:rFonts w:ascii="Calibri" w:hAnsi="Calibri" w:cs="Calibri"/>
            <w:noProof/>
            <w:sz w:val="18"/>
            <w:szCs w:val="24"/>
          </w:rPr>
          <w:delText xml:space="preserve">igration: Fertility </w:delText>
        </w:r>
        <w:r w:rsidR="00FC5BFD" w:rsidDel="001669CE">
          <w:rPr>
            <w:rFonts w:ascii="Calibri" w:hAnsi="Calibri" w:cs="Calibri"/>
            <w:noProof/>
            <w:sz w:val="18"/>
            <w:szCs w:val="24"/>
          </w:rPr>
          <w:delText>p</w:delText>
        </w:r>
        <w:r w:rsidRPr="00CD5999" w:rsidDel="001669CE">
          <w:rPr>
            <w:rFonts w:ascii="Calibri" w:hAnsi="Calibri" w:cs="Calibri"/>
            <w:noProof/>
            <w:sz w:val="18"/>
            <w:szCs w:val="24"/>
          </w:rPr>
          <w:delText xml:space="preserve">atterns of </w:delText>
        </w:r>
        <w:r w:rsidR="00FC5BFD" w:rsidDel="001669CE">
          <w:rPr>
            <w:rFonts w:ascii="Calibri" w:hAnsi="Calibri" w:cs="Calibri"/>
            <w:noProof/>
            <w:sz w:val="18"/>
            <w:szCs w:val="24"/>
          </w:rPr>
          <w:delText>f</w:delText>
        </w:r>
        <w:r w:rsidRPr="00CD5999" w:rsidDel="001669CE">
          <w:rPr>
            <w:rFonts w:ascii="Calibri" w:hAnsi="Calibri" w:cs="Calibri"/>
            <w:noProof/>
            <w:sz w:val="18"/>
            <w:szCs w:val="24"/>
          </w:rPr>
          <w:delText xml:space="preserve">oreign-born </w:delText>
        </w:r>
        <w:r w:rsidR="00FC5BFD" w:rsidDel="001669CE">
          <w:rPr>
            <w:rFonts w:ascii="Calibri" w:hAnsi="Calibri" w:cs="Calibri"/>
            <w:noProof/>
            <w:sz w:val="18"/>
            <w:szCs w:val="24"/>
          </w:rPr>
          <w:delText>women in Sweden.</w:delText>
        </w:r>
        <w:r w:rsidRPr="00CD5999" w:rsidDel="001669CE">
          <w:rPr>
            <w:rFonts w:ascii="Calibri" w:hAnsi="Calibri" w:cs="Calibri"/>
            <w:noProof/>
            <w:sz w:val="18"/>
            <w:szCs w:val="24"/>
          </w:rPr>
          <w:delText xml:space="preserve"> </w:delText>
        </w:r>
        <w:r w:rsidRPr="00CD5999" w:rsidDel="001669CE">
          <w:rPr>
            <w:rFonts w:ascii="Calibri" w:hAnsi="Calibri" w:cs="Calibri"/>
            <w:i/>
            <w:iCs/>
            <w:noProof/>
            <w:sz w:val="18"/>
            <w:szCs w:val="24"/>
          </w:rPr>
          <w:delText>International Migration Review</w:delText>
        </w:r>
        <w:r w:rsidR="00FC5BFD" w:rsidDel="001669CE">
          <w:rPr>
            <w:rFonts w:ascii="Calibri" w:hAnsi="Calibri" w:cs="Calibri"/>
            <w:noProof/>
            <w:sz w:val="18"/>
            <w:szCs w:val="24"/>
          </w:rPr>
          <w:delText xml:space="preserve"> 38(2): 747–774.</w:delText>
        </w:r>
      </w:del>
    </w:p>
    <w:p w14:paraId="27BF3C8D" w14:textId="10EFDEBD" w:rsidR="00CD5999" w:rsidRPr="00CD5999" w:rsidDel="001669CE" w:rsidRDefault="00CD5999" w:rsidP="009C0A7C">
      <w:pPr>
        <w:widowControl w:val="0"/>
        <w:autoSpaceDE w:val="0"/>
        <w:autoSpaceDN w:val="0"/>
        <w:adjustRightInd w:val="0"/>
        <w:spacing w:line="240" w:lineRule="auto"/>
        <w:ind w:left="567" w:hanging="567"/>
        <w:rPr>
          <w:del w:id="322" w:author="Serena Pattaro" w:date="2018-05-11T18:12:00Z"/>
          <w:rFonts w:ascii="Calibri" w:hAnsi="Calibri" w:cs="Calibri"/>
          <w:noProof/>
          <w:sz w:val="18"/>
          <w:szCs w:val="24"/>
        </w:rPr>
      </w:pPr>
      <w:del w:id="323" w:author="Serena Pattaro" w:date="2018-05-11T18:12:00Z">
        <w:r w:rsidRPr="00CD5999" w:rsidDel="001669CE">
          <w:rPr>
            <w:rFonts w:ascii="Calibri" w:hAnsi="Calibri" w:cs="Calibri"/>
            <w:noProof/>
            <w:sz w:val="18"/>
            <w:szCs w:val="24"/>
          </w:rPr>
          <w:delText xml:space="preserve">Andersson, G. </w:delText>
        </w:r>
        <w:r w:rsidRPr="00CD5999" w:rsidDel="001669CE">
          <w:rPr>
            <w:rFonts w:ascii="Calibri" w:hAnsi="Calibri" w:cs="Calibri"/>
            <w:i/>
            <w:iCs/>
            <w:noProof/>
            <w:sz w:val="18"/>
            <w:szCs w:val="24"/>
          </w:rPr>
          <w:delText>et al.</w:delText>
        </w:r>
        <w:r w:rsidRPr="00CD5999" w:rsidDel="001669CE">
          <w:rPr>
            <w:rFonts w:ascii="Calibri" w:hAnsi="Calibri" w:cs="Calibri"/>
            <w:noProof/>
            <w:sz w:val="18"/>
            <w:szCs w:val="24"/>
          </w:rPr>
          <w:delText xml:space="preserve"> (2009)</w:delText>
        </w:r>
        <w:r w:rsidR="0041075A" w:rsidDel="001669CE">
          <w:rPr>
            <w:rFonts w:ascii="Calibri" w:hAnsi="Calibri" w:cs="Calibri"/>
            <w:noProof/>
            <w:sz w:val="18"/>
            <w:szCs w:val="24"/>
          </w:rPr>
          <w:delText>.</w:delText>
        </w:r>
        <w:r w:rsidR="00FC5BFD" w:rsidDel="001669CE">
          <w:rPr>
            <w:rFonts w:ascii="Calibri" w:hAnsi="Calibri" w:cs="Calibri"/>
            <w:noProof/>
            <w:sz w:val="18"/>
            <w:szCs w:val="24"/>
          </w:rPr>
          <w:delText xml:space="preserve"> </w:delText>
        </w:r>
        <w:r w:rsidRPr="00CD5999" w:rsidDel="001669CE">
          <w:rPr>
            <w:rFonts w:ascii="Calibri" w:hAnsi="Calibri" w:cs="Calibri"/>
            <w:noProof/>
            <w:sz w:val="18"/>
            <w:szCs w:val="24"/>
          </w:rPr>
          <w:delText xml:space="preserve">Cohort </w:delText>
        </w:r>
        <w:r w:rsidR="00FC5BFD" w:rsidDel="001669CE">
          <w:rPr>
            <w:rFonts w:ascii="Calibri" w:hAnsi="Calibri" w:cs="Calibri"/>
            <w:noProof/>
            <w:sz w:val="18"/>
            <w:szCs w:val="24"/>
          </w:rPr>
          <w:delText>f</w:delText>
        </w:r>
        <w:r w:rsidRPr="00CD5999" w:rsidDel="001669CE">
          <w:rPr>
            <w:rFonts w:ascii="Calibri" w:hAnsi="Calibri" w:cs="Calibri"/>
            <w:noProof/>
            <w:sz w:val="18"/>
            <w:szCs w:val="24"/>
          </w:rPr>
          <w:delText xml:space="preserve">ertility </w:delText>
        </w:r>
        <w:r w:rsidR="00FC5BFD" w:rsidDel="001669CE">
          <w:rPr>
            <w:rFonts w:ascii="Calibri" w:hAnsi="Calibri" w:cs="Calibri"/>
            <w:noProof/>
            <w:sz w:val="18"/>
            <w:szCs w:val="24"/>
          </w:rPr>
          <w:delText>p</w:delText>
        </w:r>
        <w:r w:rsidRPr="00CD5999" w:rsidDel="001669CE">
          <w:rPr>
            <w:rFonts w:ascii="Calibri" w:hAnsi="Calibri" w:cs="Calibri"/>
            <w:noProof/>
            <w:sz w:val="18"/>
            <w:szCs w:val="24"/>
          </w:rPr>
          <w:delText xml:space="preserve">atterns in the Nordic </w:delText>
        </w:r>
        <w:r w:rsidR="00FC5BFD" w:rsidDel="001669CE">
          <w:rPr>
            <w:rFonts w:ascii="Calibri" w:hAnsi="Calibri" w:cs="Calibri"/>
            <w:noProof/>
            <w:sz w:val="18"/>
            <w:szCs w:val="24"/>
          </w:rPr>
          <w:delText>countries.</w:delText>
        </w:r>
        <w:r w:rsidRPr="00CD5999" w:rsidDel="001669CE">
          <w:rPr>
            <w:rFonts w:ascii="Calibri" w:hAnsi="Calibri" w:cs="Calibri"/>
            <w:noProof/>
            <w:sz w:val="18"/>
            <w:szCs w:val="24"/>
          </w:rPr>
          <w:delText xml:space="preserve"> </w:delText>
        </w:r>
        <w:r w:rsidRPr="00CD5999" w:rsidDel="001669CE">
          <w:rPr>
            <w:rFonts w:ascii="Calibri" w:hAnsi="Calibri" w:cs="Calibri"/>
            <w:i/>
            <w:iCs/>
            <w:noProof/>
            <w:sz w:val="18"/>
            <w:szCs w:val="24"/>
          </w:rPr>
          <w:delText>Demographic Research</w:delText>
        </w:r>
        <w:r w:rsidRPr="00CD5999" w:rsidDel="001669CE">
          <w:rPr>
            <w:rFonts w:ascii="Calibri" w:hAnsi="Calibri" w:cs="Calibri"/>
            <w:noProof/>
            <w:sz w:val="18"/>
            <w:szCs w:val="24"/>
          </w:rPr>
          <w:delText xml:space="preserve"> 20(14)</w:delText>
        </w:r>
        <w:r w:rsidR="00FC5BFD" w:rsidDel="001669CE">
          <w:rPr>
            <w:rFonts w:ascii="Calibri" w:hAnsi="Calibri" w:cs="Calibri"/>
            <w:noProof/>
            <w:sz w:val="18"/>
            <w:szCs w:val="24"/>
          </w:rPr>
          <w:delText>:</w:delText>
        </w:r>
        <w:r w:rsidRPr="00CD5999" w:rsidDel="001669CE">
          <w:rPr>
            <w:rFonts w:ascii="Calibri" w:hAnsi="Calibri" w:cs="Calibri"/>
            <w:noProof/>
            <w:sz w:val="18"/>
            <w:szCs w:val="24"/>
          </w:rPr>
          <w:delText xml:space="preserve"> 313–352.</w:delText>
        </w:r>
      </w:del>
    </w:p>
    <w:p w14:paraId="6E82B873" w14:textId="57D14DDA"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Basten, S., Sobotka, T.</w:t>
      </w:r>
      <w:r w:rsidR="00FC5BFD">
        <w:rPr>
          <w:rFonts w:ascii="Calibri" w:hAnsi="Calibri" w:cs="Calibri"/>
          <w:noProof/>
          <w:sz w:val="18"/>
          <w:szCs w:val="24"/>
        </w:rPr>
        <w:t>,</w:t>
      </w:r>
      <w:r w:rsidRPr="00CD5999">
        <w:rPr>
          <w:rFonts w:ascii="Calibri" w:hAnsi="Calibri" w:cs="Calibri"/>
          <w:noProof/>
          <w:sz w:val="18"/>
          <w:szCs w:val="24"/>
        </w:rPr>
        <w:t xml:space="preserve"> and Zeman, K. (2014)</w:t>
      </w:r>
      <w:r w:rsidR="0041075A">
        <w:rPr>
          <w:rFonts w:ascii="Calibri" w:hAnsi="Calibri" w:cs="Calibri"/>
          <w:noProof/>
          <w:sz w:val="18"/>
          <w:szCs w:val="24"/>
        </w:rPr>
        <w:t>.</w:t>
      </w:r>
      <w:r w:rsidR="00FC5BFD">
        <w:rPr>
          <w:rFonts w:ascii="Calibri" w:hAnsi="Calibri" w:cs="Calibri"/>
          <w:noProof/>
          <w:sz w:val="18"/>
          <w:szCs w:val="24"/>
        </w:rPr>
        <w:t xml:space="preserve"> </w:t>
      </w:r>
      <w:r w:rsidRPr="00CD5999">
        <w:rPr>
          <w:rFonts w:ascii="Calibri" w:hAnsi="Calibri" w:cs="Calibri"/>
          <w:noProof/>
          <w:sz w:val="18"/>
          <w:szCs w:val="24"/>
        </w:rPr>
        <w:t>Future ferti</w:t>
      </w:r>
      <w:r w:rsidR="00FC5BFD">
        <w:rPr>
          <w:rFonts w:ascii="Calibri" w:hAnsi="Calibri" w:cs="Calibri"/>
          <w:noProof/>
          <w:sz w:val="18"/>
          <w:szCs w:val="24"/>
        </w:rPr>
        <w:t>lity in low fertility countries. I</w:t>
      </w:r>
      <w:r w:rsidRPr="00CD5999">
        <w:rPr>
          <w:rFonts w:ascii="Calibri" w:hAnsi="Calibri" w:cs="Calibri"/>
          <w:noProof/>
          <w:sz w:val="18"/>
          <w:szCs w:val="24"/>
        </w:rPr>
        <w:t>n Lutz, W., Butz, W. P., and KC, S. (eds</w:t>
      </w:r>
      <w:r w:rsidR="00FC5BFD">
        <w:rPr>
          <w:rFonts w:ascii="Calibri" w:hAnsi="Calibri" w:cs="Calibri"/>
          <w:noProof/>
          <w:sz w:val="18"/>
          <w:szCs w:val="24"/>
        </w:rPr>
        <w:t xml:space="preserve">.). </w:t>
      </w:r>
      <w:r w:rsidRPr="00CD5999">
        <w:rPr>
          <w:rFonts w:ascii="Calibri" w:hAnsi="Calibri" w:cs="Calibri"/>
          <w:i/>
          <w:iCs/>
          <w:noProof/>
          <w:sz w:val="18"/>
          <w:szCs w:val="24"/>
        </w:rPr>
        <w:t>World Population and Human Capital in Twenty-First Century</w:t>
      </w:r>
      <w:r w:rsidRPr="00CD5999">
        <w:rPr>
          <w:rFonts w:ascii="Calibri" w:hAnsi="Calibri" w:cs="Calibri"/>
          <w:noProof/>
          <w:sz w:val="18"/>
          <w:szCs w:val="24"/>
        </w:rPr>
        <w:t>. Oxford: Oxford University Press</w:t>
      </w:r>
      <w:r w:rsidR="00FC5BFD">
        <w:rPr>
          <w:rFonts w:ascii="Calibri" w:hAnsi="Calibri" w:cs="Calibri"/>
          <w:noProof/>
          <w:sz w:val="18"/>
          <w:szCs w:val="24"/>
        </w:rPr>
        <w:t>: 39–146.</w:t>
      </w:r>
    </w:p>
    <w:p w14:paraId="27EAFBB4" w14:textId="305B0EA3"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Billari, F. and Kohler, H.-P. (2004)</w:t>
      </w:r>
      <w:r w:rsidR="0041075A">
        <w:rPr>
          <w:rFonts w:ascii="Calibri" w:hAnsi="Calibri" w:cs="Calibri"/>
          <w:noProof/>
          <w:sz w:val="18"/>
          <w:szCs w:val="24"/>
        </w:rPr>
        <w:t>.</w:t>
      </w:r>
      <w:r w:rsidR="00FC5BFD">
        <w:rPr>
          <w:rFonts w:ascii="Calibri" w:hAnsi="Calibri" w:cs="Calibri"/>
          <w:noProof/>
          <w:sz w:val="18"/>
          <w:szCs w:val="24"/>
        </w:rPr>
        <w:t xml:space="preserve"> </w:t>
      </w:r>
      <w:r w:rsidRPr="00CD5999">
        <w:rPr>
          <w:rFonts w:ascii="Calibri" w:hAnsi="Calibri" w:cs="Calibri"/>
          <w:noProof/>
          <w:sz w:val="18"/>
          <w:szCs w:val="24"/>
        </w:rPr>
        <w:t>Patterns of low and l</w:t>
      </w:r>
      <w:r w:rsidR="00FC5BFD">
        <w:rPr>
          <w:rFonts w:ascii="Calibri" w:hAnsi="Calibri" w:cs="Calibri"/>
          <w:noProof/>
          <w:sz w:val="18"/>
          <w:szCs w:val="24"/>
        </w:rPr>
        <w:t xml:space="preserve">owest-low fertility in Europe. </w:t>
      </w:r>
      <w:r w:rsidRPr="00CD5999">
        <w:rPr>
          <w:rFonts w:ascii="Calibri" w:hAnsi="Calibri" w:cs="Calibri"/>
          <w:i/>
          <w:iCs/>
          <w:noProof/>
          <w:sz w:val="18"/>
          <w:szCs w:val="24"/>
        </w:rPr>
        <w:t xml:space="preserve">Population </w:t>
      </w:r>
      <w:r w:rsidR="00FC5BFD">
        <w:rPr>
          <w:rFonts w:ascii="Calibri" w:hAnsi="Calibri" w:cs="Calibri"/>
          <w:i/>
          <w:iCs/>
          <w:noProof/>
          <w:sz w:val="18"/>
          <w:szCs w:val="24"/>
        </w:rPr>
        <w:t>S</w:t>
      </w:r>
      <w:r w:rsidRPr="00CD5999">
        <w:rPr>
          <w:rFonts w:ascii="Calibri" w:hAnsi="Calibri" w:cs="Calibri"/>
          <w:i/>
          <w:iCs/>
          <w:noProof/>
          <w:sz w:val="18"/>
          <w:szCs w:val="24"/>
        </w:rPr>
        <w:t>tudies</w:t>
      </w:r>
      <w:r w:rsidR="00FC5BFD">
        <w:rPr>
          <w:rFonts w:ascii="Calibri" w:hAnsi="Calibri" w:cs="Calibri"/>
          <w:noProof/>
          <w:sz w:val="18"/>
          <w:szCs w:val="24"/>
        </w:rPr>
        <w:t xml:space="preserve"> 58(2): </w:t>
      </w:r>
      <w:r w:rsidRPr="00CD5999">
        <w:rPr>
          <w:rFonts w:ascii="Calibri" w:hAnsi="Calibri" w:cs="Calibri"/>
          <w:noProof/>
          <w:sz w:val="18"/>
          <w:szCs w:val="24"/>
        </w:rPr>
        <w:t>161–176.</w:t>
      </w:r>
    </w:p>
    <w:p w14:paraId="7CC6FFD4" w14:textId="3E91FA12"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Blossfeld, H.-P. and Huinink, J. (1991)</w:t>
      </w:r>
      <w:r w:rsidR="0041075A">
        <w:rPr>
          <w:rFonts w:ascii="Calibri" w:hAnsi="Calibri" w:cs="Calibri"/>
          <w:noProof/>
          <w:sz w:val="18"/>
          <w:szCs w:val="24"/>
        </w:rPr>
        <w:t>.</w:t>
      </w:r>
      <w:r w:rsidR="00FC5BFD">
        <w:rPr>
          <w:rFonts w:ascii="Calibri" w:hAnsi="Calibri" w:cs="Calibri"/>
          <w:noProof/>
          <w:sz w:val="18"/>
          <w:szCs w:val="24"/>
        </w:rPr>
        <w:t xml:space="preserve"> </w:t>
      </w:r>
      <w:r w:rsidRPr="00CD5999">
        <w:rPr>
          <w:rFonts w:ascii="Calibri" w:hAnsi="Calibri" w:cs="Calibri"/>
          <w:noProof/>
          <w:sz w:val="18"/>
          <w:szCs w:val="24"/>
        </w:rPr>
        <w:t>Human capital investments or norms of role transition? How women’s schooling and career affect t</w:t>
      </w:r>
      <w:r w:rsidR="00FC5BFD">
        <w:rPr>
          <w:rFonts w:ascii="Calibri" w:hAnsi="Calibri" w:cs="Calibri"/>
          <w:noProof/>
          <w:sz w:val="18"/>
          <w:szCs w:val="24"/>
        </w:rPr>
        <w:t>he process of family formation.</w:t>
      </w:r>
      <w:r w:rsidRPr="00CD5999">
        <w:rPr>
          <w:rFonts w:ascii="Calibri" w:hAnsi="Calibri" w:cs="Calibri"/>
          <w:noProof/>
          <w:sz w:val="18"/>
          <w:szCs w:val="24"/>
        </w:rPr>
        <w:t xml:space="preserve"> </w:t>
      </w:r>
      <w:r w:rsidRPr="00CD5999">
        <w:rPr>
          <w:rFonts w:ascii="Calibri" w:hAnsi="Calibri" w:cs="Calibri"/>
          <w:i/>
          <w:iCs/>
          <w:noProof/>
          <w:sz w:val="18"/>
          <w:szCs w:val="24"/>
        </w:rPr>
        <w:t>American</w:t>
      </w:r>
      <w:r w:rsidR="00FC5BFD">
        <w:rPr>
          <w:rFonts w:ascii="Calibri" w:hAnsi="Calibri" w:cs="Calibri"/>
          <w:i/>
          <w:iCs/>
          <w:noProof/>
          <w:sz w:val="18"/>
          <w:szCs w:val="24"/>
        </w:rPr>
        <w:t xml:space="preserve"> J</w:t>
      </w:r>
      <w:r w:rsidRPr="00CD5999">
        <w:rPr>
          <w:rFonts w:ascii="Calibri" w:hAnsi="Calibri" w:cs="Calibri"/>
          <w:i/>
          <w:iCs/>
          <w:noProof/>
          <w:sz w:val="18"/>
          <w:szCs w:val="24"/>
        </w:rPr>
        <w:t>ournal of Sociology</w:t>
      </w:r>
      <w:r w:rsidR="00FC5BFD">
        <w:rPr>
          <w:rFonts w:ascii="Calibri" w:hAnsi="Calibri" w:cs="Calibri"/>
          <w:noProof/>
          <w:sz w:val="18"/>
          <w:szCs w:val="24"/>
        </w:rPr>
        <w:t xml:space="preserve"> 97(1): </w:t>
      </w:r>
      <w:r w:rsidRPr="00CD5999">
        <w:rPr>
          <w:rFonts w:ascii="Calibri" w:hAnsi="Calibri" w:cs="Calibri"/>
          <w:noProof/>
          <w:sz w:val="18"/>
          <w:szCs w:val="24"/>
        </w:rPr>
        <w:t>143–168.</w:t>
      </w:r>
    </w:p>
    <w:p w14:paraId="7951673E" w14:textId="1BA40C95"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del w:id="324" w:author="Serena Pattaro" w:date="2018-05-11T14:01:00Z">
        <w:r w:rsidRPr="00CD5999" w:rsidDel="00025281">
          <w:rPr>
            <w:rFonts w:ascii="Calibri" w:hAnsi="Calibri" w:cs="Calibri"/>
            <w:noProof/>
            <w:sz w:val="18"/>
            <w:szCs w:val="24"/>
          </w:rPr>
          <w:delText>Bongaarts, J. and Watkins, S. C. (1996)</w:delText>
        </w:r>
        <w:r w:rsidR="0041075A" w:rsidDel="00025281">
          <w:rPr>
            <w:rFonts w:ascii="Calibri" w:hAnsi="Calibri" w:cs="Calibri"/>
            <w:noProof/>
            <w:sz w:val="18"/>
            <w:szCs w:val="24"/>
          </w:rPr>
          <w:delText>.</w:delText>
        </w:r>
        <w:r w:rsidR="00FC5BFD" w:rsidDel="00025281">
          <w:rPr>
            <w:rFonts w:ascii="Calibri" w:hAnsi="Calibri" w:cs="Calibri"/>
            <w:noProof/>
            <w:sz w:val="18"/>
            <w:szCs w:val="24"/>
          </w:rPr>
          <w:delText xml:space="preserve"> </w:delText>
        </w:r>
        <w:r w:rsidRPr="00CD5999" w:rsidDel="00025281">
          <w:rPr>
            <w:rFonts w:ascii="Calibri" w:hAnsi="Calibri" w:cs="Calibri"/>
            <w:noProof/>
            <w:sz w:val="18"/>
            <w:szCs w:val="24"/>
          </w:rPr>
          <w:delText>Social interactions and conte</w:delText>
        </w:r>
        <w:r w:rsidR="00FC5BFD" w:rsidDel="00025281">
          <w:rPr>
            <w:rFonts w:ascii="Calibri" w:hAnsi="Calibri" w:cs="Calibri"/>
            <w:noProof/>
            <w:sz w:val="18"/>
            <w:szCs w:val="24"/>
          </w:rPr>
          <w:delText xml:space="preserve">mporary fertility transitions. </w:delText>
        </w:r>
        <w:r w:rsidRPr="00CD5999" w:rsidDel="00025281">
          <w:rPr>
            <w:rFonts w:ascii="Calibri" w:hAnsi="Calibri" w:cs="Calibri"/>
            <w:i/>
            <w:iCs/>
            <w:noProof/>
            <w:sz w:val="18"/>
            <w:szCs w:val="24"/>
          </w:rPr>
          <w:delText>Population and Development Review</w:delText>
        </w:r>
        <w:r w:rsidR="00FC5BFD" w:rsidDel="00025281">
          <w:rPr>
            <w:rFonts w:ascii="Calibri" w:hAnsi="Calibri" w:cs="Calibri"/>
            <w:noProof/>
            <w:sz w:val="18"/>
            <w:szCs w:val="24"/>
          </w:rPr>
          <w:delText xml:space="preserve"> 22(4): </w:delText>
        </w:r>
        <w:r w:rsidRPr="00CD5999" w:rsidDel="00025281">
          <w:rPr>
            <w:rFonts w:ascii="Calibri" w:hAnsi="Calibri" w:cs="Calibri"/>
            <w:noProof/>
            <w:sz w:val="18"/>
            <w:szCs w:val="24"/>
          </w:rPr>
          <w:delText>639–682.</w:delText>
        </w:r>
      </w:del>
    </w:p>
    <w:p w14:paraId="42F29FD9" w14:textId="1DB6CBFC"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Burkimsher, M. (2017)</w:t>
      </w:r>
      <w:r w:rsidR="0041075A">
        <w:rPr>
          <w:rFonts w:ascii="Calibri" w:hAnsi="Calibri" w:cs="Calibri"/>
          <w:noProof/>
          <w:sz w:val="18"/>
          <w:szCs w:val="24"/>
        </w:rPr>
        <w:t>.</w:t>
      </w:r>
      <w:r w:rsidR="00FC5BFD">
        <w:rPr>
          <w:rFonts w:ascii="Calibri" w:hAnsi="Calibri" w:cs="Calibri"/>
          <w:noProof/>
          <w:sz w:val="18"/>
          <w:szCs w:val="24"/>
        </w:rPr>
        <w:t xml:space="preserve"> </w:t>
      </w:r>
      <w:r w:rsidRPr="00CD5999">
        <w:rPr>
          <w:rFonts w:ascii="Calibri" w:hAnsi="Calibri" w:cs="Calibri"/>
          <w:noProof/>
          <w:sz w:val="18"/>
          <w:szCs w:val="24"/>
        </w:rPr>
        <w:t xml:space="preserve">Evolution of the shape of the fertility curve: Why might some countries develop a bimodal curve? </w:t>
      </w:r>
      <w:r w:rsidRPr="00CD5999">
        <w:rPr>
          <w:rFonts w:ascii="Calibri" w:hAnsi="Calibri" w:cs="Calibri"/>
          <w:i/>
          <w:iCs/>
          <w:noProof/>
          <w:sz w:val="18"/>
          <w:szCs w:val="24"/>
        </w:rPr>
        <w:t>Demographic Research</w:t>
      </w:r>
      <w:r w:rsidR="00293F2D">
        <w:rPr>
          <w:rFonts w:ascii="Calibri" w:hAnsi="Calibri" w:cs="Calibri"/>
          <w:noProof/>
          <w:sz w:val="18"/>
          <w:szCs w:val="24"/>
        </w:rPr>
        <w:t xml:space="preserve"> </w:t>
      </w:r>
      <w:r w:rsidR="00FC5BFD">
        <w:rPr>
          <w:rFonts w:ascii="Calibri" w:hAnsi="Calibri" w:cs="Calibri"/>
          <w:noProof/>
          <w:sz w:val="18"/>
          <w:szCs w:val="24"/>
        </w:rPr>
        <w:t xml:space="preserve">37(11): </w:t>
      </w:r>
      <w:r w:rsidRPr="00CD5999">
        <w:rPr>
          <w:rFonts w:ascii="Calibri" w:hAnsi="Calibri" w:cs="Calibri"/>
          <w:noProof/>
          <w:sz w:val="18"/>
          <w:szCs w:val="24"/>
        </w:rPr>
        <w:t>295–324.</w:t>
      </w:r>
    </w:p>
    <w:p w14:paraId="70EB1814" w14:textId="7FB79A35"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Caltabiano, M., Castiglioni, M.</w:t>
      </w:r>
      <w:r w:rsidR="00293F2D">
        <w:rPr>
          <w:rFonts w:ascii="Calibri" w:hAnsi="Calibri" w:cs="Calibri"/>
          <w:noProof/>
          <w:sz w:val="18"/>
          <w:szCs w:val="24"/>
        </w:rPr>
        <w:t>,</w:t>
      </w:r>
      <w:r w:rsidRPr="00CD5999">
        <w:rPr>
          <w:rFonts w:ascii="Calibri" w:hAnsi="Calibri" w:cs="Calibri"/>
          <w:noProof/>
          <w:sz w:val="18"/>
          <w:szCs w:val="24"/>
        </w:rPr>
        <w:t xml:space="preserve"> and Rosina, A. (2009)</w:t>
      </w:r>
      <w:r w:rsidR="0041075A">
        <w:rPr>
          <w:rFonts w:ascii="Calibri" w:hAnsi="Calibri" w:cs="Calibri"/>
          <w:noProof/>
          <w:sz w:val="18"/>
          <w:szCs w:val="24"/>
        </w:rPr>
        <w:t>.</w:t>
      </w:r>
      <w:r w:rsidR="00293F2D">
        <w:rPr>
          <w:rFonts w:ascii="Calibri" w:hAnsi="Calibri" w:cs="Calibri"/>
          <w:noProof/>
          <w:sz w:val="18"/>
          <w:szCs w:val="24"/>
        </w:rPr>
        <w:t xml:space="preserve"> </w:t>
      </w:r>
      <w:r w:rsidRPr="00CD5999">
        <w:rPr>
          <w:rFonts w:ascii="Calibri" w:hAnsi="Calibri" w:cs="Calibri"/>
          <w:noProof/>
          <w:sz w:val="18"/>
          <w:szCs w:val="24"/>
        </w:rPr>
        <w:t>Lowest-low fertility: Sig</w:t>
      </w:r>
      <w:r w:rsidR="00293F2D">
        <w:rPr>
          <w:rFonts w:ascii="Calibri" w:hAnsi="Calibri" w:cs="Calibri"/>
          <w:noProof/>
          <w:sz w:val="18"/>
          <w:szCs w:val="24"/>
        </w:rPr>
        <w:t>ns of a recovery in Italy?</w:t>
      </w:r>
      <w:r w:rsidRPr="00CD5999">
        <w:rPr>
          <w:rFonts w:ascii="Calibri" w:hAnsi="Calibri" w:cs="Calibri"/>
          <w:noProof/>
          <w:sz w:val="18"/>
          <w:szCs w:val="24"/>
        </w:rPr>
        <w:t xml:space="preserve"> </w:t>
      </w:r>
      <w:r w:rsidRPr="00CD5999">
        <w:rPr>
          <w:rFonts w:ascii="Calibri" w:hAnsi="Calibri" w:cs="Calibri"/>
          <w:i/>
          <w:iCs/>
          <w:noProof/>
          <w:sz w:val="18"/>
          <w:szCs w:val="24"/>
        </w:rPr>
        <w:t>Demographic Research</w:t>
      </w:r>
      <w:r w:rsidR="00293F2D">
        <w:rPr>
          <w:rFonts w:ascii="Calibri" w:hAnsi="Calibri" w:cs="Calibri"/>
          <w:noProof/>
          <w:sz w:val="18"/>
          <w:szCs w:val="24"/>
        </w:rPr>
        <w:t xml:space="preserve"> 21(23): </w:t>
      </w:r>
      <w:r w:rsidRPr="00CD5999">
        <w:rPr>
          <w:rFonts w:ascii="Calibri" w:hAnsi="Calibri" w:cs="Calibri"/>
          <w:noProof/>
          <w:sz w:val="18"/>
          <w:szCs w:val="24"/>
        </w:rPr>
        <w:t>681–718.</w:t>
      </w:r>
    </w:p>
    <w:p w14:paraId="0607A5B7" w14:textId="3598B518"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Caselli, G. and Vallin, J. (2005)</w:t>
      </w:r>
      <w:r w:rsidR="0041075A">
        <w:rPr>
          <w:rFonts w:ascii="Calibri" w:hAnsi="Calibri" w:cs="Calibri"/>
          <w:noProof/>
          <w:sz w:val="18"/>
          <w:szCs w:val="24"/>
        </w:rPr>
        <w:t>.</w:t>
      </w:r>
      <w:r w:rsidR="00293F2D">
        <w:rPr>
          <w:rFonts w:ascii="Calibri" w:hAnsi="Calibri" w:cs="Calibri"/>
          <w:noProof/>
          <w:sz w:val="18"/>
          <w:szCs w:val="24"/>
        </w:rPr>
        <w:t xml:space="preserve"> </w:t>
      </w:r>
      <w:r w:rsidRPr="00CD5999">
        <w:rPr>
          <w:rFonts w:ascii="Calibri" w:hAnsi="Calibri" w:cs="Calibri"/>
          <w:noProof/>
          <w:sz w:val="18"/>
          <w:szCs w:val="24"/>
        </w:rPr>
        <w:t xml:space="preserve">From situation events in time to the Lexis Diagram and the </w:t>
      </w:r>
      <w:r w:rsidR="00293F2D">
        <w:rPr>
          <w:rFonts w:ascii="Calibri" w:hAnsi="Calibri" w:cs="Calibri"/>
          <w:noProof/>
          <w:sz w:val="18"/>
          <w:szCs w:val="24"/>
        </w:rPr>
        <w:t>computing of rates. I</w:t>
      </w:r>
      <w:r w:rsidRPr="00CD5999">
        <w:rPr>
          <w:rFonts w:ascii="Calibri" w:hAnsi="Calibri" w:cs="Calibri"/>
          <w:noProof/>
          <w:sz w:val="18"/>
          <w:szCs w:val="24"/>
        </w:rPr>
        <w:t>n Caselli, G., Vallin, J., and Wunsch, G. (eds</w:t>
      </w:r>
      <w:r w:rsidR="00293F2D">
        <w:rPr>
          <w:rFonts w:ascii="Calibri" w:hAnsi="Calibri" w:cs="Calibri"/>
          <w:noProof/>
          <w:sz w:val="18"/>
          <w:szCs w:val="24"/>
        </w:rPr>
        <w:t>.</w:t>
      </w:r>
      <w:r w:rsidRPr="00CD5999">
        <w:rPr>
          <w:rFonts w:ascii="Calibri" w:hAnsi="Calibri" w:cs="Calibri"/>
          <w:noProof/>
          <w:sz w:val="18"/>
          <w:szCs w:val="24"/>
        </w:rPr>
        <w:t>)</w:t>
      </w:r>
      <w:r w:rsidR="00293F2D">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Demography: Analysis and Synthesis2</w:t>
      </w:r>
      <w:r w:rsidRPr="00CD5999">
        <w:rPr>
          <w:rFonts w:ascii="Calibri" w:hAnsi="Calibri" w:cs="Calibri"/>
          <w:noProof/>
          <w:sz w:val="18"/>
          <w:szCs w:val="24"/>
        </w:rPr>
        <w:t>. Boston, MA: Academic Press.</w:t>
      </w:r>
    </w:p>
    <w:p w14:paraId="6E6D0710" w14:textId="209EC397"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Choi, K. H. (2014)</w:t>
      </w:r>
      <w:r w:rsidR="0041075A">
        <w:rPr>
          <w:rFonts w:ascii="Calibri" w:hAnsi="Calibri" w:cs="Calibri"/>
          <w:noProof/>
          <w:sz w:val="18"/>
          <w:szCs w:val="24"/>
        </w:rPr>
        <w:t>.</w:t>
      </w:r>
      <w:r w:rsidR="00293F2D">
        <w:rPr>
          <w:rFonts w:ascii="Calibri" w:hAnsi="Calibri" w:cs="Calibri"/>
          <w:noProof/>
          <w:sz w:val="18"/>
          <w:szCs w:val="24"/>
        </w:rPr>
        <w:t xml:space="preserve"> </w:t>
      </w:r>
      <w:r w:rsidRPr="00CD5999">
        <w:rPr>
          <w:rFonts w:ascii="Calibri" w:hAnsi="Calibri" w:cs="Calibri"/>
          <w:noProof/>
          <w:sz w:val="18"/>
          <w:szCs w:val="24"/>
        </w:rPr>
        <w:t>Fertility in the context of Mexican migration to the United States: A case for incorporating the pre-mig</w:t>
      </w:r>
      <w:r w:rsidR="00293F2D">
        <w:rPr>
          <w:rFonts w:ascii="Calibri" w:hAnsi="Calibri" w:cs="Calibri"/>
          <w:noProof/>
          <w:sz w:val="18"/>
          <w:szCs w:val="24"/>
        </w:rPr>
        <w:t>ration fertility of immigrants.</w:t>
      </w:r>
      <w:r w:rsidRPr="00CD5999">
        <w:rPr>
          <w:rFonts w:ascii="Calibri" w:hAnsi="Calibri" w:cs="Calibri"/>
          <w:noProof/>
          <w:sz w:val="18"/>
          <w:szCs w:val="24"/>
        </w:rPr>
        <w:t xml:space="preserve"> </w:t>
      </w:r>
      <w:r w:rsidRPr="00CD5999">
        <w:rPr>
          <w:rFonts w:ascii="Calibri" w:hAnsi="Calibri" w:cs="Calibri"/>
          <w:i/>
          <w:iCs/>
          <w:noProof/>
          <w:sz w:val="18"/>
          <w:szCs w:val="24"/>
        </w:rPr>
        <w:t>Demographic Research</w:t>
      </w:r>
      <w:r w:rsidR="00293F2D">
        <w:rPr>
          <w:rFonts w:ascii="Calibri" w:hAnsi="Calibri" w:cs="Calibri"/>
          <w:noProof/>
          <w:sz w:val="18"/>
          <w:szCs w:val="24"/>
        </w:rPr>
        <w:t xml:space="preserve"> 30(24): </w:t>
      </w:r>
      <w:r w:rsidRPr="00CD5999">
        <w:rPr>
          <w:rFonts w:ascii="Calibri" w:hAnsi="Calibri" w:cs="Calibri"/>
          <w:noProof/>
          <w:sz w:val="18"/>
          <w:szCs w:val="24"/>
        </w:rPr>
        <w:t>703–737.</w:t>
      </w:r>
    </w:p>
    <w:p w14:paraId="67B4E9BF" w14:textId="4DD2E26F" w:rsidR="00CD5999" w:rsidRPr="00293F2D" w:rsidRDefault="00CD5999" w:rsidP="009C0A7C">
      <w:pPr>
        <w:widowControl w:val="0"/>
        <w:autoSpaceDE w:val="0"/>
        <w:autoSpaceDN w:val="0"/>
        <w:adjustRightInd w:val="0"/>
        <w:spacing w:line="240" w:lineRule="auto"/>
        <w:ind w:left="567" w:hanging="567"/>
        <w:rPr>
          <w:rFonts w:ascii="Calibri" w:hAnsi="Calibri" w:cs="Calibri"/>
          <w:noProof/>
          <w:sz w:val="18"/>
          <w:szCs w:val="24"/>
        </w:rPr>
      </w:pPr>
      <w:del w:id="325" w:author="Serena Pattaro" w:date="2018-05-11T14:03:00Z">
        <w:r w:rsidRPr="00CD5999" w:rsidDel="00025281">
          <w:rPr>
            <w:rFonts w:ascii="Calibri" w:hAnsi="Calibri" w:cs="Calibri"/>
            <w:noProof/>
            <w:sz w:val="18"/>
            <w:szCs w:val="24"/>
          </w:rPr>
          <w:delText>d’Addio, A. C. and d’Ercole, M. M. (2005)</w:delText>
        </w:r>
        <w:r w:rsidR="0041075A" w:rsidDel="00025281">
          <w:rPr>
            <w:rFonts w:ascii="Calibri" w:hAnsi="Calibri" w:cs="Calibri"/>
            <w:noProof/>
            <w:sz w:val="18"/>
            <w:szCs w:val="24"/>
          </w:rPr>
          <w:delText>.</w:delText>
        </w:r>
        <w:r w:rsidRPr="00CD5999" w:rsidDel="00025281">
          <w:rPr>
            <w:rFonts w:ascii="Calibri" w:hAnsi="Calibri" w:cs="Calibri"/>
            <w:noProof/>
            <w:sz w:val="18"/>
            <w:szCs w:val="24"/>
          </w:rPr>
          <w:delText xml:space="preserve"> </w:delText>
        </w:r>
        <w:r w:rsidRPr="00293F2D" w:rsidDel="00025281">
          <w:rPr>
            <w:rFonts w:ascii="Calibri" w:hAnsi="Calibri" w:cs="Calibri"/>
            <w:iCs/>
            <w:noProof/>
            <w:sz w:val="18"/>
            <w:szCs w:val="24"/>
          </w:rPr>
          <w:delText>Trends and determinants of fertility rates: The role of policies</w:delText>
        </w:r>
        <w:r w:rsidRPr="00CD5999" w:rsidDel="00025281">
          <w:rPr>
            <w:rFonts w:ascii="Calibri" w:hAnsi="Calibri" w:cs="Calibri"/>
            <w:i/>
            <w:iCs/>
            <w:noProof/>
            <w:sz w:val="18"/>
            <w:szCs w:val="24"/>
          </w:rPr>
          <w:delText xml:space="preserve">. </w:delText>
        </w:r>
        <w:r w:rsidR="00293F2D" w:rsidRPr="00CD5999" w:rsidDel="00025281">
          <w:rPr>
            <w:rFonts w:ascii="Calibri" w:hAnsi="Calibri" w:cs="Calibri"/>
            <w:noProof/>
            <w:sz w:val="18"/>
            <w:szCs w:val="24"/>
          </w:rPr>
          <w:delText>OECD Publishing</w:delText>
        </w:r>
        <w:r w:rsidR="00293F2D" w:rsidRPr="00CD5999" w:rsidDel="00025281">
          <w:rPr>
            <w:rFonts w:ascii="Calibri" w:hAnsi="Calibri" w:cs="Calibri"/>
            <w:i/>
            <w:iCs/>
            <w:noProof/>
            <w:sz w:val="18"/>
            <w:szCs w:val="24"/>
          </w:rPr>
          <w:delText xml:space="preserve"> </w:delText>
        </w:r>
        <w:r w:rsidR="00293F2D" w:rsidRPr="00293F2D" w:rsidDel="00025281">
          <w:rPr>
            <w:rFonts w:ascii="Calibri" w:hAnsi="Calibri" w:cs="Calibri"/>
            <w:iCs/>
            <w:noProof/>
            <w:sz w:val="18"/>
            <w:szCs w:val="24"/>
          </w:rPr>
          <w:delText>(</w:delText>
        </w:r>
        <w:r w:rsidRPr="00293F2D" w:rsidDel="00025281">
          <w:rPr>
            <w:rFonts w:ascii="Calibri" w:hAnsi="Calibri" w:cs="Calibri"/>
            <w:iCs/>
            <w:noProof/>
            <w:sz w:val="18"/>
            <w:szCs w:val="24"/>
          </w:rPr>
          <w:delText xml:space="preserve">OECD Social, Employment and Migration </w:delText>
        </w:r>
        <w:r w:rsidR="00293F2D" w:rsidRPr="00293F2D" w:rsidDel="00025281">
          <w:rPr>
            <w:rFonts w:ascii="Calibri" w:hAnsi="Calibri" w:cs="Calibri"/>
            <w:iCs/>
            <w:noProof/>
            <w:sz w:val="18"/>
            <w:szCs w:val="24"/>
          </w:rPr>
          <w:delText>w</w:delText>
        </w:r>
        <w:r w:rsidRPr="00293F2D" w:rsidDel="00025281">
          <w:rPr>
            <w:rFonts w:ascii="Calibri" w:hAnsi="Calibri" w:cs="Calibri"/>
            <w:iCs/>
            <w:noProof/>
            <w:sz w:val="18"/>
            <w:szCs w:val="24"/>
          </w:rPr>
          <w:delText xml:space="preserve">orking </w:delText>
        </w:r>
        <w:r w:rsidR="00293F2D" w:rsidRPr="00293F2D" w:rsidDel="00025281">
          <w:rPr>
            <w:rFonts w:ascii="Calibri" w:hAnsi="Calibri" w:cs="Calibri"/>
            <w:iCs/>
            <w:noProof/>
            <w:sz w:val="18"/>
            <w:szCs w:val="24"/>
          </w:rPr>
          <w:delText>p</w:delText>
        </w:r>
        <w:r w:rsidRPr="00293F2D" w:rsidDel="00025281">
          <w:rPr>
            <w:rFonts w:ascii="Calibri" w:hAnsi="Calibri" w:cs="Calibri"/>
            <w:iCs/>
            <w:noProof/>
            <w:sz w:val="18"/>
            <w:szCs w:val="24"/>
          </w:rPr>
          <w:delText>aper 27</w:delText>
        </w:r>
        <w:r w:rsidR="00293F2D" w:rsidRPr="00293F2D" w:rsidDel="00025281">
          <w:rPr>
            <w:rFonts w:ascii="Calibri" w:hAnsi="Calibri" w:cs="Calibri"/>
            <w:noProof/>
            <w:sz w:val="18"/>
            <w:szCs w:val="24"/>
          </w:rPr>
          <w:delText>).</w:delText>
        </w:r>
      </w:del>
    </w:p>
    <w:p w14:paraId="227824D2" w14:textId="2AC0E874"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Davis, K. (1945)</w:t>
      </w:r>
      <w:r w:rsidR="0041075A">
        <w:rPr>
          <w:rFonts w:ascii="Calibri" w:hAnsi="Calibri" w:cs="Calibri"/>
          <w:noProof/>
          <w:sz w:val="18"/>
          <w:szCs w:val="24"/>
        </w:rPr>
        <w:t>.</w:t>
      </w:r>
      <w:r w:rsidRPr="00CD5999">
        <w:rPr>
          <w:rFonts w:ascii="Calibri" w:hAnsi="Calibri" w:cs="Calibri"/>
          <w:noProof/>
          <w:sz w:val="18"/>
          <w:szCs w:val="24"/>
        </w:rPr>
        <w:t xml:space="preserve"> The World Demographic Transition</w:t>
      </w:r>
      <w:r w:rsidR="00293F2D">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The Annals of the American Academy of Political and Social Science</w:t>
      </w:r>
      <w:r w:rsidR="00293F2D">
        <w:rPr>
          <w:rFonts w:ascii="Calibri" w:hAnsi="Calibri" w:cs="Calibri"/>
          <w:noProof/>
          <w:sz w:val="18"/>
          <w:szCs w:val="24"/>
        </w:rPr>
        <w:t xml:space="preserve"> 237(Jan.): 1–11.</w:t>
      </w:r>
    </w:p>
    <w:p w14:paraId="76295D5C" w14:textId="39BA203E" w:rsidR="00CD5999" w:rsidRPr="00CD5999" w:rsidDel="00AD0EB1" w:rsidRDefault="00CD5999" w:rsidP="009C0A7C">
      <w:pPr>
        <w:widowControl w:val="0"/>
        <w:autoSpaceDE w:val="0"/>
        <w:autoSpaceDN w:val="0"/>
        <w:adjustRightInd w:val="0"/>
        <w:spacing w:line="240" w:lineRule="auto"/>
        <w:ind w:left="567" w:hanging="567"/>
        <w:rPr>
          <w:del w:id="326" w:author="Serena Pattaro" w:date="2018-05-11T13:45:00Z"/>
          <w:rFonts w:ascii="Calibri" w:hAnsi="Calibri" w:cs="Calibri"/>
          <w:noProof/>
          <w:sz w:val="18"/>
          <w:szCs w:val="24"/>
        </w:rPr>
      </w:pPr>
      <w:del w:id="327" w:author="Serena Pattaro" w:date="2018-05-11T13:45:00Z">
        <w:r w:rsidRPr="00CD5999" w:rsidDel="00AD0EB1">
          <w:rPr>
            <w:rFonts w:ascii="Calibri" w:hAnsi="Calibri" w:cs="Calibri"/>
            <w:noProof/>
            <w:sz w:val="18"/>
            <w:szCs w:val="24"/>
          </w:rPr>
          <w:delText>Dubuc, S. (2012)</w:delText>
        </w:r>
        <w:r w:rsidR="0041075A" w:rsidDel="00AD0EB1">
          <w:rPr>
            <w:rFonts w:ascii="Calibri" w:hAnsi="Calibri" w:cs="Calibri"/>
            <w:noProof/>
            <w:sz w:val="18"/>
            <w:szCs w:val="24"/>
          </w:rPr>
          <w:delText>.</w:delText>
        </w:r>
        <w:r w:rsidR="00293F2D" w:rsidDel="00AD0EB1">
          <w:rPr>
            <w:rFonts w:ascii="Calibri" w:hAnsi="Calibri" w:cs="Calibri"/>
            <w:noProof/>
            <w:sz w:val="18"/>
            <w:szCs w:val="24"/>
          </w:rPr>
          <w:delText xml:space="preserve"> </w:delText>
        </w:r>
        <w:r w:rsidRPr="00CD5999" w:rsidDel="00AD0EB1">
          <w:rPr>
            <w:rFonts w:ascii="Calibri" w:hAnsi="Calibri" w:cs="Calibri"/>
            <w:noProof/>
            <w:sz w:val="18"/>
            <w:szCs w:val="24"/>
          </w:rPr>
          <w:delText xml:space="preserve">Immigration to the UK from </w:delText>
        </w:r>
        <w:r w:rsidR="00293F2D" w:rsidDel="00AD0EB1">
          <w:rPr>
            <w:rFonts w:ascii="Calibri" w:hAnsi="Calibri" w:cs="Calibri"/>
            <w:noProof/>
            <w:sz w:val="18"/>
            <w:szCs w:val="24"/>
          </w:rPr>
          <w:delText>h</w:delText>
        </w:r>
        <w:r w:rsidRPr="00CD5999" w:rsidDel="00AD0EB1">
          <w:rPr>
            <w:rFonts w:ascii="Calibri" w:hAnsi="Calibri" w:cs="Calibri"/>
            <w:noProof/>
            <w:sz w:val="18"/>
            <w:szCs w:val="24"/>
          </w:rPr>
          <w:delText>igh-</w:delText>
        </w:r>
        <w:r w:rsidR="00293F2D" w:rsidDel="00AD0EB1">
          <w:rPr>
            <w:rFonts w:ascii="Calibri" w:hAnsi="Calibri" w:cs="Calibri"/>
            <w:noProof/>
            <w:sz w:val="18"/>
            <w:szCs w:val="24"/>
          </w:rPr>
          <w:delText>f</w:delText>
        </w:r>
        <w:r w:rsidRPr="00CD5999" w:rsidDel="00AD0EB1">
          <w:rPr>
            <w:rFonts w:ascii="Calibri" w:hAnsi="Calibri" w:cs="Calibri"/>
            <w:noProof/>
            <w:sz w:val="18"/>
            <w:szCs w:val="24"/>
          </w:rPr>
          <w:delText xml:space="preserve">ertility </w:delText>
        </w:r>
        <w:r w:rsidR="00293F2D" w:rsidDel="00AD0EB1">
          <w:rPr>
            <w:rFonts w:ascii="Calibri" w:hAnsi="Calibri" w:cs="Calibri"/>
            <w:noProof/>
            <w:sz w:val="18"/>
            <w:szCs w:val="24"/>
          </w:rPr>
          <w:delText>c</w:delText>
        </w:r>
        <w:r w:rsidRPr="00CD5999" w:rsidDel="00AD0EB1">
          <w:rPr>
            <w:rFonts w:ascii="Calibri" w:hAnsi="Calibri" w:cs="Calibri"/>
            <w:noProof/>
            <w:sz w:val="18"/>
            <w:szCs w:val="24"/>
          </w:rPr>
          <w:delText xml:space="preserve">ountries: Intergenerational </w:delText>
        </w:r>
        <w:r w:rsidR="00293F2D" w:rsidDel="00AD0EB1">
          <w:rPr>
            <w:rFonts w:ascii="Calibri" w:hAnsi="Calibri" w:cs="Calibri"/>
            <w:noProof/>
            <w:sz w:val="18"/>
            <w:szCs w:val="24"/>
          </w:rPr>
          <w:delText>a</w:delText>
        </w:r>
        <w:r w:rsidRPr="00CD5999" w:rsidDel="00AD0EB1">
          <w:rPr>
            <w:rFonts w:ascii="Calibri" w:hAnsi="Calibri" w:cs="Calibri"/>
            <w:noProof/>
            <w:sz w:val="18"/>
            <w:szCs w:val="24"/>
          </w:rPr>
          <w:delText xml:space="preserve">daptation and </w:delText>
        </w:r>
        <w:r w:rsidR="00293F2D" w:rsidDel="00AD0EB1">
          <w:rPr>
            <w:rFonts w:ascii="Calibri" w:hAnsi="Calibri" w:cs="Calibri"/>
            <w:noProof/>
            <w:sz w:val="18"/>
            <w:szCs w:val="24"/>
          </w:rPr>
          <w:delText>f</w:delText>
        </w:r>
        <w:r w:rsidRPr="00CD5999" w:rsidDel="00AD0EB1">
          <w:rPr>
            <w:rFonts w:ascii="Calibri" w:hAnsi="Calibri" w:cs="Calibri"/>
            <w:noProof/>
            <w:sz w:val="18"/>
            <w:szCs w:val="24"/>
          </w:rPr>
          <w:delText xml:space="preserve">ertility </w:delText>
        </w:r>
        <w:r w:rsidR="00293F2D" w:rsidDel="00AD0EB1">
          <w:rPr>
            <w:rFonts w:ascii="Calibri" w:hAnsi="Calibri" w:cs="Calibri"/>
            <w:noProof/>
            <w:sz w:val="18"/>
            <w:szCs w:val="24"/>
          </w:rPr>
          <w:delText>c</w:delText>
        </w:r>
        <w:r w:rsidRPr="00CD5999" w:rsidDel="00AD0EB1">
          <w:rPr>
            <w:rFonts w:ascii="Calibri" w:hAnsi="Calibri" w:cs="Calibri"/>
            <w:noProof/>
            <w:sz w:val="18"/>
            <w:szCs w:val="24"/>
          </w:rPr>
          <w:delText>onvergence</w:delText>
        </w:r>
        <w:r w:rsidR="00293F2D" w:rsidDel="00AD0EB1">
          <w:rPr>
            <w:rFonts w:ascii="Calibri" w:hAnsi="Calibri" w:cs="Calibri"/>
            <w:noProof/>
            <w:sz w:val="18"/>
            <w:szCs w:val="24"/>
          </w:rPr>
          <w:delText>.</w:delText>
        </w:r>
        <w:r w:rsidRPr="00CD5999" w:rsidDel="00AD0EB1">
          <w:rPr>
            <w:rFonts w:ascii="Calibri" w:hAnsi="Calibri" w:cs="Calibri"/>
            <w:noProof/>
            <w:sz w:val="18"/>
            <w:szCs w:val="24"/>
          </w:rPr>
          <w:delText xml:space="preserve"> </w:delText>
        </w:r>
        <w:r w:rsidRPr="00CD5999" w:rsidDel="00AD0EB1">
          <w:rPr>
            <w:rFonts w:ascii="Calibri" w:hAnsi="Calibri" w:cs="Calibri"/>
            <w:i/>
            <w:iCs/>
            <w:noProof/>
            <w:sz w:val="18"/>
            <w:szCs w:val="24"/>
          </w:rPr>
          <w:delText>Population and Development Review</w:delText>
        </w:r>
        <w:r w:rsidR="00293F2D" w:rsidDel="00AD0EB1">
          <w:rPr>
            <w:rFonts w:ascii="Calibri" w:hAnsi="Calibri" w:cs="Calibri"/>
            <w:noProof/>
            <w:sz w:val="18"/>
            <w:szCs w:val="24"/>
          </w:rPr>
          <w:delText xml:space="preserve"> 38(2): 353–368</w:delText>
        </w:r>
        <w:r w:rsidRPr="00CD5999" w:rsidDel="00AD0EB1">
          <w:rPr>
            <w:rFonts w:ascii="Calibri" w:hAnsi="Calibri" w:cs="Calibri"/>
            <w:noProof/>
            <w:sz w:val="18"/>
            <w:szCs w:val="24"/>
          </w:rPr>
          <w:delText>.</w:delText>
        </w:r>
      </w:del>
    </w:p>
    <w:p w14:paraId="2BEF80CB" w14:textId="7EC9DEC5"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Esping‐Andersen, G. and Billari, F. C. (2015)</w:t>
      </w:r>
      <w:r w:rsidR="0041075A">
        <w:rPr>
          <w:rFonts w:ascii="Calibri" w:hAnsi="Calibri" w:cs="Calibri"/>
          <w:noProof/>
          <w:sz w:val="18"/>
          <w:szCs w:val="24"/>
        </w:rPr>
        <w:t>.</w:t>
      </w:r>
      <w:r w:rsidR="00293F2D">
        <w:rPr>
          <w:rFonts w:ascii="Calibri" w:hAnsi="Calibri" w:cs="Calibri"/>
          <w:noProof/>
          <w:sz w:val="18"/>
          <w:szCs w:val="24"/>
        </w:rPr>
        <w:t xml:space="preserve"> Re‐theorizing family demographics. </w:t>
      </w:r>
      <w:r w:rsidRPr="00CD5999">
        <w:rPr>
          <w:rFonts w:ascii="Calibri" w:hAnsi="Calibri" w:cs="Calibri"/>
          <w:i/>
          <w:iCs/>
          <w:noProof/>
          <w:sz w:val="18"/>
          <w:szCs w:val="24"/>
        </w:rPr>
        <w:t>Population and Development Review</w:t>
      </w:r>
      <w:r w:rsidR="00293F2D">
        <w:rPr>
          <w:rFonts w:ascii="Calibri" w:hAnsi="Calibri" w:cs="Calibri"/>
          <w:noProof/>
          <w:sz w:val="18"/>
          <w:szCs w:val="24"/>
        </w:rPr>
        <w:t xml:space="preserve"> 41(1): </w:t>
      </w:r>
      <w:r w:rsidRPr="00CD5999">
        <w:rPr>
          <w:rFonts w:ascii="Calibri" w:hAnsi="Calibri" w:cs="Calibri"/>
          <w:noProof/>
          <w:sz w:val="18"/>
          <w:szCs w:val="24"/>
        </w:rPr>
        <w:t>1–31.</w:t>
      </w:r>
    </w:p>
    <w:p w14:paraId="1E2CB4A7" w14:textId="23F860AE"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del w:id="328" w:author="Serena Pattaro" w:date="2018-05-11T16:32:00Z">
        <w:r w:rsidRPr="00CD5999" w:rsidDel="004B41AC">
          <w:rPr>
            <w:rFonts w:ascii="Calibri" w:hAnsi="Calibri" w:cs="Calibri"/>
            <w:noProof/>
            <w:sz w:val="18"/>
            <w:szCs w:val="24"/>
          </w:rPr>
          <w:delText>Fernández, R. and Fogli, A. (2006)</w:delText>
        </w:r>
        <w:r w:rsidR="00293F2D" w:rsidDel="004B41AC">
          <w:rPr>
            <w:rFonts w:ascii="Calibri" w:hAnsi="Calibri" w:cs="Calibri"/>
            <w:noProof/>
            <w:sz w:val="18"/>
            <w:szCs w:val="24"/>
          </w:rPr>
          <w:delText xml:space="preserve">. </w:delText>
        </w:r>
        <w:r w:rsidRPr="00CD5999" w:rsidDel="004B41AC">
          <w:rPr>
            <w:rFonts w:ascii="Calibri" w:hAnsi="Calibri" w:cs="Calibri"/>
            <w:noProof/>
            <w:sz w:val="18"/>
            <w:szCs w:val="24"/>
          </w:rPr>
          <w:delText xml:space="preserve">Fertility: The role of </w:delText>
        </w:r>
        <w:r w:rsidR="00293F2D" w:rsidDel="004B41AC">
          <w:rPr>
            <w:rFonts w:ascii="Calibri" w:hAnsi="Calibri" w:cs="Calibri"/>
            <w:noProof/>
            <w:sz w:val="18"/>
            <w:szCs w:val="24"/>
          </w:rPr>
          <w:delText xml:space="preserve">culture and family experience. </w:delText>
        </w:r>
        <w:r w:rsidRPr="00CD5999" w:rsidDel="004B41AC">
          <w:rPr>
            <w:rFonts w:ascii="Calibri" w:hAnsi="Calibri" w:cs="Calibri"/>
            <w:i/>
            <w:iCs/>
            <w:noProof/>
            <w:sz w:val="18"/>
            <w:szCs w:val="24"/>
          </w:rPr>
          <w:delText>Journal of the European Economic Association</w:delText>
        </w:r>
        <w:r w:rsidR="00293F2D" w:rsidDel="004B41AC">
          <w:rPr>
            <w:rFonts w:ascii="Calibri" w:hAnsi="Calibri" w:cs="Calibri"/>
            <w:noProof/>
            <w:sz w:val="18"/>
            <w:szCs w:val="24"/>
          </w:rPr>
          <w:delText xml:space="preserve"> 4(2‐3): </w:delText>
        </w:r>
        <w:r w:rsidRPr="00CD5999" w:rsidDel="004B41AC">
          <w:rPr>
            <w:rFonts w:ascii="Calibri" w:hAnsi="Calibri" w:cs="Calibri"/>
            <w:noProof/>
            <w:sz w:val="18"/>
            <w:szCs w:val="24"/>
          </w:rPr>
          <w:delText>552–561.</w:delText>
        </w:r>
      </w:del>
    </w:p>
    <w:p w14:paraId="341B3A65" w14:textId="7F681D5A"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Fernández, R. and Fogli, A. (2009)</w:t>
      </w:r>
      <w:r w:rsidR="0041075A">
        <w:rPr>
          <w:rFonts w:ascii="Calibri" w:hAnsi="Calibri" w:cs="Calibri"/>
          <w:noProof/>
          <w:sz w:val="18"/>
          <w:szCs w:val="24"/>
        </w:rPr>
        <w:t>.</w:t>
      </w:r>
      <w:r w:rsidR="00293F2D">
        <w:rPr>
          <w:rFonts w:ascii="Calibri" w:hAnsi="Calibri" w:cs="Calibri"/>
          <w:noProof/>
          <w:sz w:val="18"/>
          <w:szCs w:val="24"/>
        </w:rPr>
        <w:t xml:space="preserve"> </w:t>
      </w:r>
      <w:r w:rsidRPr="00CD5999">
        <w:rPr>
          <w:rFonts w:ascii="Calibri" w:hAnsi="Calibri" w:cs="Calibri"/>
          <w:noProof/>
          <w:sz w:val="18"/>
          <w:szCs w:val="24"/>
        </w:rPr>
        <w:t>Culture: An empirical investigation of</w:t>
      </w:r>
      <w:r w:rsidR="00293F2D">
        <w:rPr>
          <w:rFonts w:ascii="Calibri" w:hAnsi="Calibri" w:cs="Calibri"/>
          <w:noProof/>
          <w:sz w:val="18"/>
          <w:szCs w:val="24"/>
        </w:rPr>
        <w:t xml:space="preserve"> beliefs, work, and fertility. </w:t>
      </w:r>
      <w:r w:rsidRPr="00CD5999">
        <w:rPr>
          <w:rFonts w:ascii="Calibri" w:hAnsi="Calibri" w:cs="Calibri"/>
          <w:i/>
          <w:iCs/>
          <w:noProof/>
          <w:sz w:val="18"/>
          <w:szCs w:val="24"/>
        </w:rPr>
        <w:t>American Economic Journal: Macroeconomics</w:t>
      </w:r>
      <w:r w:rsidRPr="00CD5999">
        <w:rPr>
          <w:rFonts w:ascii="Calibri" w:hAnsi="Calibri" w:cs="Calibri"/>
          <w:noProof/>
          <w:sz w:val="18"/>
          <w:szCs w:val="24"/>
        </w:rPr>
        <w:t xml:space="preserve"> 1(1)</w:t>
      </w:r>
      <w:r w:rsidR="00394611">
        <w:rPr>
          <w:rFonts w:ascii="Calibri" w:hAnsi="Calibri" w:cs="Calibri"/>
          <w:noProof/>
          <w:sz w:val="18"/>
          <w:szCs w:val="24"/>
        </w:rPr>
        <w:t>:</w:t>
      </w:r>
      <w:r w:rsidRPr="00CD5999">
        <w:rPr>
          <w:rFonts w:ascii="Calibri" w:hAnsi="Calibri" w:cs="Calibri"/>
          <w:noProof/>
          <w:sz w:val="18"/>
          <w:szCs w:val="24"/>
        </w:rPr>
        <w:t xml:space="preserve"> 146–177.</w:t>
      </w:r>
    </w:p>
    <w:p w14:paraId="139BF25C" w14:textId="075DA31E"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Frejka, T. (2017)</w:t>
      </w:r>
      <w:r w:rsidR="0041075A">
        <w:rPr>
          <w:rFonts w:ascii="Calibri" w:hAnsi="Calibri" w:cs="Calibri"/>
          <w:noProof/>
          <w:sz w:val="18"/>
          <w:szCs w:val="24"/>
        </w:rPr>
        <w:t>.</w:t>
      </w:r>
      <w:r w:rsidR="00394611">
        <w:rPr>
          <w:rFonts w:ascii="Calibri" w:hAnsi="Calibri" w:cs="Calibri"/>
          <w:noProof/>
          <w:sz w:val="18"/>
          <w:szCs w:val="24"/>
        </w:rPr>
        <w:t xml:space="preserve"> </w:t>
      </w:r>
      <w:r w:rsidRPr="00CD5999">
        <w:rPr>
          <w:rFonts w:ascii="Calibri" w:hAnsi="Calibri" w:cs="Calibri"/>
          <w:noProof/>
          <w:sz w:val="18"/>
          <w:szCs w:val="24"/>
        </w:rPr>
        <w:t xml:space="preserve">The </w:t>
      </w:r>
      <w:r w:rsidR="00394611">
        <w:rPr>
          <w:rFonts w:ascii="Calibri" w:hAnsi="Calibri" w:cs="Calibri"/>
          <w:noProof/>
          <w:sz w:val="18"/>
          <w:szCs w:val="24"/>
        </w:rPr>
        <w:t>f</w:t>
      </w:r>
      <w:r w:rsidRPr="00CD5999">
        <w:rPr>
          <w:rFonts w:ascii="Calibri" w:hAnsi="Calibri" w:cs="Calibri"/>
          <w:noProof/>
          <w:sz w:val="18"/>
          <w:szCs w:val="24"/>
        </w:rPr>
        <w:t xml:space="preserve">ertility </w:t>
      </w:r>
      <w:r w:rsidR="00394611">
        <w:rPr>
          <w:rFonts w:ascii="Calibri" w:hAnsi="Calibri" w:cs="Calibri"/>
          <w:noProof/>
          <w:sz w:val="18"/>
          <w:szCs w:val="24"/>
        </w:rPr>
        <w:t>t</w:t>
      </w:r>
      <w:r w:rsidRPr="00CD5999">
        <w:rPr>
          <w:rFonts w:ascii="Calibri" w:hAnsi="Calibri" w:cs="Calibri"/>
          <w:noProof/>
          <w:sz w:val="18"/>
          <w:szCs w:val="24"/>
        </w:rPr>
        <w:t xml:space="preserve">ransition </w:t>
      </w:r>
      <w:r w:rsidR="00394611">
        <w:rPr>
          <w:rFonts w:ascii="Calibri" w:hAnsi="Calibri" w:cs="Calibri"/>
          <w:noProof/>
          <w:sz w:val="18"/>
          <w:szCs w:val="24"/>
        </w:rPr>
        <w:t>r</w:t>
      </w:r>
      <w:r w:rsidRPr="00CD5999">
        <w:rPr>
          <w:rFonts w:ascii="Calibri" w:hAnsi="Calibri" w:cs="Calibri"/>
          <w:noProof/>
          <w:sz w:val="18"/>
          <w:szCs w:val="24"/>
        </w:rPr>
        <w:t xml:space="preserve">evisited: A </w:t>
      </w:r>
      <w:r w:rsidR="00394611">
        <w:rPr>
          <w:rFonts w:ascii="Calibri" w:hAnsi="Calibri" w:cs="Calibri"/>
          <w:noProof/>
          <w:sz w:val="18"/>
          <w:szCs w:val="24"/>
        </w:rPr>
        <w:t>c</w:t>
      </w:r>
      <w:r w:rsidRPr="00CD5999">
        <w:rPr>
          <w:rFonts w:ascii="Calibri" w:hAnsi="Calibri" w:cs="Calibri"/>
          <w:noProof/>
          <w:sz w:val="18"/>
          <w:szCs w:val="24"/>
        </w:rPr>
        <w:t xml:space="preserve">ohort </w:t>
      </w:r>
      <w:r w:rsidR="00394611">
        <w:rPr>
          <w:rFonts w:ascii="Calibri" w:hAnsi="Calibri" w:cs="Calibri"/>
          <w:noProof/>
          <w:sz w:val="18"/>
          <w:szCs w:val="24"/>
        </w:rPr>
        <w:t xml:space="preserve">perspective. </w:t>
      </w:r>
      <w:r w:rsidRPr="00CD5999">
        <w:rPr>
          <w:rFonts w:ascii="Calibri" w:hAnsi="Calibri" w:cs="Calibri"/>
          <w:i/>
          <w:iCs/>
          <w:noProof/>
          <w:sz w:val="18"/>
          <w:szCs w:val="24"/>
        </w:rPr>
        <w:t>Comparative Population Studies</w:t>
      </w:r>
      <w:r w:rsidRPr="00CD5999">
        <w:rPr>
          <w:rFonts w:ascii="Calibri" w:hAnsi="Calibri" w:cs="Calibri"/>
          <w:noProof/>
          <w:sz w:val="18"/>
          <w:szCs w:val="24"/>
        </w:rPr>
        <w:t xml:space="preserve"> 42</w:t>
      </w:r>
      <w:r w:rsidR="00394611">
        <w:rPr>
          <w:rFonts w:ascii="Calibri" w:hAnsi="Calibri" w:cs="Calibri"/>
          <w:noProof/>
          <w:sz w:val="18"/>
          <w:szCs w:val="24"/>
        </w:rPr>
        <w:t>:</w:t>
      </w:r>
      <w:r w:rsidRPr="00CD5999">
        <w:rPr>
          <w:rFonts w:ascii="Calibri" w:hAnsi="Calibri" w:cs="Calibri"/>
          <w:noProof/>
          <w:sz w:val="18"/>
          <w:szCs w:val="24"/>
        </w:rPr>
        <w:t xml:space="preserve"> 89–116.</w:t>
      </w:r>
    </w:p>
    <w:p w14:paraId="60AD79B4" w14:textId="46EA14F5" w:rsidR="00CD5999" w:rsidRPr="00394611" w:rsidRDefault="00CD5999" w:rsidP="009C0A7C">
      <w:pPr>
        <w:widowControl w:val="0"/>
        <w:autoSpaceDE w:val="0"/>
        <w:autoSpaceDN w:val="0"/>
        <w:adjustRightInd w:val="0"/>
        <w:spacing w:line="240" w:lineRule="auto"/>
        <w:ind w:left="567" w:hanging="567"/>
        <w:rPr>
          <w:rFonts w:ascii="Calibri" w:hAnsi="Calibri" w:cs="Calibri"/>
          <w:i/>
          <w:iCs/>
          <w:noProof/>
          <w:sz w:val="18"/>
          <w:szCs w:val="24"/>
        </w:rPr>
      </w:pPr>
      <w:r w:rsidRPr="00CD5999">
        <w:rPr>
          <w:rFonts w:ascii="Calibri" w:hAnsi="Calibri" w:cs="Calibri"/>
          <w:noProof/>
          <w:sz w:val="18"/>
          <w:szCs w:val="24"/>
        </w:rPr>
        <w:t>Frejka, T., Jones, G. W. and Sardon, J. (2010)</w:t>
      </w:r>
      <w:r w:rsidR="0041075A">
        <w:rPr>
          <w:rFonts w:ascii="Calibri" w:hAnsi="Calibri" w:cs="Calibri"/>
          <w:noProof/>
          <w:sz w:val="18"/>
          <w:szCs w:val="24"/>
        </w:rPr>
        <w:t>.</w:t>
      </w:r>
      <w:r w:rsidR="00394611">
        <w:rPr>
          <w:rFonts w:ascii="Calibri" w:hAnsi="Calibri" w:cs="Calibri"/>
          <w:noProof/>
          <w:sz w:val="18"/>
          <w:szCs w:val="24"/>
        </w:rPr>
        <w:t xml:space="preserve"> </w:t>
      </w:r>
      <w:r w:rsidRPr="00CD5999">
        <w:rPr>
          <w:rFonts w:ascii="Calibri" w:hAnsi="Calibri" w:cs="Calibri"/>
          <w:noProof/>
          <w:sz w:val="18"/>
          <w:szCs w:val="24"/>
        </w:rPr>
        <w:t>East Asian childbearing patterns and policy develop</w:t>
      </w:r>
      <w:r w:rsidR="00394611">
        <w:rPr>
          <w:rFonts w:ascii="Calibri" w:hAnsi="Calibri" w:cs="Calibri"/>
          <w:noProof/>
          <w:sz w:val="18"/>
          <w:szCs w:val="24"/>
        </w:rPr>
        <w:t xml:space="preserve">ments. </w:t>
      </w:r>
      <w:r w:rsidRPr="00CD5999">
        <w:rPr>
          <w:rFonts w:ascii="Calibri" w:hAnsi="Calibri" w:cs="Calibri"/>
          <w:i/>
          <w:iCs/>
          <w:noProof/>
          <w:sz w:val="18"/>
          <w:szCs w:val="24"/>
        </w:rPr>
        <w:t>Population and Development Review</w:t>
      </w:r>
      <w:r w:rsidRPr="00CD5999">
        <w:rPr>
          <w:rFonts w:ascii="Calibri" w:hAnsi="Calibri" w:cs="Calibri"/>
          <w:noProof/>
          <w:sz w:val="18"/>
          <w:szCs w:val="24"/>
        </w:rPr>
        <w:t xml:space="preserve"> 36(</w:t>
      </w:r>
      <w:r w:rsidR="00394611">
        <w:rPr>
          <w:rFonts w:ascii="Calibri" w:hAnsi="Calibri" w:cs="Calibri"/>
          <w:noProof/>
          <w:sz w:val="18"/>
          <w:szCs w:val="24"/>
        </w:rPr>
        <w:t>3): 579–606.</w:t>
      </w:r>
    </w:p>
    <w:p w14:paraId="7A22D6C3" w14:textId="664E802C" w:rsidR="00CD5999" w:rsidRPr="00CD5999" w:rsidDel="00E95958" w:rsidRDefault="00CD5999" w:rsidP="009C0A7C">
      <w:pPr>
        <w:widowControl w:val="0"/>
        <w:autoSpaceDE w:val="0"/>
        <w:autoSpaceDN w:val="0"/>
        <w:adjustRightInd w:val="0"/>
        <w:spacing w:line="240" w:lineRule="auto"/>
        <w:ind w:left="567" w:hanging="567"/>
        <w:rPr>
          <w:del w:id="329" w:author="Serena Pattaro" w:date="2018-05-11T16:40:00Z"/>
          <w:rFonts w:ascii="Calibri" w:hAnsi="Calibri" w:cs="Calibri"/>
          <w:noProof/>
          <w:sz w:val="18"/>
          <w:szCs w:val="24"/>
        </w:rPr>
      </w:pPr>
      <w:del w:id="330" w:author="Serena Pattaro" w:date="2018-05-11T16:40:00Z">
        <w:r w:rsidRPr="00CD5999" w:rsidDel="00E95958">
          <w:rPr>
            <w:rFonts w:ascii="Calibri" w:hAnsi="Calibri" w:cs="Calibri"/>
            <w:noProof/>
            <w:sz w:val="18"/>
            <w:szCs w:val="24"/>
          </w:rPr>
          <w:delText>Fukuda, N. (2016)</w:delText>
        </w:r>
        <w:r w:rsidR="001818AD" w:rsidDel="00E95958">
          <w:rPr>
            <w:rFonts w:ascii="Calibri" w:hAnsi="Calibri" w:cs="Calibri"/>
            <w:noProof/>
            <w:sz w:val="18"/>
            <w:szCs w:val="24"/>
          </w:rPr>
          <w:delText>.</w:delText>
        </w:r>
        <w:r w:rsidRPr="00CD5999" w:rsidDel="00E95958">
          <w:rPr>
            <w:rFonts w:ascii="Calibri" w:hAnsi="Calibri" w:cs="Calibri"/>
            <w:noProof/>
            <w:sz w:val="18"/>
            <w:szCs w:val="24"/>
          </w:rPr>
          <w:delText xml:space="preserve"> </w:delText>
        </w:r>
        <w:r w:rsidRPr="00CD5999" w:rsidDel="00E95958">
          <w:rPr>
            <w:rFonts w:ascii="Calibri" w:hAnsi="Calibri" w:cs="Calibri"/>
            <w:i/>
            <w:iCs/>
            <w:noProof/>
            <w:sz w:val="18"/>
            <w:szCs w:val="24"/>
          </w:rPr>
          <w:delText xml:space="preserve">Marriage and </w:delText>
        </w:r>
        <w:r w:rsidR="00394611" w:rsidDel="00E95958">
          <w:rPr>
            <w:rFonts w:ascii="Calibri" w:hAnsi="Calibri" w:cs="Calibri"/>
            <w:i/>
            <w:iCs/>
            <w:noProof/>
            <w:sz w:val="18"/>
            <w:szCs w:val="24"/>
          </w:rPr>
          <w:delText>f</w:delText>
        </w:r>
        <w:r w:rsidRPr="00CD5999" w:rsidDel="00E95958">
          <w:rPr>
            <w:rFonts w:ascii="Calibri" w:hAnsi="Calibri" w:cs="Calibri"/>
            <w:i/>
            <w:iCs/>
            <w:noProof/>
            <w:sz w:val="18"/>
            <w:szCs w:val="24"/>
          </w:rPr>
          <w:delText xml:space="preserve">ertility </w:delText>
        </w:r>
        <w:r w:rsidR="00394611" w:rsidDel="00E95958">
          <w:rPr>
            <w:rFonts w:ascii="Calibri" w:hAnsi="Calibri" w:cs="Calibri"/>
            <w:i/>
            <w:iCs/>
            <w:noProof/>
            <w:sz w:val="18"/>
            <w:szCs w:val="24"/>
          </w:rPr>
          <w:delText>b</w:delText>
        </w:r>
        <w:r w:rsidRPr="00CD5999" w:rsidDel="00E95958">
          <w:rPr>
            <w:rFonts w:ascii="Calibri" w:hAnsi="Calibri" w:cs="Calibri"/>
            <w:i/>
            <w:iCs/>
            <w:noProof/>
            <w:sz w:val="18"/>
            <w:szCs w:val="24"/>
          </w:rPr>
          <w:delText xml:space="preserve">ehaviour in Japan. Economic </w:delText>
        </w:r>
        <w:r w:rsidR="00394611" w:rsidDel="00E95958">
          <w:rPr>
            <w:rFonts w:ascii="Calibri" w:hAnsi="Calibri" w:cs="Calibri"/>
            <w:i/>
            <w:iCs/>
            <w:noProof/>
            <w:sz w:val="18"/>
            <w:szCs w:val="24"/>
          </w:rPr>
          <w:delText>s</w:delText>
        </w:r>
        <w:r w:rsidRPr="00CD5999" w:rsidDel="00E95958">
          <w:rPr>
            <w:rFonts w:ascii="Calibri" w:hAnsi="Calibri" w:cs="Calibri"/>
            <w:i/>
            <w:iCs/>
            <w:noProof/>
            <w:sz w:val="18"/>
            <w:szCs w:val="24"/>
          </w:rPr>
          <w:delText xml:space="preserve">tatus and </w:delText>
        </w:r>
        <w:r w:rsidR="00394611" w:rsidDel="00E95958">
          <w:rPr>
            <w:rFonts w:ascii="Calibri" w:hAnsi="Calibri" w:cs="Calibri"/>
            <w:i/>
            <w:iCs/>
            <w:noProof/>
            <w:sz w:val="18"/>
            <w:szCs w:val="24"/>
          </w:rPr>
          <w:delText>v</w:delText>
        </w:r>
        <w:r w:rsidRPr="00CD5999" w:rsidDel="00E95958">
          <w:rPr>
            <w:rFonts w:ascii="Calibri" w:hAnsi="Calibri" w:cs="Calibri"/>
            <w:i/>
            <w:iCs/>
            <w:noProof/>
            <w:sz w:val="18"/>
            <w:szCs w:val="24"/>
          </w:rPr>
          <w:delText xml:space="preserve">alue </w:delText>
        </w:r>
        <w:r w:rsidR="00394611" w:rsidDel="00E95958">
          <w:rPr>
            <w:rFonts w:ascii="Calibri" w:hAnsi="Calibri" w:cs="Calibri"/>
            <w:i/>
            <w:iCs/>
            <w:noProof/>
            <w:sz w:val="18"/>
            <w:szCs w:val="24"/>
          </w:rPr>
          <w:delText>o</w:delText>
        </w:r>
        <w:r w:rsidRPr="00CD5999" w:rsidDel="00E95958">
          <w:rPr>
            <w:rFonts w:ascii="Calibri" w:hAnsi="Calibri" w:cs="Calibri"/>
            <w:i/>
            <w:iCs/>
            <w:noProof/>
            <w:sz w:val="18"/>
            <w:szCs w:val="24"/>
          </w:rPr>
          <w:delText>rientation</w:delText>
        </w:r>
        <w:r w:rsidRPr="00CD5999" w:rsidDel="00E95958">
          <w:rPr>
            <w:rFonts w:ascii="Calibri" w:hAnsi="Calibri" w:cs="Calibri"/>
            <w:noProof/>
            <w:sz w:val="18"/>
            <w:szCs w:val="24"/>
          </w:rPr>
          <w:delText>. Springer.</w:delText>
        </w:r>
      </w:del>
    </w:p>
    <w:p w14:paraId="2595F805" w14:textId="15226F36"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Gauthier, A. H. (2016)</w:t>
      </w:r>
      <w:r w:rsidR="0041075A">
        <w:rPr>
          <w:rFonts w:ascii="Calibri" w:hAnsi="Calibri" w:cs="Calibri"/>
          <w:noProof/>
          <w:sz w:val="18"/>
          <w:szCs w:val="24"/>
        </w:rPr>
        <w:t>.</w:t>
      </w:r>
      <w:r w:rsidR="00394611">
        <w:rPr>
          <w:rFonts w:ascii="Calibri" w:hAnsi="Calibri" w:cs="Calibri"/>
          <w:noProof/>
          <w:sz w:val="18"/>
          <w:szCs w:val="24"/>
        </w:rPr>
        <w:t xml:space="preserve"> </w:t>
      </w:r>
      <w:r w:rsidRPr="00CD5999">
        <w:rPr>
          <w:rFonts w:ascii="Calibri" w:hAnsi="Calibri" w:cs="Calibri"/>
          <w:noProof/>
          <w:sz w:val="18"/>
          <w:szCs w:val="24"/>
        </w:rPr>
        <w:t xml:space="preserve">Governmental </w:t>
      </w:r>
      <w:r w:rsidR="00394611">
        <w:rPr>
          <w:rFonts w:ascii="Calibri" w:hAnsi="Calibri" w:cs="Calibri"/>
          <w:noProof/>
          <w:sz w:val="18"/>
          <w:szCs w:val="24"/>
        </w:rPr>
        <w:t>s</w:t>
      </w:r>
      <w:r w:rsidRPr="00CD5999">
        <w:rPr>
          <w:rFonts w:ascii="Calibri" w:hAnsi="Calibri" w:cs="Calibri"/>
          <w:noProof/>
          <w:sz w:val="18"/>
          <w:szCs w:val="24"/>
        </w:rPr>
        <w:t xml:space="preserve">upport for families and obstacles to fertility in East Asia and </w:t>
      </w:r>
      <w:r w:rsidR="00394611">
        <w:rPr>
          <w:rFonts w:ascii="Calibri" w:hAnsi="Calibri" w:cs="Calibri"/>
          <w:noProof/>
          <w:sz w:val="18"/>
          <w:szCs w:val="24"/>
        </w:rPr>
        <w:t>other industrialized regions. I</w:t>
      </w:r>
      <w:r w:rsidRPr="00CD5999">
        <w:rPr>
          <w:rFonts w:ascii="Calibri" w:hAnsi="Calibri" w:cs="Calibri"/>
          <w:noProof/>
          <w:sz w:val="18"/>
          <w:szCs w:val="24"/>
        </w:rPr>
        <w:t>n Rindfuss, R. R. and Choe, M. K. (eds</w:t>
      </w:r>
      <w:r w:rsidR="00394611">
        <w:rPr>
          <w:rFonts w:ascii="Calibri" w:hAnsi="Calibri" w:cs="Calibri"/>
          <w:noProof/>
          <w:sz w:val="18"/>
          <w:szCs w:val="24"/>
        </w:rPr>
        <w:t>.</w:t>
      </w:r>
      <w:r w:rsidRPr="00CD5999">
        <w:rPr>
          <w:rFonts w:ascii="Calibri" w:hAnsi="Calibri" w:cs="Calibri"/>
          <w:noProof/>
          <w:sz w:val="18"/>
          <w:szCs w:val="24"/>
        </w:rPr>
        <w:t>)</w:t>
      </w:r>
      <w:r w:rsidR="00394611">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 xml:space="preserve">Low </w:t>
      </w:r>
      <w:r w:rsidR="00394611">
        <w:rPr>
          <w:rFonts w:ascii="Calibri" w:hAnsi="Calibri" w:cs="Calibri"/>
          <w:i/>
          <w:iCs/>
          <w:noProof/>
          <w:sz w:val="18"/>
          <w:szCs w:val="24"/>
        </w:rPr>
        <w:t>f</w:t>
      </w:r>
      <w:r w:rsidRPr="00CD5999">
        <w:rPr>
          <w:rFonts w:ascii="Calibri" w:hAnsi="Calibri" w:cs="Calibri"/>
          <w:i/>
          <w:iCs/>
          <w:noProof/>
          <w:sz w:val="18"/>
          <w:szCs w:val="24"/>
        </w:rPr>
        <w:t xml:space="preserve">ertility, </w:t>
      </w:r>
      <w:r w:rsidR="00394611">
        <w:rPr>
          <w:rFonts w:ascii="Calibri" w:hAnsi="Calibri" w:cs="Calibri"/>
          <w:i/>
          <w:iCs/>
          <w:noProof/>
          <w:sz w:val="18"/>
          <w:szCs w:val="24"/>
        </w:rPr>
        <w:t>i</w:t>
      </w:r>
      <w:r w:rsidRPr="00CD5999">
        <w:rPr>
          <w:rFonts w:ascii="Calibri" w:hAnsi="Calibri" w:cs="Calibri"/>
          <w:i/>
          <w:iCs/>
          <w:noProof/>
          <w:sz w:val="18"/>
          <w:szCs w:val="24"/>
        </w:rPr>
        <w:t xml:space="preserve">nstitutions, and their </w:t>
      </w:r>
      <w:r w:rsidR="00394611">
        <w:rPr>
          <w:rFonts w:ascii="Calibri" w:hAnsi="Calibri" w:cs="Calibri"/>
          <w:i/>
          <w:iCs/>
          <w:noProof/>
          <w:sz w:val="18"/>
          <w:szCs w:val="24"/>
        </w:rPr>
        <w:t>p</w:t>
      </w:r>
      <w:r w:rsidRPr="00CD5999">
        <w:rPr>
          <w:rFonts w:ascii="Calibri" w:hAnsi="Calibri" w:cs="Calibri"/>
          <w:i/>
          <w:iCs/>
          <w:noProof/>
          <w:sz w:val="18"/>
          <w:szCs w:val="24"/>
        </w:rPr>
        <w:t>olicies</w:t>
      </w:r>
      <w:r w:rsidR="00394611">
        <w:rPr>
          <w:rFonts w:ascii="Calibri" w:hAnsi="Calibri" w:cs="Calibri"/>
          <w:noProof/>
          <w:sz w:val="18"/>
          <w:szCs w:val="24"/>
        </w:rPr>
        <w:t xml:space="preserve">. Springer: </w:t>
      </w:r>
      <w:r w:rsidRPr="00CD5999">
        <w:rPr>
          <w:rFonts w:ascii="Calibri" w:hAnsi="Calibri" w:cs="Calibri"/>
          <w:noProof/>
          <w:sz w:val="18"/>
          <w:szCs w:val="24"/>
        </w:rPr>
        <w:t>283–303.</w:t>
      </w:r>
    </w:p>
    <w:p w14:paraId="055890FE" w14:textId="18874EFC"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Goldscheider, F., Bernhardt, E. and Lappegård, T. (2015)</w:t>
      </w:r>
      <w:r w:rsidR="0041075A">
        <w:rPr>
          <w:rFonts w:ascii="Calibri" w:hAnsi="Calibri" w:cs="Calibri"/>
          <w:noProof/>
          <w:sz w:val="18"/>
          <w:szCs w:val="24"/>
        </w:rPr>
        <w:t>.</w:t>
      </w:r>
      <w:r w:rsidR="00394611">
        <w:rPr>
          <w:rFonts w:ascii="Calibri" w:hAnsi="Calibri" w:cs="Calibri"/>
          <w:noProof/>
          <w:sz w:val="18"/>
          <w:szCs w:val="24"/>
        </w:rPr>
        <w:t xml:space="preserve"> </w:t>
      </w:r>
      <w:r w:rsidRPr="00CD5999">
        <w:rPr>
          <w:rFonts w:ascii="Calibri" w:hAnsi="Calibri" w:cs="Calibri"/>
          <w:noProof/>
          <w:sz w:val="18"/>
          <w:szCs w:val="24"/>
        </w:rPr>
        <w:t>The gender revolution: A framework for understanding changing f</w:t>
      </w:r>
      <w:r w:rsidR="00394611">
        <w:rPr>
          <w:rFonts w:ascii="Calibri" w:hAnsi="Calibri" w:cs="Calibri"/>
          <w:noProof/>
          <w:sz w:val="18"/>
          <w:szCs w:val="24"/>
        </w:rPr>
        <w:t>amily and demographic behavior.</w:t>
      </w:r>
      <w:r w:rsidRPr="00CD5999">
        <w:rPr>
          <w:rFonts w:ascii="Calibri" w:hAnsi="Calibri" w:cs="Calibri"/>
          <w:noProof/>
          <w:sz w:val="18"/>
          <w:szCs w:val="24"/>
        </w:rPr>
        <w:t xml:space="preserve"> </w:t>
      </w:r>
      <w:r w:rsidRPr="00CD5999">
        <w:rPr>
          <w:rFonts w:ascii="Calibri" w:hAnsi="Calibri" w:cs="Calibri"/>
          <w:i/>
          <w:iCs/>
          <w:noProof/>
          <w:sz w:val="18"/>
          <w:szCs w:val="24"/>
        </w:rPr>
        <w:t>Population and Development Review</w:t>
      </w:r>
      <w:r w:rsidR="00394611">
        <w:rPr>
          <w:rFonts w:ascii="Calibri" w:hAnsi="Calibri" w:cs="Calibri"/>
          <w:noProof/>
          <w:sz w:val="18"/>
          <w:szCs w:val="24"/>
        </w:rPr>
        <w:t xml:space="preserve"> 41(2): 207–239.</w:t>
      </w:r>
    </w:p>
    <w:p w14:paraId="31BF0417" w14:textId="41BCA1F7"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Goldstein, J. R., Sobotka, T.</w:t>
      </w:r>
      <w:r w:rsidR="00394611">
        <w:rPr>
          <w:rFonts w:ascii="Calibri" w:hAnsi="Calibri" w:cs="Calibri"/>
          <w:noProof/>
          <w:sz w:val="18"/>
          <w:szCs w:val="24"/>
        </w:rPr>
        <w:t>,</w:t>
      </w:r>
      <w:r w:rsidRPr="00CD5999">
        <w:rPr>
          <w:rFonts w:ascii="Calibri" w:hAnsi="Calibri" w:cs="Calibri"/>
          <w:noProof/>
          <w:sz w:val="18"/>
          <w:szCs w:val="24"/>
        </w:rPr>
        <w:t xml:space="preserve"> and Jasilioniene, A. (2009)</w:t>
      </w:r>
      <w:r w:rsidR="0041075A">
        <w:rPr>
          <w:rFonts w:ascii="Calibri" w:hAnsi="Calibri" w:cs="Calibri"/>
          <w:noProof/>
          <w:sz w:val="18"/>
          <w:szCs w:val="24"/>
        </w:rPr>
        <w:t>.</w:t>
      </w:r>
      <w:r w:rsidR="00394611">
        <w:rPr>
          <w:rFonts w:ascii="Calibri" w:hAnsi="Calibri" w:cs="Calibri"/>
          <w:noProof/>
          <w:sz w:val="18"/>
          <w:szCs w:val="24"/>
        </w:rPr>
        <w:t xml:space="preserve"> The e</w:t>
      </w:r>
      <w:r w:rsidRPr="00CD5999">
        <w:rPr>
          <w:rFonts w:ascii="Calibri" w:hAnsi="Calibri" w:cs="Calibri"/>
          <w:noProof/>
          <w:sz w:val="18"/>
          <w:szCs w:val="24"/>
        </w:rPr>
        <w:t>nd of “</w:t>
      </w:r>
      <w:r w:rsidR="00394611">
        <w:rPr>
          <w:rFonts w:ascii="Calibri" w:hAnsi="Calibri" w:cs="Calibri"/>
          <w:noProof/>
          <w:sz w:val="18"/>
          <w:szCs w:val="24"/>
        </w:rPr>
        <w:t>l</w:t>
      </w:r>
      <w:r w:rsidRPr="00CD5999">
        <w:rPr>
          <w:rFonts w:ascii="Calibri" w:hAnsi="Calibri" w:cs="Calibri"/>
          <w:noProof/>
          <w:sz w:val="18"/>
          <w:szCs w:val="24"/>
        </w:rPr>
        <w:t>owest-</w:t>
      </w:r>
      <w:r w:rsidR="00394611">
        <w:rPr>
          <w:rFonts w:ascii="Calibri" w:hAnsi="Calibri" w:cs="Calibri"/>
          <w:noProof/>
          <w:sz w:val="18"/>
          <w:szCs w:val="24"/>
        </w:rPr>
        <w:t>l</w:t>
      </w:r>
      <w:r w:rsidRPr="00CD5999">
        <w:rPr>
          <w:rFonts w:ascii="Calibri" w:hAnsi="Calibri" w:cs="Calibri"/>
          <w:noProof/>
          <w:sz w:val="18"/>
          <w:szCs w:val="24"/>
        </w:rPr>
        <w:t xml:space="preserve">ow” </w:t>
      </w:r>
      <w:r w:rsidR="00394611">
        <w:rPr>
          <w:rFonts w:ascii="Calibri" w:hAnsi="Calibri" w:cs="Calibri"/>
          <w:noProof/>
          <w:sz w:val="18"/>
          <w:szCs w:val="24"/>
        </w:rPr>
        <w:t xml:space="preserve">fertility? </w:t>
      </w:r>
      <w:r w:rsidRPr="00CD5999">
        <w:rPr>
          <w:rFonts w:ascii="Calibri" w:hAnsi="Calibri" w:cs="Calibri"/>
          <w:i/>
          <w:iCs/>
          <w:noProof/>
          <w:sz w:val="18"/>
          <w:szCs w:val="24"/>
        </w:rPr>
        <w:t>Population and Development Review</w:t>
      </w:r>
      <w:r w:rsidR="00394611">
        <w:rPr>
          <w:rFonts w:ascii="Calibri" w:hAnsi="Calibri" w:cs="Calibri"/>
          <w:i/>
          <w:iCs/>
          <w:noProof/>
          <w:sz w:val="18"/>
          <w:szCs w:val="24"/>
        </w:rPr>
        <w:t xml:space="preserve"> </w:t>
      </w:r>
      <w:r w:rsidR="00394611">
        <w:rPr>
          <w:rFonts w:ascii="Calibri" w:hAnsi="Calibri" w:cs="Calibri"/>
          <w:noProof/>
          <w:sz w:val="18"/>
          <w:szCs w:val="24"/>
        </w:rPr>
        <w:t xml:space="preserve">35(4): </w:t>
      </w:r>
      <w:r w:rsidRPr="00CD5999">
        <w:rPr>
          <w:rFonts w:ascii="Calibri" w:hAnsi="Calibri" w:cs="Calibri"/>
          <w:noProof/>
          <w:sz w:val="18"/>
          <w:szCs w:val="24"/>
        </w:rPr>
        <w:t>663–699.</w:t>
      </w:r>
    </w:p>
    <w:p w14:paraId="080CB974" w14:textId="1F2D8434"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lastRenderedPageBreak/>
        <w:t xml:space="preserve">Grigorieva, O. </w:t>
      </w:r>
      <w:r w:rsidRPr="00CD5999">
        <w:rPr>
          <w:rFonts w:ascii="Calibri" w:hAnsi="Calibri" w:cs="Calibri"/>
          <w:i/>
          <w:iCs/>
          <w:noProof/>
          <w:sz w:val="18"/>
          <w:szCs w:val="24"/>
        </w:rPr>
        <w:t>et al.</w:t>
      </w:r>
      <w:r w:rsidRPr="00CD5999">
        <w:rPr>
          <w:rFonts w:ascii="Calibri" w:hAnsi="Calibri" w:cs="Calibri"/>
          <w:noProof/>
          <w:sz w:val="18"/>
          <w:szCs w:val="24"/>
        </w:rPr>
        <w:t xml:space="preserve"> (2015)</w:t>
      </w:r>
      <w:r w:rsidR="0041075A">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 xml:space="preserve">Methods </w:t>
      </w:r>
      <w:r w:rsidR="00394611">
        <w:rPr>
          <w:rFonts w:ascii="Calibri" w:hAnsi="Calibri" w:cs="Calibri"/>
          <w:i/>
          <w:iCs/>
          <w:noProof/>
          <w:sz w:val="18"/>
          <w:szCs w:val="24"/>
        </w:rPr>
        <w:t>p</w:t>
      </w:r>
      <w:r w:rsidRPr="00CD5999">
        <w:rPr>
          <w:rFonts w:ascii="Calibri" w:hAnsi="Calibri" w:cs="Calibri"/>
          <w:i/>
          <w:iCs/>
          <w:noProof/>
          <w:sz w:val="18"/>
          <w:szCs w:val="24"/>
        </w:rPr>
        <w:t xml:space="preserve">rotocol </w:t>
      </w:r>
      <w:r w:rsidR="00394611">
        <w:rPr>
          <w:rFonts w:ascii="Calibri" w:hAnsi="Calibri" w:cs="Calibri"/>
          <w:i/>
          <w:iCs/>
          <w:noProof/>
          <w:sz w:val="18"/>
          <w:szCs w:val="24"/>
        </w:rPr>
        <w:t>for the Human Fertility Collect</w:t>
      </w:r>
      <w:r w:rsidRPr="00CD5999">
        <w:rPr>
          <w:rFonts w:ascii="Calibri" w:hAnsi="Calibri" w:cs="Calibri"/>
          <w:i/>
          <w:iCs/>
          <w:noProof/>
          <w:sz w:val="18"/>
          <w:szCs w:val="24"/>
        </w:rPr>
        <w:t>i</w:t>
      </w:r>
      <w:r w:rsidR="00394611">
        <w:rPr>
          <w:rFonts w:ascii="Calibri" w:hAnsi="Calibri" w:cs="Calibri"/>
          <w:i/>
          <w:iCs/>
          <w:noProof/>
          <w:sz w:val="18"/>
          <w:szCs w:val="24"/>
        </w:rPr>
        <w:t>o</w:t>
      </w:r>
      <w:r w:rsidRPr="00CD5999">
        <w:rPr>
          <w:rFonts w:ascii="Calibri" w:hAnsi="Calibri" w:cs="Calibri"/>
          <w:i/>
          <w:iCs/>
          <w:noProof/>
          <w:sz w:val="18"/>
          <w:szCs w:val="24"/>
        </w:rPr>
        <w:t>n</w:t>
      </w:r>
      <w:r w:rsidRPr="00CD5999">
        <w:rPr>
          <w:rFonts w:ascii="Calibri" w:hAnsi="Calibri" w:cs="Calibri"/>
          <w:noProof/>
          <w:sz w:val="18"/>
          <w:szCs w:val="24"/>
        </w:rPr>
        <w:t xml:space="preserve">, </w:t>
      </w:r>
      <w:r w:rsidRPr="00CD5999">
        <w:rPr>
          <w:rFonts w:ascii="Calibri" w:hAnsi="Calibri" w:cs="Calibri"/>
          <w:i/>
          <w:iCs/>
          <w:noProof/>
          <w:sz w:val="18"/>
          <w:szCs w:val="24"/>
        </w:rPr>
        <w:t>www.fertilitydata.org</w:t>
      </w:r>
      <w:r w:rsidRPr="00CD5999">
        <w:rPr>
          <w:rFonts w:ascii="Calibri" w:hAnsi="Calibri" w:cs="Calibri"/>
          <w:noProof/>
          <w:sz w:val="18"/>
          <w:szCs w:val="24"/>
        </w:rPr>
        <w:t>. Available at: http://www.fertilitydata.org/docs/methods.pdf (Accessed: 25 August 2017).</w:t>
      </w:r>
    </w:p>
    <w:p w14:paraId="6B335B79" w14:textId="50FEFCDE"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Kohler, H.-P. (2001)</w:t>
      </w:r>
      <w:r w:rsidR="0041075A">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Fertility and social interaction: An economic perspective</w:t>
      </w:r>
      <w:r w:rsidRPr="00CD5999">
        <w:rPr>
          <w:rFonts w:ascii="Calibri" w:hAnsi="Calibri" w:cs="Calibri"/>
          <w:noProof/>
          <w:sz w:val="18"/>
          <w:szCs w:val="24"/>
        </w:rPr>
        <w:t>. Oxford: Oxford University Press.</w:t>
      </w:r>
    </w:p>
    <w:p w14:paraId="2C4923F9" w14:textId="33095E43"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Kravdal, Ø. (2016)</w:t>
      </w:r>
      <w:r w:rsidR="0041075A">
        <w:rPr>
          <w:rFonts w:ascii="Calibri" w:hAnsi="Calibri" w:cs="Calibri"/>
          <w:noProof/>
          <w:sz w:val="18"/>
          <w:szCs w:val="24"/>
        </w:rPr>
        <w:t>.</w:t>
      </w:r>
      <w:r w:rsidR="00394611">
        <w:rPr>
          <w:rFonts w:ascii="Calibri" w:hAnsi="Calibri" w:cs="Calibri"/>
          <w:noProof/>
          <w:sz w:val="18"/>
          <w:szCs w:val="24"/>
        </w:rPr>
        <w:t xml:space="preserve"> </w:t>
      </w:r>
      <w:r w:rsidRPr="00CD5999">
        <w:rPr>
          <w:rFonts w:ascii="Calibri" w:hAnsi="Calibri" w:cs="Calibri"/>
          <w:noProof/>
          <w:sz w:val="18"/>
          <w:szCs w:val="24"/>
        </w:rPr>
        <w:t xml:space="preserve">Not so </w:t>
      </w:r>
      <w:r w:rsidR="00394611">
        <w:rPr>
          <w:rFonts w:ascii="Calibri" w:hAnsi="Calibri" w:cs="Calibri"/>
          <w:noProof/>
          <w:sz w:val="18"/>
          <w:szCs w:val="24"/>
        </w:rPr>
        <w:t>l</w:t>
      </w:r>
      <w:r w:rsidRPr="00CD5999">
        <w:rPr>
          <w:rFonts w:ascii="Calibri" w:hAnsi="Calibri" w:cs="Calibri"/>
          <w:noProof/>
          <w:sz w:val="18"/>
          <w:szCs w:val="24"/>
        </w:rPr>
        <w:t xml:space="preserve">ow </w:t>
      </w:r>
      <w:r w:rsidR="00394611">
        <w:rPr>
          <w:rFonts w:ascii="Calibri" w:hAnsi="Calibri" w:cs="Calibri"/>
          <w:noProof/>
          <w:sz w:val="18"/>
          <w:szCs w:val="24"/>
        </w:rPr>
        <w:t>f</w:t>
      </w:r>
      <w:r w:rsidRPr="00CD5999">
        <w:rPr>
          <w:rFonts w:ascii="Calibri" w:hAnsi="Calibri" w:cs="Calibri"/>
          <w:noProof/>
          <w:sz w:val="18"/>
          <w:szCs w:val="24"/>
        </w:rPr>
        <w:t xml:space="preserve">ertility in Norway—A </w:t>
      </w:r>
      <w:r w:rsidR="00394611">
        <w:rPr>
          <w:rFonts w:ascii="Calibri" w:hAnsi="Calibri" w:cs="Calibri"/>
          <w:noProof/>
          <w:sz w:val="18"/>
          <w:szCs w:val="24"/>
        </w:rPr>
        <w:t>r</w:t>
      </w:r>
      <w:r w:rsidRPr="00CD5999">
        <w:rPr>
          <w:rFonts w:ascii="Calibri" w:hAnsi="Calibri" w:cs="Calibri"/>
          <w:noProof/>
          <w:sz w:val="18"/>
          <w:szCs w:val="24"/>
        </w:rPr>
        <w:t xml:space="preserve">esult of </w:t>
      </w:r>
      <w:r w:rsidR="00394611">
        <w:rPr>
          <w:rFonts w:ascii="Calibri" w:hAnsi="Calibri" w:cs="Calibri"/>
          <w:noProof/>
          <w:sz w:val="18"/>
          <w:szCs w:val="24"/>
        </w:rPr>
        <w:t>a</w:t>
      </w:r>
      <w:r w:rsidRPr="00CD5999">
        <w:rPr>
          <w:rFonts w:ascii="Calibri" w:hAnsi="Calibri" w:cs="Calibri"/>
          <w:noProof/>
          <w:sz w:val="18"/>
          <w:szCs w:val="24"/>
        </w:rPr>
        <w:t xml:space="preserve">ffluence, </w:t>
      </w:r>
      <w:r w:rsidR="00394611">
        <w:rPr>
          <w:rFonts w:ascii="Calibri" w:hAnsi="Calibri" w:cs="Calibri"/>
          <w:noProof/>
          <w:sz w:val="18"/>
          <w:szCs w:val="24"/>
        </w:rPr>
        <w:t>l</w:t>
      </w:r>
      <w:r w:rsidRPr="00CD5999">
        <w:rPr>
          <w:rFonts w:ascii="Calibri" w:hAnsi="Calibri" w:cs="Calibri"/>
          <w:noProof/>
          <w:sz w:val="18"/>
          <w:szCs w:val="24"/>
        </w:rPr>
        <w:t xml:space="preserve">iberal </w:t>
      </w:r>
      <w:r w:rsidR="00394611">
        <w:rPr>
          <w:rFonts w:ascii="Calibri" w:hAnsi="Calibri" w:cs="Calibri"/>
          <w:noProof/>
          <w:sz w:val="18"/>
          <w:szCs w:val="24"/>
        </w:rPr>
        <w:t>v</w:t>
      </w:r>
      <w:r w:rsidRPr="00CD5999">
        <w:rPr>
          <w:rFonts w:ascii="Calibri" w:hAnsi="Calibri" w:cs="Calibri"/>
          <w:noProof/>
          <w:sz w:val="18"/>
          <w:szCs w:val="24"/>
        </w:rPr>
        <w:t xml:space="preserve">alues, </w:t>
      </w:r>
      <w:r w:rsidR="00394611">
        <w:rPr>
          <w:rFonts w:ascii="Calibri" w:hAnsi="Calibri" w:cs="Calibri"/>
          <w:noProof/>
          <w:sz w:val="18"/>
          <w:szCs w:val="24"/>
        </w:rPr>
        <w:t>g</w:t>
      </w:r>
      <w:r w:rsidRPr="00CD5999">
        <w:rPr>
          <w:rFonts w:ascii="Calibri" w:hAnsi="Calibri" w:cs="Calibri"/>
          <w:noProof/>
          <w:sz w:val="18"/>
          <w:szCs w:val="24"/>
        </w:rPr>
        <w:t>ender-</w:t>
      </w:r>
      <w:r w:rsidR="00394611">
        <w:rPr>
          <w:rFonts w:ascii="Calibri" w:hAnsi="Calibri" w:cs="Calibri"/>
          <w:noProof/>
          <w:sz w:val="18"/>
          <w:szCs w:val="24"/>
        </w:rPr>
        <w:t>e</w:t>
      </w:r>
      <w:r w:rsidRPr="00CD5999">
        <w:rPr>
          <w:rFonts w:ascii="Calibri" w:hAnsi="Calibri" w:cs="Calibri"/>
          <w:noProof/>
          <w:sz w:val="18"/>
          <w:szCs w:val="24"/>
        </w:rPr>
        <w:t xml:space="preserve">quality Ideals, and the </w:t>
      </w:r>
      <w:r w:rsidR="00394611">
        <w:rPr>
          <w:rFonts w:ascii="Calibri" w:hAnsi="Calibri" w:cs="Calibri"/>
          <w:noProof/>
          <w:sz w:val="18"/>
          <w:szCs w:val="24"/>
        </w:rPr>
        <w:t>w</w:t>
      </w:r>
      <w:r w:rsidRPr="00CD5999">
        <w:rPr>
          <w:rFonts w:ascii="Calibri" w:hAnsi="Calibri" w:cs="Calibri"/>
          <w:noProof/>
          <w:sz w:val="18"/>
          <w:szCs w:val="24"/>
        </w:rPr>
        <w:t xml:space="preserve">elfare </w:t>
      </w:r>
      <w:r w:rsidR="00394611">
        <w:rPr>
          <w:rFonts w:ascii="Calibri" w:hAnsi="Calibri" w:cs="Calibri"/>
          <w:noProof/>
          <w:sz w:val="18"/>
          <w:szCs w:val="24"/>
        </w:rPr>
        <w:t>state. I</w:t>
      </w:r>
      <w:r w:rsidRPr="00CD5999">
        <w:rPr>
          <w:rFonts w:ascii="Calibri" w:hAnsi="Calibri" w:cs="Calibri"/>
          <w:noProof/>
          <w:sz w:val="18"/>
          <w:szCs w:val="24"/>
        </w:rPr>
        <w:t>n Rindfuss, R. R. and Choe, M. K. (eds</w:t>
      </w:r>
      <w:r w:rsidR="00394611">
        <w:rPr>
          <w:rFonts w:ascii="Calibri" w:hAnsi="Calibri" w:cs="Calibri"/>
          <w:noProof/>
          <w:sz w:val="18"/>
          <w:szCs w:val="24"/>
        </w:rPr>
        <w:t>.</w:t>
      </w:r>
      <w:r w:rsidRPr="00CD5999">
        <w:rPr>
          <w:rFonts w:ascii="Calibri" w:hAnsi="Calibri" w:cs="Calibri"/>
          <w:noProof/>
          <w:sz w:val="18"/>
          <w:szCs w:val="24"/>
        </w:rPr>
        <w:t>)</w:t>
      </w:r>
      <w:r w:rsidR="00394611">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 xml:space="preserve">Low </w:t>
      </w:r>
      <w:r w:rsidR="00394611">
        <w:rPr>
          <w:rFonts w:ascii="Calibri" w:hAnsi="Calibri" w:cs="Calibri"/>
          <w:i/>
          <w:iCs/>
          <w:noProof/>
          <w:sz w:val="18"/>
          <w:szCs w:val="24"/>
        </w:rPr>
        <w:t>f</w:t>
      </w:r>
      <w:r w:rsidRPr="00CD5999">
        <w:rPr>
          <w:rFonts w:ascii="Calibri" w:hAnsi="Calibri" w:cs="Calibri"/>
          <w:i/>
          <w:iCs/>
          <w:noProof/>
          <w:sz w:val="18"/>
          <w:szCs w:val="24"/>
        </w:rPr>
        <w:t xml:space="preserve">ertility, </w:t>
      </w:r>
      <w:r w:rsidR="00394611">
        <w:rPr>
          <w:rFonts w:ascii="Calibri" w:hAnsi="Calibri" w:cs="Calibri"/>
          <w:i/>
          <w:iCs/>
          <w:noProof/>
          <w:sz w:val="18"/>
          <w:szCs w:val="24"/>
        </w:rPr>
        <w:t>i</w:t>
      </w:r>
      <w:r w:rsidRPr="00CD5999">
        <w:rPr>
          <w:rFonts w:ascii="Calibri" w:hAnsi="Calibri" w:cs="Calibri"/>
          <w:i/>
          <w:iCs/>
          <w:noProof/>
          <w:sz w:val="18"/>
          <w:szCs w:val="24"/>
        </w:rPr>
        <w:t xml:space="preserve">nstitutions, and their </w:t>
      </w:r>
      <w:r w:rsidR="00394611">
        <w:rPr>
          <w:rFonts w:ascii="Calibri" w:hAnsi="Calibri" w:cs="Calibri"/>
          <w:i/>
          <w:iCs/>
          <w:noProof/>
          <w:sz w:val="18"/>
          <w:szCs w:val="24"/>
        </w:rPr>
        <w:t>p</w:t>
      </w:r>
      <w:r w:rsidRPr="00CD5999">
        <w:rPr>
          <w:rFonts w:ascii="Calibri" w:hAnsi="Calibri" w:cs="Calibri"/>
          <w:i/>
          <w:iCs/>
          <w:noProof/>
          <w:sz w:val="18"/>
          <w:szCs w:val="24"/>
        </w:rPr>
        <w:t>olicies</w:t>
      </w:r>
      <w:r w:rsidR="00394611">
        <w:rPr>
          <w:rFonts w:ascii="Calibri" w:hAnsi="Calibri" w:cs="Calibri"/>
          <w:noProof/>
          <w:sz w:val="18"/>
          <w:szCs w:val="24"/>
        </w:rPr>
        <w:t xml:space="preserve">. Springer: </w:t>
      </w:r>
      <w:r w:rsidRPr="00CD5999">
        <w:rPr>
          <w:rFonts w:ascii="Calibri" w:hAnsi="Calibri" w:cs="Calibri"/>
          <w:noProof/>
          <w:sz w:val="18"/>
          <w:szCs w:val="24"/>
        </w:rPr>
        <w:t>13–47.</w:t>
      </w:r>
    </w:p>
    <w:p w14:paraId="0CF5DA68" w14:textId="3A741141"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del w:id="331" w:author="Serena Pattaro" w:date="2018-05-11T13:45:00Z">
        <w:r w:rsidRPr="00CD5999" w:rsidDel="00AD0EB1">
          <w:rPr>
            <w:rFonts w:ascii="Calibri" w:hAnsi="Calibri" w:cs="Calibri"/>
            <w:noProof/>
            <w:sz w:val="18"/>
            <w:szCs w:val="24"/>
          </w:rPr>
          <w:delText>Kulu, H. (2005)</w:delText>
        </w:r>
        <w:r w:rsidR="0041075A" w:rsidDel="00AD0EB1">
          <w:rPr>
            <w:rFonts w:ascii="Calibri" w:hAnsi="Calibri" w:cs="Calibri"/>
            <w:noProof/>
            <w:sz w:val="18"/>
            <w:szCs w:val="24"/>
          </w:rPr>
          <w:delText>.</w:delText>
        </w:r>
        <w:r w:rsidR="00394611" w:rsidDel="00AD0EB1">
          <w:rPr>
            <w:rFonts w:ascii="Calibri" w:hAnsi="Calibri" w:cs="Calibri"/>
            <w:noProof/>
            <w:sz w:val="18"/>
            <w:szCs w:val="24"/>
          </w:rPr>
          <w:delText xml:space="preserve"> </w:delText>
        </w:r>
        <w:r w:rsidRPr="00CD5999" w:rsidDel="00AD0EB1">
          <w:rPr>
            <w:rFonts w:ascii="Calibri" w:hAnsi="Calibri" w:cs="Calibri"/>
            <w:noProof/>
            <w:sz w:val="18"/>
            <w:szCs w:val="24"/>
          </w:rPr>
          <w:delText>Migration and fertility: Competing hy</w:delText>
        </w:r>
        <w:r w:rsidR="00394611" w:rsidDel="00AD0EB1">
          <w:rPr>
            <w:rFonts w:ascii="Calibri" w:hAnsi="Calibri" w:cs="Calibri"/>
            <w:noProof/>
            <w:sz w:val="18"/>
            <w:szCs w:val="24"/>
          </w:rPr>
          <w:delText xml:space="preserve">potheses re-examined. </w:delText>
        </w:r>
        <w:r w:rsidRPr="00CD5999" w:rsidDel="00AD0EB1">
          <w:rPr>
            <w:rFonts w:ascii="Calibri" w:hAnsi="Calibri" w:cs="Calibri"/>
            <w:i/>
            <w:iCs/>
            <w:noProof/>
            <w:sz w:val="18"/>
            <w:szCs w:val="24"/>
          </w:rPr>
          <w:delText>European Journal of Population</w:delText>
        </w:r>
        <w:r w:rsidR="00394611" w:rsidDel="00AD0EB1">
          <w:rPr>
            <w:rFonts w:ascii="Calibri" w:hAnsi="Calibri" w:cs="Calibri"/>
            <w:noProof/>
            <w:sz w:val="18"/>
            <w:szCs w:val="24"/>
          </w:rPr>
          <w:delText xml:space="preserve"> 21(1): </w:delText>
        </w:r>
        <w:r w:rsidRPr="00CD5999" w:rsidDel="00AD0EB1">
          <w:rPr>
            <w:rFonts w:ascii="Calibri" w:hAnsi="Calibri" w:cs="Calibri"/>
            <w:noProof/>
            <w:sz w:val="18"/>
            <w:szCs w:val="24"/>
          </w:rPr>
          <w:delText>51–87.</w:delText>
        </w:r>
      </w:del>
    </w:p>
    <w:p w14:paraId="4EC87E2E" w14:textId="7F9E394D" w:rsidR="00CD5999" w:rsidRPr="00CD5999" w:rsidDel="00E95958" w:rsidRDefault="00CD5999" w:rsidP="009C0A7C">
      <w:pPr>
        <w:widowControl w:val="0"/>
        <w:autoSpaceDE w:val="0"/>
        <w:autoSpaceDN w:val="0"/>
        <w:adjustRightInd w:val="0"/>
        <w:spacing w:line="240" w:lineRule="auto"/>
        <w:ind w:left="567" w:hanging="567"/>
        <w:rPr>
          <w:del w:id="332" w:author="Serena Pattaro" w:date="2018-05-11T16:42:00Z"/>
          <w:rFonts w:ascii="Calibri" w:hAnsi="Calibri" w:cs="Calibri"/>
          <w:noProof/>
          <w:sz w:val="18"/>
          <w:szCs w:val="24"/>
        </w:rPr>
      </w:pPr>
      <w:del w:id="333" w:author="Serena Pattaro" w:date="2018-05-11T16:42:00Z">
        <w:r w:rsidRPr="00CD5999" w:rsidDel="00E95958">
          <w:rPr>
            <w:rFonts w:ascii="Calibri" w:hAnsi="Calibri" w:cs="Calibri"/>
            <w:noProof/>
            <w:sz w:val="18"/>
            <w:szCs w:val="24"/>
          </w:rPr>
          <w:delText>Lee, M. and Lin, Y.-H. (2016)</w:delText>
        </w:r>
        <w:r w:rsidR="0041075A" w:rsidDel="00E95958">
          <w:rPr>
            <w:rFonts w:ascii="Calibri" w:hAnsi="Calibri" w:cs="Calibri"/>
            <w:noProof/>
            <w:sz w:val="18"/>
            <w:szCs w:val="24"/>
          </w:rPr>
          <w:delText>.</w:delText>
        </w:r>
        <w:r w:rsidR="00394611" w:rsidDel="00E95958">
          <w:rPr>
            <w:rFonts w:ascii="Calibri" w:hAnsi="Calibri" w:cs="Calibri"/>
            <w:noProof/>
            <w:sz w:val="18"/>
            <w:szCs w:val="24"/>
          </w:rPr>
          <w:delText xml:space="preserve"> </w:delText>
        </w:r>
        <w:r w:rsidRPr="00CD5999" w:rsidDel="00E95958">
          <w:rPr>
            <w:rFonts w:ascii="Calibri" w:hAnsi="Calibri" w:cs="Calibri"/>
            <w:noProof/>
            <w:sz w:val="18"/>
            <w:szCs w:val="24"/>
          </w:rPr>
          <w:delText xml:space="preserve">Transition from </w:delText>
        </w:r>
        <w:r w:rsidR="00394611" w:rsidDel="00E95958">
          <w:rPr>
            <w:rFonts w:ascii="Calibri" w:hAnsi="Calibri" w:cs="Calibri"/>
            <w:noProof/>
            <w:sz w:val="18"/>
            <w:szCs w:val="24"/>
          </w:rPr>
          <w:delText>a</w:delText>
        </w:r>
        <w:r w:rsidRPr="00CD5999" w:rsidDel="00E95958">
          <w:rPr>
            <w:rFonts w:ascii="Calibri" w:hAnsi="Calibri" w:cs="Calibri"/>
            <w:noProof/>
            <w:sz w:val="18"/>
            <w:szCs w:val="24"/>
          </w:rPr>
          <w:delText xml:space="preserve">nti-natalist to </w:delText>
        </w:r>
        <w:r w:rsidR="00394611" w:rsidDel="00E95958">
          <w:rPr>
            <w:rFonts w:ascii="Calibri" w:hAnsi="Calibri" w:cs="Calibri"/>
            <w:noProof/>
            <w:sz w:val="18"/>
            <w:szCs w:val="24"/>
          </w:rPr>
          <w:delText>p</w:delText>
        </w:r>
        <w:r w:rsidRPr="00CD5999" w:rsidDel="00E95958">
          <w:rPr>
            <w:rFonts w:ascii="Calibri" w:hAnsi="Calibri" w:cs="Calibri"/>
            <w:noProof/>
            <w:sz w:val="18"/>
            <w:szCs w:val="24"/>
          </w:rPr>
          <w:delText xml:space="preserve">ro-natalist </w:delText>
        </w:r>
        <w:r w:rsidR="00394611" w:rsidDel="00E95958">
          <w:rPr>
            <w:rFonts w:ascii="Calibri" w:hAnsi="Calibri" w:cs="Calibri"/>
            <w:noProof/>
            <w:sz w:val="18"/>
            <w:szCs w:val="24"/>
          </w:rPr>
          <w:delText>policies in Taiwan. I</w:delText>
        </w:r>
        <w:r w:rsidRPr="00CD5999" w:rsidDel="00E95958">
          <w:rPr>
            <w:rFonts w:ascii="Calibri" w:hAnsi="Calibri" w:cs="Calibri"/>
            <w:noProof/>
            <w:sz w:val="18"/>
            <w:szCs w:val="24"/>
          </w:rPr>
          <w:delText>n Rindfuss, R. R. and Choe, M. K. (eds</w:delText>
        </w:r>
        <w:r w:rsidR="00394611" w:rsidDel="00E95958">
          <w:rPr>
            <w:rFonts w:ascii="Calibri" w:hAnsi="Calibri" w:cs="Calibri"/>
            <w:noProof/>
            <w:sz w:val="18"/>
            <w:szCs w:val="24"/>
          </w:rPr>
          <w:delText>.</w:delText>
        </w:r>
        <w:r w:rsidRPr="00CD5999" w:rsidDel="00E95958">
          <w:rPr>
            <w:rFonts w:ascii="Calibri" w:hAnsi="Calibri" w:cs="Calibri"/>
            <w:noProof/>
            <w:sz w:val="18"/>
            <w:szCs w:val="24"/>
          </w:rPr>
          <w:delText>)</w:delText>
        </w:r>
        <w:r w:rsidR="00394611" w:rsidDel="00E95958">
          <w:rPr>
            <w:rFonts w:ascii="Calibri" w:hAnsi="Calibri" w:cs="Calibri"/>
            <w:noProof/>
            <w:sz w:val="18"/>
            <w:szCs w:val="24"/>
          </w:rPr>
          <w:delText>.</w:delText>
        </w:r>
        <w:r w:rsidRPr="00CD5999" w:rsidDel="00E95958">
          <w:rPr>
            <w:rFonts w:ascii="Calibri" w:hAnsi="Calibri" w:cs="Calibri"/>
            <w:noProof/>
            <w:sz w:val="18"/>
            <w:szCs w:val="24"/>
          </w:rPr>
          <w:delText xml:space="preserve"> </w:delText>
        </w:r>
        <w:r w:rsidRPr="00CD5999" w:rsidDel="00E95958">
          <w:rPr>
            <w:rFonts w:ascii="Calibri" w:hAnsi="Calibri" w:cs="Calibri"/>
            <w:i/>
            <w:iCs/>
            <w:noProof/>
            <w:sz w:val="18"/>
            <w:szCs w:val="24"/>
          </w:rPr>
          <w:delText xml:space="preserve">Low </w:delText>
        </w:r>
        <w:r w:rsidR="00394611" w:rsidDel="00E95958">
          <w:rPr>
            <w:rFonts w:ascii="Calibri" w:hAnsi="Calibri" w:cs="Calibri"/>
            <w:i/>
            <w:iCs/>
            <w:noProof/>
            <w:sz w:val="18"/>
            <w:szCs w:val="24"/>
          </w:rPr>
          <w:delText>f</w:delText>
        </w:r>
        <w:r w:rsidRPr="00CD5999" w:rsidDel="00E95958">
          <w:rPr>
            <w:rFonts w:ascii="Calibri" w:hAnsi="Calibri" w:cs="Calibri"/>
            <w:i/>
            <w:iCs/>
            <w:noProof/>
            <w:sz w:val="18"/>
            <w:szCs w:val="24"/>
          </w:rPr>
          <w:delText xml:space="preserve">ertility, </w:delText>
        </w:r>
        <w:r w:rsidR="00394611" w:rsidDel="00E95958">
          <w:rPr>
            <w:rFonts w:ascii="Calibri" w:hAnsi="Calibri" w:cs="Calibri"/>
            <w:i/>
            <w:iCs/>
            <w:noProof/>
            <w:sz w:val="18"/>
            <w:szCs w:val="24"/>
          </w:rPr>
          <w:delText>i</w:delText>
        </w:r>
        <w:r w:rsidRPr="00CD5999" w:rsidDel="00E95958">
          <w:rPr>
            <w:rFonts w:ascii="Calibri" w:hAnsi="Calibri" w:cs="Calibri"/>
            <w:i/>
            <w:iCs/>
            <w:noProof/>
            <w:sz w:val="18"/>
            <w:szCs w:val="24"/>
          </w:rPr>
          <w:delText xml:space="preserve">nstitutions, and their </w:delText>
        </w:r>
        <w:r w:rsidR="00394611" w:rsidDel="00E95958">
          <w:rPr>
            <w:rFonts w:ascii="Calibri" w:hAnsi="Calibri" w:cs="Calibri"/>
            <w:i/>
            <w:iCs/>
            <w:noProof/>
            <w:sz w:val="18"/>
            <w:szCs w:val="24"/>
          </w:rPr>
          <w:delText>p</w:delText>
        </w:r>
        <w:r w:rsidRPr="00CD5999" w:rsidDel="00E95958">
          <w:rPr>
            <w:rFonts w:ascii="Calibri" w:hAnsi="Calibri" w:cs="Calibri"/>
            <w:i/>
            <w:iCs/>
            <w:noProof/>
            <w:sz w:val="18"/>
            <w:szCs w:val="24"/>
          </w:rPr>
          <w:delText>olicies</w:delText>
        </w:r>
        <w:r w:rsidR="00394611" w:rsidDel="00E95958">
          <w:rPr>
            <w:rFonts w:ascii="Calibri" w:hAnsi="Calibri" w:cs="Calibri"/>
            <w:noProof/>
            <w:sz w:val="18"/>
            <w:szCs w:val="24"/>
          </w:rPr>
          <w:delText xml:space="preserve">. Springer: </w:delText>
        </w:r>
        <w:r w:rsidRPr="00CD5999" w:rsidDel="00E95958">
          <w:rPr>
            <w:rFonts w:ascii="Calibri" w:hAnsi="Calibri" w:cs="Calibri"/>
            <w:noProof/>
            <w:sz w:val="18"/>
            <w:szCs w:val="24"/>
          </w:rPr>
          <w:delText>259–281.</w:delText>
        </w:r>
      </w:del>
    </w:p>
    <w:p w14:paraId="7C9D7F9A" w14:textId="39E7221B"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del w:id="334" w:author="Serena Pattaro" w:date="2018-05-11T13:32:00Z">
        <w:r w:rsidRPr="00CD5999" w:rsidDel="00066DA4">
          <w:rPr>
            <w:rFonts w:ascii="Calibri" w:hAnsi="Calibri" w:cs="Calibri"/>
            <w:noProof/>
            <w:sz w:val="18"/>
            <w:szCs w:val="24"/>
          </w:rPr>
          <w:delText>Lesthaeghe, R. (1995)</w:delText>
        </w:r>
        <w:r w:rsidR="0041075A" w:rsidDel="00066DA4">
          <w:rPr>
            <w:rFonts w:ascii="Calibri" w:hAnsi="Calibri" w:cs="Calibri"/>
            <w:noProof/>
            <w:sz w:val="18"/>
            <w:szCs w:val="24"/>
          </w:rPr>
          <w:delText>.</w:delText>
        </w:r>
        <w:r w:rsidR="00394611" w:rsidDel="00066DA4">
          <w:rPr>
            <w:rFonts w:ascii="Calibri" w:hAnsi="Calibri" w:cs="Calibri"/>
            <w:noProof/>
            <w:sz w:val="18"/>
            <w:szCs w:val="24"/>
          </w:rPr>
          <w:delText xml:space="preserve"> </w:delText>
        </w:r>
        <w:r w:rsidRPr="00CD5999" w:rsidDel="00066DA4">
          <w:rPr>
            <w:rFonts w:ascii="Calibri" w:hAnsi="Calibri" w:cs="Calibri"/>
            <w:noProof/>
            <w:sz w:val="18"/>
            <w:szCs w:val="24"/>
          </w:rPr>
          <w:delText xml:space="preserve">The second demographic transition in Western </w:delText>
        </w:r>
        <w:r w:rsidR="00394611" w:rsidDel="00066DA4">
          <w:rPr>
            <w:rFonts w:ascii="Calibri" w:hAnsi="Calibri" w:cs="Calibri"/>
            <w:noProof/>
            <w:sz w:val="18"/>
            <w:szCs w:val="24"/>
          </w:rPr>
          <w:delText>countries: An interpretation. I</w:delText>
        </w:r>
        <w:r w:rsidRPr="00CD5999" w:rsidDel="00066DA4">
          <w:rPr>
            <w:rFonts w:ascii="Calibri" w:hAnsi="Calibri" w:cs="Calibri"/>
            <w:noProof/>
            <w:sz w:val="18"/>
            <w:szCs w:val="24"/>
          </w:rPr>
          <w:delText>n Oppenheim Mason, K. and Jensen, A.-M. (eds</w:delText>
        </w:r>
        <w:r w:rsidR="00394611" w:rsidDel="00066DA4">
          <w:rPr>
            <w:rFonts w:ascii="Calibri" w:hAnsi="Calibri" w:cs="Calibri"/>
            <w:noProof/>
            <w:sz w:val="18"/>
            <w:szCs w:val="24"/>
          </w:rPr>
          <w:delText xml:space="preserve">.). </w:delText>
        </w:r>
        <w:r w:rsidRPr="00CD5999" w:rsidDel="00066DA4">
          <w:rPr>
            <w:rFonts w:ascii="Calibri" w:hAnsi="Calibri" w:cs="Calibri"/>
            <w:i/>
            <w:iCs/>
            <w:noProof/>
            <w:sz w:val="18"/>
            <w:szCs w:val="24"/>
          </w:rPr>
          <w:delText>Gender and family change in industrialized countries</w:delText>
        </w:r>
        <w:r w:rsidR="00394611" w:rsidDel="00066DA4">
          <w:rPr>
            <w:rFonts w:ascii="Calibri" w:hAnsi="Calibri" w:cs="Calibri"/>
            <w:noProof/>
            <w:sz w:val="18"/>
            <w:szCs w:val="24"/>
          </w:rPr>
          <w:delText xml:space="preserve">. Oxford: Clarendon Press: </w:delText>
        </w:r>
        <w:r w:rsidRPr="00CD5999" w:rsidDel="00066DA4">
          <w:rPr>
            <w:rFonts w:ascii="Calibri" w:hAnsi="Calibri" w:cs="Calibri"/>
            <w:noProof/>
            <w:sz w:val="18"/>
            <w:szCs w:val="24"/>
          </w:rPr>
          <w:delText>17–62.</w:delText>
        </w:r>
      </w:del>
    </w:p>
    <w:p w14:paraId="41352F6E" w14:textId="5C874F93"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Lesthaeghe, R. (2010)</w:t>
      </w:r>
      <w:r w:rsidR="0041075A">
        <w:rPr>
          <w:rFonts w:ascii="Calibri" w:hAnsi="Calibri" w:cs="Calibri"/>
          <w:noProof/>
          <w:sz w:val="18"/>
          <w:szCs w:val="24"/>
        </w:rPr>
        <w:t>.</w:t>
      </w:r>
      <w:r w:rsidR="00394611">
        <w:rPr>
          <w:rFonts w:ascii="Calibri" w:hAnsi="Calibri" w:cs="Calibri"/>
          <w:noProof/>
          <w:sz w:val="18"/>
          <w:szCs w:val="24"/>
        </w:rPr>
        <w:t xml:space="preserve"> </w:t>
      </w:r>
      <w:r w:rsidRPr="00CD5999">
        <w:rPr>
          <w:rFonts w:ascii="Calibri" w:hAnsi="Calibri" w:cs="Calibri"/>
          <w:noProof/>
          <w:sz w:val="18"/>
          <w:szCs w:val="24"/>
        </w:rPr>
        <w:t xml:space="preserve">The unfolding story of the </w:t>
      </w:r>
      <w:r w:rsidR="00394611">
        <w:rPr>
          <w:rFonts w:ascii="Calibri" w:hAnsi="Calibri" w:cs="Calibri"/>
          <w:noProof/>
          <w:sz w:val="18"/>
          <w:szCs w:val="24"/>
        </w:rPr>
        <w:t xml:space="preserve">Second Demographic Transition. </w:t>
      </w:r>
      <w:r w:rsidRPr="00CD5999">
        <w:rPr>
          <w:rFonts w:ascii="Calibri" w:hAnsi="Calibri" w:cs="Calibri"/>
          <w:i/>
          <w:iCs/>
          <w:noProof/>
          <w:sz w:val="18"/>
          <w:szCs w:val="24"/>
        </w:rPr>
        <w:t>Population and Development Review</w:t>
      </w:r>
      <w:r w:rsidR="00394611">
        <w:rPr>
          <w:rFonts w:ascii="Calibri" w:hAnsi="Calibri" w:cs="Calibri"/>
          <w:noProof/>
          <w:sz w:val="18"/>
          <w:szCs w:val="24"/>
        </w:rPr>
        <w:t xml:space="preserve"> 36(2): 211–251.</w:t>
      </w:r>
    </w:p>
    <w:p w14:paraId="30696BCC" w14:textId="5F41F9E7"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Lesthaeghe, R. and van de Kaa, D. (1986)</w:t>
      </w:r>
      <w:r w:rsidR="0041075A">
        <w:rPr>
          <w:rFonts w:ascii="Calibri" w:hAnsi="Calibri" w:cs="Calibri"/>
          <w:noProof/>
          <w:sz w:val="18"/>
          <w:szCs w:val="24"/>
        </w:rPr>
        <w:t>.</w:t>
      </w:r>
      <w:r w:rsidR="007E12C8">
        <w:rPr>
          <w:rFonts w:ascii="Calibri" w:hAnsi="Calibri" w:cs="Calibri"/>
          <w:noProof/>
          <w:sz w:val="18"/>
          <w:szCs w:val="24"/>
        </w:rPr>
        <w:t xml:space="preserve"> </w:t>
      </w:r>
      <w:r w:rsidRPr="00CD5999">
        <w:rPr>
          <w:rFonts w:ascii="Calibri" w:hAnsi="Calibri" w:cs="Calibri"/>
          <w:noProof/>
          <w:sz w:val="18"/>
          <w:szCs w:val="24"/>
        </w:rPr>
        <w:t>Tw</w:t>
      </w:r>
      <w:r w:rsidR="007E12C8">
        <w:rPr>
          <w:rFonts w:ascii="Calibri" w:hAnsi="Calibri" w:cs="Calibri"/>
          <w:noProof/>
          <w:sz w:val="18"/>
          <w:szCs w:val="24"/>
        </w:rPr>
        <w:t>ee demografische transities? I</w:t>
      </w:r>
      <w:r w:rsidRPr="00CD5999">
        <w:rPr>
          <w:rFonts w:ascii="Calibri" w:hAnsi="Calibri" w:cs="Calibri"/>
          <w:noProof/>
          <w:sz w:val="18"/>
          <w:szCs w:val="24"/>
        </w:rPr>
        <w:t>n Lesthaeghe, R. and van de Kaa, D. (eds</w:t>
      </w:r>
      <w:r w:rsidR="007E12C8">
        <w:rPr>
          <w:rFonts w:ascii="Calibri" w:hAnsi="Calibri" w:cs="Calibri"/>
          <w:noProof/>
          <w:sz w:val="18"/>
          <w:szCs w:val="24"/>
        </w:rPr>
        <w:t>.</w:t>
      </w:r>
      <w:r w:rsidRPr="00CD5999">
        <w:rPr>
          <w:rFonts w:ascii="Calibri" w:hAnsi="Calibri" w:cs="Calibri"/>
          <w:noProof/>
          <w:sz w:val="18"/>
          <w:szCs w:val="24"/>
        </w:rPr>
        <w:t>)</w:t>
      </w:r>
      <w:r w:rsidR="007E12C8">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 xml:space="preserve">Bevolking: Groei en krimp. Mens an </w:t>
      </w:r>
      <w:r w:rsidR="007E12C8">
        <w:rPr>
          <w:rFonts w:ascii="Calibri" w:hAnsi="Calibri" w:cs="Calibri"/>
          <w:i/>
          <w:iCs/>
          <w:noProof/>
          <w:sz w:val="18"/>
          <w:szCs w:val="24"/>
        </w:rPr>
        <w:t>m</w:t>
      </w:r>
      <w:r w:rsidRPr="00CD5999">
        <w:rPr>
          <w:rFonts w:ascii="Calibri" w:hAnsi="Calibri" w:cs="Calibri"/>
          <w:i/>
          <w:iCs/>
          <w:noProof/>
          <w:sz w:val="18"/>
          <w:szCs w:val="24"/>
        </w:rPr>
        <w:t>aatschappij</w:t>
      </w:r>
      <w:r w:rsidRPr="00CD5999">
        <w:rPr>
          <w:rFonts w:ascii="Calibri" w:hAnsi="Calibri" w:cs="Calibri"/>
          <w:noProof/>
          <w:sz w:val="18"/>
          <w:szCs w:val="24"/>
        </w:rPr>
        <w:t>. Dev</w:t>
      </w:r>
      <w:r w:rsidR="007E12C8">
        <w:rPr>
          <w:rFonts w:ascii="Calibri" w:hAnsi="Calibri" w:cs="Calibri"/>
          <w:noProof/>
          <w:sz w:val="18"/>
          <w:szCs w:val="24"/>
        </w:rPr>
        <w:t xml:space="preserve">enter: Van Loghum-Slaterus: </w:t>
      </w:r>
      <w:r w:rsidRPr="00CD5999">
        <w:rPr>
          <w:rFonts w:ascii="Calibri" w:hAnsi="Calibri" w:cs="Calibri"/>
          <w:noProof/>
          <w:sz w:val="18"/>
          <w:szCs w:val="24"/>
        </w:rPr>
        <w:t>9–24.</w:t>
      </w:r>
    </w:p>
    <w:p w14:paraId="57594CF8" w14:textId="4D0012F0"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Lesthaeghe, R. and Surkyn, J. (1988)</w:t>
      </w:r>
      <w:r w:rsidR="0041075A">
        <w:rPr>
          <w:rFonts w:ascii="Calibri" w:hAnsi="Calibri" w:cs="Calibri"/>
          <w:noProof/>
          <w:sz w:val="18"/>
          <w:szCs w:val="24"/>
        </w:rPr>
        <w:t>.</w:t>
      </w:r>
      <w:r w:rsidR="007E12C8">
        <w:rPr>
          <w:rFonts w:ascii="Calibri" w:hAnsi="Calibri" w:cs="Calibri"/>
          <w:noProof/>
          <w:sz w:val="18"/>
          <w:szCs w:val="24"/>
        </w:rPr>
        <w:t xml:space="preserve"> </w:t>
      </w:r>
      <w:r w:rsidRPr="00CD5999">
        <w:rPr>
          <w:rFonts w:ascii="Calibri" w:hAnsi="Calibri" w:cs="Calibri"/>
          <w:noProof/>
          <w:sz w:val="18"/>
          <w:szCs w:val="24"/>
        </w:rPr>
        <w:t>Cultural dynamics and economic theories of fe</w:t>
      </w:r>
      <w:r w:rsidR="007E12C8">
        <w:rPr>
          <w:rFonts w:ascii="Calibri" w:hAnsi="Calibri" w:cs="Calibri"/>
          <w:noProof/>
          <w:sz w:val="18"/>
          <w:szCs w:val="24"/>
        </w:rPr>
        <w:t xml:space="preserve">rtility change. </w:t>
      </w:r>
      <w:r w:rsidRPr="00CD5999">
        <w:rPr>
          <w:rFonts w:ascii="Calibri" w:hAnsi="Calibri" w:cs="Calibri"/>
          <w:i/>
          <w:iCs/>
          <w:noProof/>
          <w:sz w:val="18"/>
          <w:szCs w:val="24"/>
        </w:rPr>
        <w:t>Population and Development Review</w:t>
      </w:r>
      <w:r w:rsidR="007E12C8">
        <w:rPr>
          <w:rFonts w:ascii="Calibri" w:hAnsi="Calibri" w:cs="Calibri"/>
          <w:noProof/>
          <w:sz w:val="18"/>
          <w:szCs w:val="24"/>
        </w:rPr>
        <w:t xml:space="preserve"> 14(1): </w:t>
      </w:r>
      <w:r w:rsidRPr="00CD5999">
        <w:rPr>
          <w:rFonts w:ascii="Calibri" w:hAnsi="Calibri" w:cs="Calibri"/>
          <w:noProof/>
          <w:sz w:val="18"/>
          <w:szCs w:val="24"/>
        </w:rPr>
        <w:t>1–45.</w:t>
      </w:r>
    </w:p>
    <w:p w14:paraId="17EABA76" w14:textId="0F0651B1"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Lutz, W., Butz, W. P.</w:t>
      </w:r>
      <w:r w:rsidR="001818AD">
        <w:rPr>
          <w:rFonts w:ascii="Calibri" w:hAnsi="Calibri" w:cs="Calibri"/>
          <w:noProof/>
          <w:sz w:val="18"/>
          <w:szCs w:val="24"/>
        </w:rPr>
        <w:t>,</w:t>
      </w:r>
      <w:r w:rsidRPr="00CD5999">
        <w:rPr>
          <w:rFonts w:ascii="Calibri" w:hAnsi="Calibri" w:cs="Calibri"/>
          <w:noProof/>
          <w:sz w:val="18"/>
          <w:szCs w:val="24"/>
        </w:rPr>
        <w:t xml:space="preserve"> and KC, S. (2014)</w:t>
      </w:r>
      <w:r w:rsidR="0041075A">
        <w:rPr>
          <w:rFonts w:ascii="Calibri" w:hAnsi="Calibri" w:cs="Calibri"/>
          <w:noProof/>
          <w:sz w:val="18"/>
          <w:szCs w:val="24"/>
        </w:rPr>
        <w:t>.</w:t>
      </w:r>
      <w:r w:rsidR="001818AD">
        <w:rPr>
          <w:rFonts w:ascii="Calibri" w:hAnsi="Calibri" w:cs="Calibri"/>
          <w:noProof/>
          <w:sz w:val="18"/>
          <w:szCs w:val="24"/>
        </w:rPr>
        <w:t xml:space="preserve"> (Eds.).</w:t>
      </w:r>
      <w:r w:rsidRPr="00CD5999">
        <w:rPr>
          <w:rFonts w:ascii="Calibri" w:hAnsi="Calibri" w:cs="Calibri"/>
          <w:noProof/>
          <w:sz w:val="18"/>
          <w:szCs w:val="24"/>
        </w:rPr>
        <w:t xml:space="preserve"> </w:t>
      </w:r>
      <w:r w:rsidRPr="00CD5999">
        <w:rPr>
          <w:rFonts w:ascii="Calibri" w:hAnsi="Calibri" w:cs="Calibri"/>
          <w:i/>
          <w:iCs/>
          <w:noProof/>
          <w:sz w:val="18"/>
          <w:szCs w:val="24"/>
        </w:rPr>
        <w:t xml:space="preserve">World </w:t>
      </w:r>
      <w:r w:rsidR="007E12C8">
        <w:rPr>
          <w:rFonts w:ascii="Calibri" w:hAnsi="Calibri" w:cs="Calibri"/>
          <w:i/>
          <w:iCs/>
          <w:noProof/>
          <w:sz w:val="18"/>
          <w:szCs w:val="24"/>
        </w:rPr>
        <w:t>p</w:t>
      </w:r>
      <w:r w:rsidRPr="00CD5999">
        <w:rPr>
          <w:rFonts w:ascii="Calibri" w:hAnsi="Calibri" w:cs="Calibri"/>
          <w:i/>
          <w:iCs/>
          <w:noProof/>
          <w:sz w:val="18"/>
          <w:szCs w:val="24"/>
        </w:rPr>
        <w:t xml:space="preserve">opulation and </w:t>
      </w:r>
      <w:r w:rsidR="007E12C8">
        <w:rPr>
          <w:rFonts w:ascii="Calibri" w:hAnsi="Calibri" w:cs="Calibri"/>
          <w:i/>
          <w:iCs/>
          <w:noProof/>
          <w:sz w:val="18"/>
          <w:szCs w:val="24"/>
        </w:rPr>
        <w:t>h</w:t>
      </w:r>
      <w:r w:rsidRPr="00CD5999">
        <w:rPr>
          <w:rFonts w:ascii="Calibri" w:hAnsi="Calibri" w:cs="Calibri"/>
          <w:i/>
          <w:iCs/>
          <w:noProof/>
          <w:sz w:val="18"/>
          <w:szCs w:val="24"/>
        </w:rPr>
        <w:t xml:space="preserve">uman </w:t>
      </w:r>
      <w:r w:rsidR="007E12C8">
        <w:rPr>
          <w:rFonts w:ascii="Calibri" w:hAnsi="Calibri" w:cs="Calibri"/>
          <w:i/>
          <w:iCs/>
          <w:noProof/>
          <w:sz w:val="18"/>
          <w:szCs w:val="24"/>
        </w:rPr>
        <w:t>c</w:t>
      </w:r>
      <w:r w:rsidRPr="00CD5999">
        <w:rPr>
          <w:rFonts w:ascii="Calibri" w:hAnsi="Calibri" w:cs="Calibri"/>
          <w:i/>
          <w:iCs/>
          <w:noProof/>
          <w:sz w:val="18"/>
          <w:szCs w:val="24"/>
        </w:rPr>
        <w:t xml:space="preserve">apital in the </w:t>
      </w:r>
      <w:r w:rsidR="007E12C8">
        <w:rPr>
          <w:rFonts w:ascii="Calibri" w:hAnsi="Calibri" w:cs="Calibri"/>
          <w:i/>
          <w:iCs/>
          <w:noProof/>
          <w:sz w:val="18"/>
          <w:szCs w:val="24"/>
        </w:rPr>
        <w:t>t</w:t>
      </w:r>
      <w:r w:rsidRPr="00CD5999">
        <w:rPr>
          <w:rFonts w:ascii="Calibri" w:hAnsi="Calibri" w:cs="Calibri"/>
          <w:i/>
          <w:iCs/>
          <w:noProof/>
          <w:sz w:val="18"/>
          <w:szCs w:val="24"/>
        </w:rPr>
        <w:t>wenty-</w:t>
      </w:r>
      <w:r w:rsidR="007E12C8">
        <w:rPr>
          <w:rFonts w:ascii="Calibri" w:hAnsi="Calibri" w:cs="Calibri"/>
          <w:i/>
          <w:iCs/>
          <w:noProof/>
          <w:sz w:val="18"/>
          <w:szCs w:val="24"/>
        </w:rPr>
        <w:t>f</w:t>
      </w:r>
      <w:r w:rsidRPr="00CD5999">
        <w:rPr>
          <w:rFonts w:ascii="Calibri" w:hAnsi="Calibri" w:cs="Calibri"/>
          <w:i/>
          <w:iCs/>
          <w:noProof/>
          <w:sz w:val="18"/>
          <w:szCs w:val="24"/>
        </w:rPr>
        <w:t xml:space="preserve">irst </w:t>
      </w:r>
      <w:r w:rsidR="007E12C8">
        <w:rPr>
          <w:rFonts w:ascii="Calibri" w:hAnsi="Calibri" w:cs="Calibri"/>
          <w:i/>
          <w:iCs/>
          <w:noProof/>
          <w:sz w:val="18"/>
          <w:szCs w:val="24"/>
        </w:rPr>
        <w:t>c</w:t>
      </w:r>
      <w:r w:rsidRPr="00CD5999">
        <w:rPr>
          <w:rFonts w:ascii="Calibri" w:hAnsi="Calibri" w:cs="Calibri"/>
          <w:i/>
          <w:iCs/>
          <w:noProof/>
          <w:sz w:val="18"/>
          <w:szCs w:val="24"/>
        </w:rPr>
        <w:t>entury</w:t>
      </w:r>
      <w:r w:rsidRPr="00CD5999">
        <w:rPr>
          <w:rFonts w:ascii="Calibri" w:hAnsi="Calibri" w:cs="Calibri"/>
          <w:noProof/>
          <w:sz w:val="18"/>
          <w:szCs w:val="24"/>
        </w:rPr>
        <w:t>. Oxford: Oxford Univer</w:t>
      </w:r>
      <w:r w:rsidR="001818AD">
        <w:rPr>
          <w:rFonts w:ascii="Calibri" w:hAnsi="Calibri" w:cs="Calibri"/>
          <w:noProof/>
          <w:sz w:val="18"/>
          <w:szCs w:val="24"/>
        </w:rPr>
        <w:t>sity Press.</w:t>
      </w:r>
    </w:p>
    <w:p w14:paraId="22FFF7B8" w14:textId="7EAEF4B4"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del w:id="335" w:author="Serena Pattaro" w:date="2018-05-11T13:25:00Z">
        <w:r w:rsidRPr="00CD5999" w:rsidDel="00F51CE8">
          <w:rPr>
            <w:rFonts w:ascii="Calibri" w:hAnsi="Calibri" w:cs="Calibri"/>
            <w:noProof/>
            <w:sz w:val="18"/>
            <w:szCs w:val="24"/>
          </w:rPr>
          <w:delText>Lutz, W. and Skirbekk, V. (2005)</w:delText>
        </w:r>
        <w:r w:rsidR="0041075A" w:rsidDel="00F51CE8">
          <w:rPr>
            <w:rFonts w:ascii="Calibri" w:hAnsi="Calibri" w:cs="Calibri"/>
            <w:noProof/>
            <w:sz w:val="18"/>
            <w:szCs w:val="24"/>
          </w:rPr>
          <w:delText>.</w:delText>
        </w:r>
        <w:r w:rsidRPr="00CD5999" w:rsidDel="00F51CE8">
          <w:rPr>
            <w:rFonts w:ascii="Calibri" w:hAnsi="Calibri" w:cs="Calibri"/>
            <w:noProof/>
            <w:sz w:val="18"/>
            <w:szCs w:val="24"/>
          </w:rPr>
          <w:delText xml:space="preserve"> Policies </w:delText>
        </w:r>
        <w:r w:rsidR="007E12C8" w:rsidDel="00F51CE8">
          <w:rPr>
            <w:rFonts w:ascii="Calibri" w:hAnsi="Calibri" w:cs="Calibri"/>
            <w:noProof/>
            <w:sz w:val="18"/>
            <w:szCs w:val="24"/>
          </w:rPr>
          <w:delText>a</w:delText>
        </w:r>
        <w:r w:rsidRPr="00CD5999" w:rsidDel="00F51CE8">
          <w:rPr>
            <w:rFonts w:ascii="Calibri" w:hAnsi="Calibri" w:cs="Calibri"/>
            <w:noProof/>
            <w:sz w:val="18"/>
            <w:szCs w:val="24"/>
          </w:rPr>
          <w:delText xml:space="preserve">ddressing the </w:delText>
        </w:r>
        <w:r w:rsidR="007E12C8" w:rsidDel="00F51CE8">
          <w:rPr>
            <w:rFonts w:ascii="Calibri" w:hAnsi="Calibri" w:cs="Calibri"/>
            <w:noProof/>
            <w:sz w:val="18"/>
            <w:szCs w:val="24"/>
          </w:rPr>
          <w:delText>t</w:delText>
        </w:r>
        <w:r w:rsidRPr="00CD5999" w:rsidDel="00F51CE8">
          <w:rPr>
            <w:rFonts w:ascii="Calibri" w:hAnsi="Calibri" w:cs="Calibri"/>
            <w:noProof/>
            <w:sz w:val="18"/>
            <w:szCs w:val="24"/>
          </w:rPr>
          <w:delText xml:space="preserve">empo </w:delText>
        </w:r>
        <w:r w:rsidR="007E12C8" w:rsidDel="00F51CE8">
          <w:rPr>
            <w:rFonts w:ascii="Calibri" w:hAnsi="Calibri" w:cs="Calibri"/>
            <w:noProof/>
            <w:sz w:val="18"/>
            <w:szCs w:val="24"/>
          </w:rPr>
          <w:delText>e</w:delText>
        </w:r>
        <w:r w:rsidRPr="00CD5999" w:rsidDel="00F51CE8">
          <w:rPr>
            <w:rFonts w:ascii="Calibri" w:hAnsi="Calibri" w:cs="Calibri"/>
            <w:noProof/>
            <w:sz w:val="18"/>
            <w:szCs w:val="24"/>
          </w:rPr>
          <w:delText xml:space="preserve">ffect in </w:delText>
        </w:r>
        <w:r w:rsidR="007E12C8" w:rsidDel="00F51CE8">
          <w:rPr>
            <w:rFonts w:ascii="Calibri" w:hAnsi="Calibri" w:cs="Calibri"/>
            <w:noProof/>
            <w:sz w:val="18"/>
            <w:szCs w:val="24"/>
          </w:rPr>
          <w:delText>l</w:delText>
        </w:r>
        <w:r w:rsidRPr="00CD5999" w:rsidDel="00F51CE8">
          <w:rPr>
            <w:rFonts w:ascii="Calibri" w:hAnsi="Calibri" w:cs="Calibri"/>
            <w:noProof/>
            <w:sz w:val="18"/>
            <w:szCs w:val="24"/>
          </w:rPr>
          <w:delText>ow-</w:delText>
        </w:r>
        <w:r w:rsidR="007E12C8" w:rsidDel="00F51CE8">
          <w:rPr>
            <w:rFonts w:ascii="Calibri" w:hAnsi="Calibri" w:cs="Calibri"/>
            <w:noProof/>
            <w:sz w:val="18"/>
            <w:szCs w:val="24"/>
          </w:rPr>
          <w:delText>f</w:delText>
        </w:r>
        <w:r w:rsidRPr="00CD5999" w:rsidDel="00F51CE8">
          <w:rPr>
            <w:rFonts w:ascii="Calibri" w:hAnsi="Calibri" w:cs="Calibri"/>
            <w:noProof/>
            <w:sz w:val="18"/>
            <w:szCs w:val="24"/>
          </w:rPr>
          <w:delText>ertility</w:delText>
        </w:r>
        <w:r w:rsidR="007E12C8" w:rsidDel="00F51CE8">
          <w:rPr>
            <w:rFonts w:ascii="Calibri" w:hAnsi="Calibri" w:cs="Calibri"/>
            <w:noProof/>
            <w:sz w:val="18"/>
            <w:szCs w:val="24"/>
          </w:rPr>
          <w:delText xml:space="preserve"> countries. </w:delText>
        </w:r>
        <w:r w:rsidRPr="00CD5999" w:rsidDel="00F51CE8">
          <w:rPr>
            <w:rFonts w:ascii="Calibri" w:hAnsi="Calibri" w:cs="Calibri"/>
            <w:i/>
            <w:iCs/>
            <w:noProof/>
            <w:sz w:val="18"/>
            <w:szCs w:val="24"/>
          </w:rPr>
          <w:delText>Population and Development Review</w:delText>
        </w:r>
        <w:r w:rsidR="007E12C8" w:rsidDel="00F51CE8">
          <w:rPr>
            <w:rFonts w:ascii="Calibri" w:hAnsi="Calibri" w:cs="Calibri"/>
            <w:noProof/>
            <w:sz w:val="18"/>
            <w:szCs w:val="24"/>
          </w:rPr>
          <w:delText xml:space="preserve"> 31(4): </w:delText>
        </w:r>
        <w:r w:rsidRPr="00CD5999" w:rsidDel="00F51CE8">
          <w:rPr>
            <w:rFonts w:ascii="Calibri" w:hAnsi="Calibri" w:cs="Calibri"/>
            <w:noProof/>
            <w:sz w:val="18"/>
            <w:szCs w:val="24"/>
          </w:rPr>
          <w:delText>699–720.</w:delText>
        </w:r>
      </w:del>
    </w:p>
    <w:p w14:paraId="50CEFFD2" w14:textId="77777777"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 xml:space="preserve">Max Planck Institute for Demographic Research (Germany) and Vienna Institute of Demography (Austria) (2015) </w:t>
      </w:r>
      <w:r w:rsidRPr="00CD5999">
        <w:rPr>
          <w:rFonts w:ascii="Calibri" w:hAnsi="Calibri" w:cs="Calibri"/>
          <w:i/>
          <w:iCs/>
          <w:noProof/>
          <w:sz w:val="18"/>
          <w:szCs w:val="24"/>
        </w:rPr>
        <w:t>Human Fertility Collection</w:t>
      </w:r>
      <w:r w:rsidRPr="00CD5999">
        <w:rPr>
          <w:rFonts w:ascii="Calibri" w:hAnsi="Calibri" w:cs="Calibri"/>
          <w:noProof/>
          <w:sz w:val="18"/>
          <w:szCs w:val="24"/>
        </w:rPr>
        <w:t>. Available at: http://www.fertilitydata.org/cgi-bin/terms.php (Accessed: 19 November 2016).</w:t>
      </w:r>
    </w:p>
    <w:p w14:paraId="3038FB0C" w14:textId="77777777"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 xml:space="preserve">Max Planck Institute for Demographic Research (Germany) and Vienna Institute of Demography (Austria) (2016) </w:t>
      </w:r>
      <w:r w:rsidRPr="00CD5999">
        <w:rPr>
          <w:rFonts w:ascii="Calibri" w:hAnsi="Calibri" w:cs="Calibri"/>
          <w:i/>
          <w:iCs/>
          <w:noProof/>
          <w:sz w:val="18"/>
          <w:szCs w:val="24"/>
        </w:rPr>
        <w:t>Human Fertility Database</w:t>
      </w:r>
      <w:r w:rsidRPr="00CD5999">
        <w:rPr>
          <w:rFonts w:ascii="Calibri" w:hAnsi="Calibri" w:cs="Calibri"/>
          <w:noProof/>
          <w:sz w:val="18"/>
          <w:szCs w:val="24"/>
        </w:rPr>
        <w:t>. Available at: www.humanfertility.org (Accessed: 1 January 2015).</w:t>
      </w:r>
    </w:p>
    <w:p w14:paraId="4FE00E25" w14:textId="19A89C80"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McDonald, P. (2006)</w:t>
      </w:r>
      <w:r w:rsidR="0041075A">
        <w:rPr>
          <w:rFonts w:ascii="Calibri" w:hAnsi="Calibri" w:cs="Calibri"/>
          <w:noProof/>
          <w:sz w:val="18"/>
          <w:szCs w:val="24"/>
        </w:rPr>
        <w:t>.</w:t>
      </w:r>
      <w:r w:rsidR="007E12C8">
        <w:rPr>
          <w:rFonts w:ascii="Calibri" w:hAnsi="Calibri" w:cs="Calibri"/>
          <w:noProof/>
          <w:sz w:val="18"/>
          <w:szCs w:val="24"/>
        </w:rPr>
        <w:t xml:space="preserve"> </w:t>
      </w:r>
      <w:r w:rsidRPr="00CD5999">
        <w:rPr>
          <w:rFonts w:ascii="Calibri" w:hAnsi="Calibri" w:cs="Calibri"/>
          <w:noProof/>
          <w:sz w:val="18"/>
          <w:szCs w:val="24"/>
        </w:rPr>
        <w:t xml:space="preserve">Low fertility and the </w:t>
      </w:r>
      <w:r w:rsidR="007E12C8">
        <w:rPr>
          <w:rFonts w:ascii="Calibri" w:hAnsi="Calibri" w:cs="Calibri"/>
          <w:noProof/>
          <w:sz w:val="18"/>
          <w:szCs w:val="24"/>
        </w:rPr>
        <w:t xml:space="preserve">state: The efficacy of policy. </w:t>
      </w:r>
      <w:r w:rsidRPr="00CD5999">
        <w:rPr>
          <w:rFonts w:ascii="Calibri" w:hAnsi="Calibri" w:cs="Calibri"/>
          <w:i/>
          <w:iCs/>
          <w:noProof/>
          <w:sz w:val="18"/>
          <w:szCs w:val="24"/>
        </w:rPr>
        <w:t>Population and Development Review</w:t>
      </w:r>
      <w:r w:rsidR="007E12C8">
        <w:rPr>
          <w:rFonts w:ascii="Calibri" w:hAnsi="Calibri" w:cs="Calibri"/>
          <w:i/>
          <w:iCs/>
          <w:noProof/>
          <w:sz w:val="18"/>
          <w:szCs w:val="24"/>
        </w:rPr>
        <w:t xml:space="preserve"> </w:t>
      </w:r>
      <w:r w:rsidR="007E12C8">
        <w:rPr>
          <w:rFonts w:ascii="Calibri" w:hAnsi="Calibri" w:cs="Calibri"/>
          <w:noProof/>
          <w:sz w:val="18"/>
          <w:szCs w:val="24"/>
        </w:rPr>
        <w:t xml:space="preserve">32(3): </w:t>
      </w:r>
      <w:r w:rsidRPr="00CD5999">
        <w:rPr>
          <w:rFonts w:ascii="Calibri" w:hAnsi="Calibri" w:cs="Calibri"/>
          <w:noProof/>
          <w:sz w:val="18"/>
          <w:szCs w:val="24"/>
        </w:rPr>
        <w:t>485–510.</w:t>
      </w:r>
    </w:p>
    <w:p w14:paraId="618B8D43" w14:textId="7CDDC396"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Mills, M. and Blossfeld, H.-P. (2005)</w:t>
      </w:r>
      <w:r w:rsidR="0041075A">
        <w:rPr>
          <w:rFonts w:ascii="Calibri" w:hAnsi="Calibri" w:cs="Calibri"/>
          <w:noProof/>
          <w:sz w:val="18"/>
          <w:szCs w:val="24"/>
        </w:rPr>
        <w:t>.</w:t>
      </w:r>
      <w:r w:rsidR="007E12C8">
        <w:rPr>
          <w:rFonts w:ascii="Calibri" w:hAnsi="Calibri" w:cs="Calibri"/>
          <w:noProof/>
          <w:sz w:val="18"/>
          <w:szCs w:val="24"/>
        </w:rPr>
        <w:t xml:space="preserve"> </w:t>
      </w:r>
      <w:r w:rsidRPr="00CD5999">
        <w:rPr>
          <w:rFonts w:ascii="Calibri" w:hAnsi="Calibri" w:cs="Calibri"/>
          <w:noProof/>
          <w:sz w:val="18"/>
          <w:szCs w:val="24"/>
        </w:rPr>
        <w:t>Globalization, uncertain</w:t>
      </w:r>
      <w:r w:rsidR="007E12C8">
        <w:rPr>
          <w:rFonts w:ascii="Calibri" w:hAnsi="Calibri" w:cs="Calibri"/>
          <w:noProof/>
          <w:sz w:val="18"/>
          <w:szCs w:val="24"/>
        </w:rPr>
        <w:t>ty and the early life course I</w:t>
      </w:r>
      <w:r w:rsidRPr="00CD5999">
        <w:rPr>
          <w:rFonts w:ascii="Calibri" w:hAnsi="Calibri" w:cs="Calibri"/>
          <w:noProof/>
          <w:sz w:val="18"/>
          <w:szCs w:val="24"/>
        </w:rPr>
        <w:t>n Blossfeld, H.-P. et al. (eds</w:t>
      </w:r>
      <w:r w:rsidR="007E12C8">
        <w:rPr>
          <w:rFonts w:ascii="Calibri" w:hAnsi="Calibri" w:cs="Calibri"/>
          <w:noProof/>
          <w:sz w:val="18"/>
          <w:szCs w:val="24"/>
        </w:rPr>
        <w:t>.</w:t>
      </w:r>
      <w:r w:rsidRPr="00CD5999">
        <w:rPr>
          <w:rFonts w:ascii="Calibri" w:hAnsi="Calibri" w:cs="Calibri"/>
          <w:noProof/>
          <w:sz w:val="18"/>
          <w:szCs w:val="24"/>
        </w:rPr>
        <w:t>)</w:t>
      </w:r>
      <w:r w:rsidR="007E12C8">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Globalization, uncertainty and youth in society</w:t>
      </w:r>
      <w:r w:rsidRPr="00CD5999">
        <w:rPr>
          <w:rFonts w:ascii="Calibri" w:hAnsi="Calibri" w:cs="Calibri"/>
          <w:noProof/>
          <w:sz w:val="18"/>
          <w:szCs w:val="24"/>
        </w:rPr>
        <w:t>. London: Routledge</w:t>
      </w:r>
      <w:r w:rsidR="007E12C8">
        <w:rPr>
          <w:rFonts w:ascii="Calibri" w:hAnsi="Calibri" w:cs="Calibri"/>
          <w:noProof/>
          <w:sz w:val="18"/>
          <w:szCs w:val="24"/>
        </w:rPr>
        <w:t>:</w:t>
      </w:r>
      <w:r w:rsidRPr="00CD5999">
        <w:rPr>
          <w:rFonts w:ascii="Calibri" w:hAnsi="Calibri" w:cs="Calibri"/>
          <w:noProof/>
          <w:sz w:val="18"/>
          <w:szCs w:val="24"/>
        </w:rPr>
        <w:t xml:space="preserve"> 1–23.</w:t>
      </w:r>
    </w:p>
    <w:p w14:paraId="41B72BCA" w14:textId="0B13800C"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Montgomery, M. R. and Casterline, J. B. (1996)</w:t>
      </w:r>
      <w:r w:rsidR="0041075A">
        <w:rPr>
          <w:rFonts w:ascii="Calibri" w:hAnsi="Calibri" w:cs="Calibri"/>
          <w:noProof/>
          <w:sz w:val="18"/>
          <w:szCs w:val="24"/>
        </w:rPr>
        <w:t>.</w:t>
      </w:r>
      <w:r w:rsidR="007E12C8">
        <w:rPr>
          <w:rFonts w:ascii="Calibri" w:hAnsi="Calibri" w:cs="Calibri"/>
          <w:noProof/>
          <w:sz w:val="18"/>
          <w:szCs w:val="24"/>
        </w:rPr>
        <w:t xml:space="preserve"> </w:t>
      </w:r>
      <w:r w:rsidRPr="00CD5999">
        <w:rPr>
          <w:rFonts w:ascii="Calibri" w:hAnsi="Calibri" w:cs="Calibri"/>
          <w:noProof/>
          <w:sz w:val="18"/>
          <w:szCs w:val="24"/>
        </w:rPr>
        <w:t xml:space="preserve">Social Influence, </w:t>
      </w:r>
      <w:r w:rsidR="007E12C8">
        <w:rPr>
          <w:rFonts w:ascii="Calibri" w:hAnsi="Calibri" w:cs="Calibri"/>
          <w:noProof/>
          <w:sz w:val="18"/>
          <w:szCs w:val="24"/>
        </w:rPr>
        <w:t>s</w:t>
      </w:r>
      <w:r w:rsidRPr="00CD5999">
        <w:rPr>
          <w:rFonts w:ascii="Calibri" w:hAnsi="Calibri" w:cs="Calibri"/>
          <w:noProof/>
          <w:sz w:val="18"/>
          <w:szCs w:val="24"/>
        </w:rPr>
        <w:t xml:space="preserve">ocial </w:t>
      </w:r>
      <w:r w:rsidR="007E12C8">
        <w:rPr>
          <w:rFonts w:ascii="Calibri" w:hAnsi="Calibri" w:cs="Calibri"/>
          <w:noProof/>
          <w:sz w:val="18"/>
          <w:szCs w:val="24"/>
        </w:rPr>
        <w:t>l</w:t>
      </w:r>
      <w:r w:rsidRPr="00CD5999">
        <w:rPr>
          <w:rFonts w:ascii="Calibri" w:hAnsi="Calibri" w:cs="Calibri"/>
          <w:noProof/>
          <w:sz w:val="18"/>
          <w:szCs w:val="24"/>
        </w:rPr>
        <w:t xml:space="preserve">earning, and </w:t>
      </w:r>
      <w:r w:rsidR="007E12C8">
        <w:rPr>
          <w:rFonts w:ascii="Calibri" w:hAnsi="Calibri" w:cs="Calibri"/>
          <w:noProof/>
          <w:sz w:val="18"/>
          <w:szCs w:val="24"/>
        </w:rPr>
        <w:t>n</w:t>
      </w:r>
      <w:r w:rsidRPr="00CD5999">
        <w:rPr>
          <w:rFonts w:ascii="Calibri" w:hAnsi="Calibri" w:cs="Calibri"/>
          <w:noProof/>
          <w:sz w:val="18"/>
          <w:szCs w:val="24"/>
        </w:rPr>
        <w:t xml:space="preserve">ew </w:t>
      </w:r>
      <w:r w:rsidR="007E12C8">
        <w:rPr>
          <w:rFonts w:ascii="Calibri" w:hAnsi="Calibri" w:cs="Calibri"/>
          <w:noProof/>
          <w:sz w:val="18"/>
          <w:szCs w:val="24"/>
        </w:rPr>
        <w:t>m</w:t>
      </w:r>
      <w:r w:rsidRPr="00CD5999">
        <w:rPr>
          <w:rFonts w:ascii="Calibri" w:hAnsi="Calibri" w:cs="Calibri"/>
          <w:noProof/>
          <w:sz w:val="18"/>
          <w:szCs w:val="24"/>
        </w:rPr>
        <w:t xml:space="preserve">odels of </w:t>
      </w:r>
      <w:r w:rsidR="007E12C8">
        <w:rPr>
          <w:rFonts w:ascii="Calibri" w:hAnsi="Calibri" w:cs="Calibri"/>
          <w:noProof/>
          <w:sz w:val="18"/>
          <w:szCs w:val="24"/>
        </w:rPr>
        <w:t>f</w:t>
      </w:r>
      <w:r w:rsidRPr="00CD5999">
        <w:rPr>
          <w:rFonts w:ascii="Calibri" w:hAnsi="Calibri" w:cs="Calibri"/>
          <w:noProof/>
          <w:sz w:val="18"/>
          <w:szCs w:val="24"/>
        </w:rPr>
        <w:t xml:space="preserve">ertlity’, </w:t>
      </w:r>
      <w:r w:rsidRPr="00CD5999">
        <w:rPr>
          <w:rFonts w:ascii="Calibri" w:hAnsi="Calibri" w:cs="Calibri"/>
          <w:i/>
          <w:iCs/>
          <w:noProof/>
          <w:sz w:val="18"/>
          <w:szCs w:val="24"/>
        </w:rPr>
        <w:t>Population and Development Review</w:t>
      </w:r>
      <w:r w:rsidR="007E12C8">
        <w:rPr>
          <w:rFonts w:ascii="Calibri" w:hAnsi="Calibri" w:cs="Calibri"/>
          <w:noProof/>
          <w:sz w:val="18"/>
          <w:szCs w:val="24"/>
        </w:rPr>
        <w:t xml:space="preserve"> 22: </w:t>
      </w:r>
      <w:r w:rsidRPr="00CD5999">
        <w:rPr>
          <w:rFonts w:ascii="Calibri" w:hAnsi="Calibri" w:cs="Calibri"/>
          <w:noProof/>
          <w:sz w:val="18"/>
          <w:szCs w:val="24"/>
        </w:rPr>
        <w:t>151–175.</w:t>
      </w:r>
    </w:p>
    <w:p w14:paraId="2B17C62A" w14:textId="30A5771C"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Myrskylä, M., Goldstein, J. R.</w:t>
      </w:r>
      <w:r w:rsidR="007E12C8">
        <w:rPr>
          <w:rFonts w:ascii="Calibri" w:hAnsi="Calibri" w:cs="Calibri"/>
          <w:noProof/>
          <w:sz w:val="18"/>
          <w:szCs w:val="24"/>
        </w:rPr>
        <w:t>,</w:t>
      </w:r>
      <w:r w:rsidRPr="00CD5999">
        <w:rPr>
          <w:rFonts w:ascii="Calibri" w:hAnsi="Calibri" w:cs="Calibri"/>
          <w:noProof/>
          <w:sz w:val="18"/>
          <w:szCs w:val="24"/>
        </w:rPr>
        <w:t xml:space="preserve"> and Cheng, Y. A. (2013)</w:t>
      </w:r>
      <w:r w:rsidR="00FC5BFD">
        <w:rPr>
          <w:rFonts w:ascii="Calibri" w:hAnsi="Calibri" w:cs="Calibri"/>
          <w:noProof/>
          <w:sz w:val="18"/>
          <w:szCs w:val="24"/>
        </w:rPr>
        <w:t>.</w:t>
      </w:r>
      <w:r w:rsidR="007E12C8">
        <w:rPr>
          <w:rFonts w:ascii="Calibri" w:hAnsi="Calibri" w:cs="Calibri"/>
          <w:noProof/>
          <w:sz w:val="18"/>
          <w:szCs w:val="24"/>
        </w:rPr>
        <w:t xml:space="preserve"> New cohort fertility f</w:t>
      </w:r>
      <w:r w:rsidRPr="00CD5999">
        <w:rPr>
          <w:rFonts w:ascii="Calibri" w:hAnsi="Calibri" w:cs="Calibri"/>
          <w:noProof/>
          <w:sz w:val="18"/>
          <w:szCs w:val="24"/>
        </w:rPr>
        <w:t xml:space="preserve">orecasts for the </w:t>
      </w:r>
      <w:r w:rsidR="007E12C8">
        <w:rPr>
          <w:rFonts w:ascii="Calibri" w:hAnsi="Calibri" w:cs="Calibri"/>
          <w:noProof/>
          <w:sz w:val="18"/>
          <w:szCs w:val="24"/>
        </w:rPr>
        <w:t>d</w:t>
      </w:r>
      <w:r w:rsidRPr="00CD5999">
        <w:rPr>
          <w:rFonts w:ascii="Calibri" w:hAnsi="Calibri" w:cs="Calibri"/>
          <w:noProof/>
          <w:sz w:val="18"/>
          <w:szCs w:val="24"/>
        </w:rPr>
        <w:t xml:space="preserve">eveloped </w:t>
      </w:r>
      <w:r w:rsidR="007E12C8">
        <w:rPr>
          <w:rFonts w:ascii="Calibri" w:hAnsi="Calibri" w:cs="Calibri"/>
          <w:noProof/>
          <w:sz w:val="18"/>
          <w:szCs w:val="24"/>
        </w:rPr>
        <w:t xml:space="preserve">world : Rises, falls and reversals 39(1): </w:t>
      </w:r>
      <w:r w:rsidRPr="00CD5999">
        <w:rPr>
          <w:rFonts w:ascii="Calibri" w:hAnsi="Calibri" w:cs="Calibri"/>
          <w:noProof/>
          <w:sz w:val="18"/>
          <w:szCs w:val="24"/>
        </w:rPr>
        <w:t>31–56.</w:t>
      </w:r>
    </w:p>
    <w:p w14:paraId="4A1A14AC" w14:textId="3D2CDCB5"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Neuwirth, E. (2014)</w:t>
      </w:r>
      <w:r w:rsidR="00FC5BFD">
        <w:rPr>
          <w:rFonts w:ascii="Calibri" w:hAnsi="Calibri" w:cs="Calibri"/>
          <w:noProof/>
          <w:sz w:val="18"/>
          <w:szCs w:val="24"/>
        </w:rPr>
        <w:t>.</w:t>
      </w:r>
      <w:r w:rsidR="007E12C8">
        <w:rPr>
          <w:rFonts w:ascii="Calibri" w:hAnsi="Calibri" w:cs="Calibri"/>
          <w:noProof/>
          <w:sz w:val="18"/>
          <w:szCs w:val="24"/>
        </w:rPr>
        <w:t xml:space="preserve"> </w:t>
      </w:r>
      <w:r w:rsidRPr="00CD5999">
        <w:rPr>
          <w:rFonts w:ascii="Calibri" w:hAnsi="Calibri" w:cs="Calibri"/>
          <w:noProof/>
          <w:sz w:val="18"/>
          <w:szCs w:val="24"/>
        </w:rPr>
        <w:t>RCo</w:t>
      </w:r>
      <w:r w:rsidR="007E12C8">
        <w:rPr>
          <w:rFonts w:ascii="Calibri" w:hAnsi="Calibri" w:cs="Calibri"/>
          <w:noProof/>
          <w:sz w:val="18"/>
          <w:szCs w:val="24"/>
        </w:rPr>
        <w:t>lorBrewer: ColorBrewer Palettes</w:t>
      </w:r>
      <w:r w:rsidRPr="00CD5999">
        <w:rPr>
          <w:rFonts w:ascii="Calibri" w:hAnsi="Calibri" w:cs="Calibri"/>
          <w:noProof/>
          <w:sz w:val="18"/>
          <w:szCs w:val="24"/>
        </w:rPr>
        <w:t>.</w:t>
      </w:r>
    </w:p>
    <w:p w14:paraId="6597D509" w14:textId="3F947367"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Notestein, F. W. (1945)</w:t>
      </w:r>
      <w:r w:rsidR="00FC5BFD">
        <w:rPr>
          <w:rFonts w:ascii="Calibri" w:hAnsi="Calibri" w:cs="Calibri"/>
          <w:noProof/>
          <w:sz w:val="18"/>
          <w:szCs w:val="24"/>
        </w:rPr>
        <w:t>.</w:t>
      </w:r>
      <w:r w:rsidR="007E12C8">
        <w:rPr>
          <w:rFonts w:ascii="Calibri" w:hAnsi="Calibri" w:cs="Calibri"/>
          <w:noProof/>
          <w:sz w:val="18"/>
          <w:szCs w:val="24"/>
        </w:rPr>
        <w:t xml:space="preserve"> </w:t>
      </w:r>
      <w:r w:rsidRPr="00CD5999">
        <w:rPr>
          <w:rFonts w:ascii="Calibri" w:hAnsi="Calibri" w:cs="Calibri"/>
          <w:noProof/>
          <w:sz w:val="18"/>
          <w:szCs w:val="24"/>
        </w:rPr>
        <w:t>Population:</w:t>
      </w:r>
      <w:r w:rsidR="007E12C8">
        <w:rPr>
          <w:rFonts w:ascii="Calibri" w:hAnsi="Calibri" w:cs="Calibri"/>
          <w:noProof/>
          <w:sz w:val="18"/>
          <w:szCs w:val="24"/>
        </w:rPr>
        <w:t xml:space="preserve"> The long view. I</w:t>
      </w:r>
      <w:r w:rsidRPr="00CD5999">
        <w:rPr>
          <w:rFonts w:ascii="Calibri" w:hAnsi="Calibri" w:cs="Calibri"/>
          <w:noProof/>
          <w:sz w:val="18"/>
          <w:szCs w:val="24"/>
        </w:rPr>
        <w:t>n Schultz, T. (ed.)</w:t>
      </w:r>
      <w:r w:rsidR="007E12C8">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 xml:space="preserve">Food for the </w:t>
      </w:r>
      <w:r w:rsidR="007E12C8">
        <w:rPr>
          <w:rFonts w:ascii="Calibri" w:hAnsi="Calibri" w:cs="Calibri"/>
          <w:i/>
          <w:iCs/>
          <w:noProof/>
          <w:sz w:val="18"/>
          <w:szCs w:val="24"/>
        </w:rPr>
        <w:t>w</w:t>
      </w:r>
      <w:r w:rsidRPr="00CD5999">
        <w:rPr>
          <w:rFonts w:ascii="Calibri" w:hAnsi="Calibri" w:cs="Calibri"/>
          <w:i/>
          <w:iCs/>
          <w:noProof/>
          <w:sz w:val="18"/>
          <w:szCs w:val="24"/>
        </w:rPr>
        <w:t>orld</w:t>
      </w:r>
      <w:r w:rsidRPr="00CD5999">
        <w:rPr>
          <w:rFonts w:ascii="Calibri" w:hAnsi="Calibri" w:cs="Calibri"/>
          <w:noProof/>
          <w:sz w:val="18"/>
          <w:szCs w:val="24"/>
        </w:rPr>
        <w:t>. Chicago: Chicago University Press</w:t>
      </w:r>
      <w:r w:rsidR="007E12C8">
        <w:rPr>
          <w:rFonts w:ascii="Calibri" w:hAnsi="Calibri" w:cs="Calibri"/>
          <w:noProof/>
          <w:sz w:val="18"/>
          <w:szCs w:val="24"/>
        </w:rPr>
        <w:t>:</w:t>
      </w:r>
      <w:r w:rsidRPr="00CD5999">
        <w:rPr>
          <w:rFonts w:ascii="Calibri" w:hAnsi="Calibri" w:cs="Calibri"/>
          <w:noProof/>
          <w:sz w:val="18"/>
          <w:szCs w:val="24"/>
        </w:rPr>
        <w:t xml:space="preserve"> 36–57.</w:t>
      </w:r>
    </w:p>
    <w:p w14:paraId="0CD4B036" w14:textId="704EE90B"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del w:id="336" w:author="Serena Pattaro" w:date="2018-05-11T13:25:00Z">
        <w:r w:rsidRPr="00CD5999" w:rsidDel="00F51CE8">
          <w:rPr>
            <w:rFonts w:ascii="Calibri" w:hAnsi="Calibri" w:cs="Calibri"/>
            <w:noProof/>
            <w:sz w:val="18"/>
            <w:szCs w:val="24"/>
          </w:rPr>
          <w:delText>Notestein, F. W. (1953)</w:delText>
        </w:r>
        <w:r w:rsidR="00FC5BFD" w:rsidDel="00F51CE8">
          <w:rPr>
            <w:rFonts w:ascii="Calibri" w:hAnsi="Calibri" w:cs="Calibri"/>
            <w:noProof/>
            <w:sz w:val="18"/>
            <w:szCs w:val="24"/>
          </w:rPr>
          <w:delText>.</w:delText>
        </w:r>
        <w:r w:rsidR="007E12C8" w:rsidDel="00F51CE8">
          <w:rPr>
            <w:rFonts w:ascii="Calibri" w:hAnsi="Calibri" w:cs="Calibri"/>
            <w:noProof/>
            <w:sz w:val="18"/>
            <w:szCs w:val="24"/>
          </w:rPr>
          <w:delText xml:space="preserve"> </w:delText>
        </w:r>
        <w:r w:rsidRPr="00CD5999" w:rsidDel="00F51CE8">
          <w:rPr>
            <w:rFonts w:ascii="Calibri" w:hAnsi="Calibri" w:cs="Calibri"/>
            <w:noProof/>
            <w:sz w:val="18"/>
            <w:szCs w:val="24"/>
          </w:rPr>
          <w:delText>Economic problems of population change</w:delText>
        </w:r>
        <w:r w:rsidR="007E12C8" w:rsidDel="00F51CE8">
          <w:rPr>
            <w:rFonts w:ascii="Calibri" w:hAnsi="Calibri" w:cs="Calibri"/>
            <w:noProof/>
            <w:sz w:val="18"/>
            <w:szCs w:val="24"/>
          </w:rPr>
          <w:delText>. I</w:delText>
        </w:r>
        <w:r w:rsidRPr="00CD5999" w:rsidDel="00F51CE8">
          <w:rPr>
            <w:rFonts w:ascii="Calibri" w:hAnsi="Calibri" w:cs="Calibri"/>
            <w:noProof/>
            <w:sz w:val="18"/>
            <w:szCs w:val="24"/>
          </w:rPr>
          <w:delText xml:space="preserve">n </w:delText>
        </w:r>
        <w:r w:rsidRPr="00CD5999" w:rsidDel="00F51CE8">
          <w:rPr>
            <w:rFonts w:ascii="Calibri" w:hAnsi="Calibri" w:cs="Calibri"/>
            <w:i/>
            <w:iCs/>
            <w:noProof/>
            <w:sz w:val="18"/>
            <w:szCs w:val="24"/>
          </w:rPr>
          <w:delText>Proceedings of the Eighth International Conference of Agricultural Economists</w:delText>
        </w:r>
        <w:r w:rsidR="007E12C8" w:rsidDel="00F51CE8">
          <w:rPr>
            <w:rFonts w:ascii="Calibri" w:hAnsi="Calibri" w:cs="Calibri"/>
            <w:noProof/>
            <w:sz w:val="18"/>
            <w:szCs w:val="24"/>
          </w:rPr>
          <w:delText xml:space="preserve">. New York: </w:delText>
        </w:r>
        <w:r w:rsidRPr="00CD5999" w:rsidDel="00F51CE8">
          <w:rPr>
            <w:rFonts w:ascii="Calibri" w:hAnsi="Calibri" w:cs="Calibri"/>
            <w:noProof/>
            <w:sz w:val="18"/>
            <w:szCs w:val="24"/>
          </w:rPr>
          <w:delText>13–31.</w:delText>
        </w:r>
      </w:del>
    </w:p>
    <w:p w14:paraId="5678B758" w14:textId="4F4A42D0"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Oeppen, J. and Vaupel, J. W. (2002)</w:t>
      </w:r>
      <w:r w:rsidR="00FC5BFD">
        <w:rPr>
          <w:rFonts w:ascii="Calibri" w:hAnsi="Calibri" w:cs="Calibri"/>
          <w:noProof/>
          <w:sz w:val="18"/>
          <w:szCs w:val="24"/>
        </w:rPr>
        <w:t>.</w:t>
      </w:r>
      <w:r w:rsidR="007E12C8">
        <w:rPr>
          <w:rFonts w:ascii="Calibri" w:hAnsi="Calibri" w:cs="Calibri"/>
          <w:noProof/>
          <w:sz w:val="18"/>
          <w:szCs w:val="24"/>
        </w:rPr>
        <w:t xml:space="preserve"> </w:t>
      </w:r>
      <w:r w:rsidRPr="00CD5999">
        <w:rPr>
          <w:rFonts w:ascii="Calibri" w:hAnsi="Calibri" w:cs="Calibri"/>
          <w:noProof/>
          <w:sz w:val="18"/>
          <w:szCs w:val="24"/>
        </w:rPr>
        <w:t>Bro</w:t>
      </w:r>
      <w:r w:rsidR="007E12C8">
        <w:rPr>
          <w:rFonts w:ascii="Calibri" w:hAnsi="Calibri" w:cs="Calibri"/>
          <w:noProof/>
          <w:sz w:val="18"/>
          <w:szCs w:val="24"/>
        </w:rPr>
        <w:t xml:space="preserve">ken limits to life expectancy. </w:t>
      </w:r>
      <w:r w:rsidRPr="00CD5999">
        <w:rPr>
          <w:rFonts w:ascii="Calibri" w:hAnsi="Calibri" w:cs="Calibri"/>
          <w:i/>
          <w:iCs/>
          <w:noProof/>
          <w:sz w:val="18"/>
          <w:szCs w:val="24"/>
        </w:rPr>
        <w:t>Science</w:t>
      </w:r>
      <w:r w:rsidR="007E12C8">
        <w:rPr>
          <w:rFonts w:ascii="Calibri" w:hAnsi="Calibri" w:cs="Calibri"/>
          <w:noProof/>
          <w:sz w:val="18"/>
          <w:szCs w:val="24"/>
        </w:rPr>
        <w:t xml:space="preserve"> 296(10 May): </w:t>
      </w:r>
      <w:r w:rsidRPr="00CD5999">
        <w:rPr>
          <w:rFonts w:ascii="Calibri" w:hAnsi="Calibri" w:cs="Calibri"/>
          <w:noProof/>
          <w:sz w:val="18"/>
          <w:szCs w:val="24"/>
        </w:rPr>
        <w:t>1029–1031.</w:t>
      </w:r>
    </w:p>
    <w:p w14:paraId="701E9FDB" w14:textId="6222771F"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Oppenheimer, V. K. (1994)</w:t>
      </w:r>
      <w:r w:rsidR="00FC5BFD">
        <w:rPr>
          <w:rFonts w:ascii="Calibri" w:hAnsi="Calibri" w:cs="Calibri"/>
          <w:noProof/>
          <w:sz w:val="18"/>
          <w:szCs w:val="24"/>
        </w:rPr>
        <w:t>.</w:t>
      </w:r>
      <w:r w:rsidR="007E12C8">
        <w:rPr>
          <w:rFonts w:ascii="Calibri" w:hAnsi="Calibri" w:cs="Calibri"/>
          <w:noProof/>
          <w:sz w:val="18"/>
          <w:szCs w:val="24"/>
        </w:rPr>
        <w:t xml:space="preserve"> </w:t>
      </w:r>
      <w:r w:rsidRPr="00CD5999">
        <w:rPr>
          <w:rFonts w:ascii="Calibri" w:hAnsi="Calibri" w:cs="Calibri"/>
          <w:noProof/>
          <w:sz w:val="18"/>
          <w:szCs w:val="24"/>
        </w:rPr>
        <w:t>Women’s rising employment and the future of the f</w:t>
      </w:r>
      <w:r w:rsidR="007E12C8">
        <w:rPr>
          <w:rFonts w:ascii="Calibri" w:hAnsi="Calibri" w:cs="Calibri"/>
          <w:noProof/>
          <w:sz w:val="18"/>
          <w:szCs w:val="24"/>
        </w:rPr>
        <w:t xml:space="preserve">amily in industrial societies. </w:t>
      </w:r>
      <w:r w:rsidRPr="00CD5999">
        <w:rPr>
          <w:rFonts w:ascii="Calibri" w:hAnsi="Calibri" w:cs="Calibri"/>
          <w:i/>
          <w:iCs/>
          <w:noProof/>
          <w:sz w:val="18"/>
          <w:szCs w:val="24"/>
        </w:rPr>
        <w:t xml:space="preserve">Population and </w:t>
      </w:r>
      <w:r w:rsidR="007E12C8">
        <w:rPr>
          <w:rFonts w:ascii="Calibri" w:hAnsi="Calibri" w:cs="Calibri"/>
          <w:i/>
          <w:iCs/>
          <w:noProof/>
          <w:sz w:val="18"/>
          <w:szCs w:val="24"/>
        </w:rPr>
        <w:t>D</w:t>
      </w:r>
      <w:r w:rsidRPr="00CD5999">
        <w:rPr>
          <w:rFonts w:ascii="Calibri" w:hAnsi="Calibri" w:cs="Calibri"/>
          <w:i/>
          <w:iCs/>
          <w:noProof/>
          <w:sz w:val="18"/>
          <w:szCs w:val="24"/>
        </w:rPr>
        <w:t xml:space="preserve">evelopment </w:t>
      </w:r>
      <w:r w:rsidR="007E12C8">
        <w:rPr>
          <w:rFonts w:ascii="Calibri" w:hAnsi="Calibri" w:cs="Calibri"/>
          <w:i/>
          <w:iCs/>
          <w:noProof/>
          <w:sz w:val="18"/>
          <w:szCs w:val="24"/>
        </w:rPr>
        <w:t>R</w:t>
      </w:r>
      <w:r w:rsidRPr="00CD5999">
        <w:rPr>
          <w:rFonts w:ascii="Calibri" w:hAnsi="Calibri" w:cs="Calibri"/>
          <w:i/>
          <w:iCs/>
          <w:noProof/>
          <w:sz w:val="18"/>
          <w:szCs w:val="24"/>
        </w:rPr>
        <w:t>eview</w:t>
      </w:r>
      <w:r w:rsidR="007E12C8">
        <w:rPr>
          <w:rFonts w:ascii="Calibri" w:hAnsi="Calibri" w:cs="Calibri"/>
          <w:noProof/>
          <w:sz w:val="18"/>
          <w:szCs w:val="24"/>
        </w:rPr>
        <w:t xml:space="preserve"> 20(2): </w:t>
      </w:r>
      <w:r w:rsidRPr="00CD5999">
        <w:rPr>
          <w:rFonts w:ascii="Calibri" w:hAnsi="Calibri" w:cs="Calibri"/>
          <w:noProof/>
          <w:sz w:val="18"/>
          <w:szCs w:val="24"/>
        </w:rPr>
        <w:t>293–342.</w:t>
      </w:r>
    </w:p>
    <w:p w14:paraId="61E77C2F" w14:textId="768BA9ED" w:rsidR="00CD5999" w:rsidRPr="007E12C8"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Østby, L. (2002)</w:t>
      </w:r>
      <w:r w:rsidR="00FC5BFD">
        <w:rPr>
          <w:rFonts w:ascii="Calibri" w:hAnsi="Calibri" w:cs="Calibri"/>
          <w:noProof/>
          <w:sz w:val="18"/>
          <w:szCs w:val="24"/>
        </w:rPr>
        <w:t>.</w:t>
      </w:r>
      <w:r w:rsidRPr="00CD5999">
        <w:rPr>
          <w:rFonts w:ascii="Calibri" w:hAnsi="Calibri" w:cs="Calibri"/>
          <w:noProof/>
          <w:sz w:val="18"/>
          <w:szCs w:val="24"/>
        </w:rPr>
        <w:t xml:space="preserve"> </w:t>
      </w:r>
      <w:r w:rsidRPr="007E12C8">
        <w:rPr>
          <w:rFonts w:ascii="Calibri" w:hAnsi="Calibri" w:cs="Calibri"/>
          <w:iCs/>
          <w:noProof/>
          <w:sz w:val="18"/>
          <w:szCs w:val="24"/>
        </w:rPr>
        <w:t>The demographic characteristics of immigrant population in Norway.</w:t>
      </w:r>
      <w:r w:rsidRPr="00CD5999">
        <w:rPr>
          <w:rFonts w:ascii="Calibri" w:hAnsi="Calibri" w:cs="Calibri"/>
          <w:i/>
          <w:iCs/>
          <w:noProof/>
          <w:sz w:val="18"/>
          <w:szCs w:val="24"/>
        </w:rPr>
        <w:t xml:space="preserve"> </w:t>
      </w:r>
      <w:r w:rsidRPr="00CD5999">
        <w:rPr>
          <w:rFonts w:ascii="Calibri" w:hAnsi="Calibri" w:cs="Calibri"/>
          <w:noProof/>
          <w:sz w:val="18"/>
          <w:szCs w:val="24"/>
        </w:rPr>
        <w:t>Oslo: Statistics Norway</w:t>
      </w:r>
      <w:r w:rsidR="007E12C8" w:rsidRPr="007E12C8">
        <w:rPr>
          <w:rFonts w:ascii="Calibri" w:hAnsi="Calibri" w:cs="Calibri"/>
          <w:b/>
          <w:i/>
          <w:iCs/>
          <w:noProof/>
          <w:sz w:val="18"/>
          <w:szCs w:val="24"/>
        </w:rPr>
        <w:t xml:space="preserve"> </w:t>
      </w:r>
      <w:r w:rsidR="007E12C8" w:rsidRPr="007E12C8">
        <w:rPr>
          <w:rFonts w:ascii="Calibri" w:hAnsi="Calibri" w:cs="Calibri"/>
          <w:iCs/>
          <w:noProof/>
          <w:sz w:val="18"/>
          <w:szCs w:val="24"/>
        </w:rPr>
        <w:t>(</w:t>
      </w:r>
      <w:r w:rsidR="007E12C8">
        <w:rPr>
          <w:rFonts w:ascii="Calibri" w:hAnsi="Calibri" w:cs="Calibri"/>
          <w:iCs/>
          <w:noProof/>
          <w:sz w:val="18"/>
          <w:szCs w:val="24"/>
        </w:rPr>
        <w:t>S</w:t>
      </w:r>
      <w:r w:rsidR="007E12C8" w:rsidRPr="007E12C8">
        <w:rPr>
          <w:rFonts w:ascii="Calibri" w:hAnsi="Calibri" w:cs="Calibri"/>
          <w:iCs/>
          <w:noProof/>
          <w:sz w:val="18"/>
          <w:szCs w:val="24"/>
        </w:rPr>
        <w:t>tatistics Norway Report No. 22)</w:t>
      </w:r>
      <w:r w:rsidRPr="007E12C8">
        <w:rPr>
          <w:rFonts w:ascii="Calibri" w:hAnsi="Calibri" w:cs="Calibri"/>
          <w:noProof/>
          <w:sz w:val="18"/>
          <w:szCs w:val="24"/>
        </w:rPr>
        <w:t>.</w:t>
      </w:r>
    </w:p>
    <w:p w14:paraId="046227AB" w14:textId="651FBD35" w:rsidR="005E194B"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Rindfuss, R. R. and Choe, M. K. (2015)</w:t>
      </w:r>
      <w:r w:rsidR="005E194B">
        <w:rPr>
          <w:rFonts w:ascii="Calibri" w:hAnsi="Calibri" w:cs="Calibri"/>
          <w:noProof/>
          <w:sz w:val="18"/>
          <w:szCs w:val="24"/>
        </w:rPr>
        <w:t xml:space="preserve"> (eds.)</w:t>
      </w:r>
      <w:r w:rsidR="00FC5BFD">
        <w:rPr>
          <w:rFonts w:ascii="Calibri" w:hAnsi="Calibri" w:cs="Calibri"/>
          <w:noProof/>
          <w:sz w:val="18"/>
          <w:szCs w:val="24"/>
        </w:rPr>
        <w:t>.</w:t>
      </w:r>
      <w:r w:rsidRPr="00CD5999">
        <w:rPr>
          <w:rFonts w:ascii="Calibri" w:hAnsi="Calibri" w:cs="Calibri"/>
          <w:noProof/>
          <w:sz w:val="18"/>
          <w:szCs w:val="24"/>
        </w:rPr>
        <w:t xml:space="preserve"> </w:t>
      </w:r>
      <w:r w:rsidR="005E194B" w:rsidRPr="00CD5999">
        <w:rPr>
          <w:rFonts w:ascii="Calibri" w:hAnsi="Calibri" w:cs="Calibri"/>
          <w:i/>
          <w:iCs/>
          <w:noProof/>
          <w:sz w:val="18"/>
          <w:szCs w:val="24"/>
        </w:rPr>
        <w:t xml:space="preserve">Low </w:t>
      </w:r>
      <w:r w:rsidR="005E194B">
        <w:rPr>
          <w:rFonts w:ascii="Calibri" w:hAnsi="Calibri" w:cs="Calibri"/>
          <w:i/>
          <w:iCs/>
          <w:noProof/>
          <w:sz w:val="18"/>
          <w:szCs w:val="24"/>
        </w:rPr>
        <w:t>f</w:t>
      </w:r>
      <w:r w:rsidR="005E194B" w:rsidRPr="00CD5999">
        <w:rPr>
          <w:rFonts w:ascii="Calibri" w:hAnsi="Calibri" w:cs="Calibri"/>
          <w:i/>
          <w:iCs/>
          <w:noProof/>
          <w:sz w:val="18"/>
          <w:szCs w:val="24"/>
        </w:rPr>
        <w:t xml:space="preserve">ertility, </w:t>
      </w:r>
      <w:r w:rsidR="005E194B">
        <w:rPr>
          <w:rFonts w:ascii="Calibri" w:hAnsi="Calibri" w:cs="Calibri"/>
          <w:i/>
          <w:iCs/>
          <w:noProof/>
          <w:sz w:val="18"/>
          <w:szCs w:val="24"/>
        </w:rPr>
        <w:t>i</w:t>
      </w:r>
      <w:r w:rsidR="005E194B" w:rsidRPr="00CD5999">
        <w:rPr>
          <w:rFonts w:ascii="Calibri" w:hAnsi="Calibri" w:cs="Calibri"/>
          <w:i/>
          <w:iCs/>
          <w:noProof/>
          <w:sz w:val="18"/>
          <w:szCs w:val="24"/>
        </w:rPr>
        <w:t xml:space="preserve">nstitutions, and their </w:t>
      </w:r>
      <w:r w:rsidR="005E194B">
        <w:rPr>
          <w:rFonts w:ascii="Calibri" w:hAnsi="Calibri" w:cs="Calibri"/>
          <w:i/>
          <w:iCs/>
          <w:noProof/>
          <w:sz w:val="18"/>
          <w:szCs w:val="24"/>
        </w:rPr>
        <w:t>p</w:t>
      </w:r>
      <w:r w:rsidR="005E194B" w:rsidRPr="00CD5999">
        <w:rPr>
          <w:rFonts w:ascii="Calibri" w:hAnsi="Calibri" w:cs="Calibri"/>
          <w:i/>
          <w:iCs/>
          <w:noProof/>
          <w:sz w:val="18"/>
          <w:szCs w:val="24"/>
        </w:rPr>
        <w:t>olicies</w:t>
      </w:r>
      <w:r w:rsidR="005E194B">
        <w:rPr>
          <w:rFonts w:ascii="Calibri" w:hAnsi="Calibri" w:cs="Calibri"/>
          <w:noProof/>
          <w:sz w:val="18"/>
          <w:szCs w:val="24"/>
        </w:rPr>
        <w:t>. Springer</w:t>
      </w:r>
    </w:p>
    <w:p w14:paraId="2FC484B7" w14:textId="364F3092"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Robards, J. and Berrington, A. (2016)</w:t>
      </w:r>
      <w:r w:rsidR="00FC5BFD">
        <w:rPr>
          <w:rFonts w:ascii="Calibri" w:hAnsi="Calibri" w:cs="Calibri"/>
          <w:noProof/>
          <w:sz w:val="18"/>
          <w:szCs w:val="24"/>
        </w:rPr>
        <w:t>.</w:t>
      </w:r>
      <w:r w:rsidR="005E194B">
        <w:rPr>
          <w:rFonts w:ascii="Calibri" w:hAnsi="Calibri" w:cs="Calibri"/>
          <w:noProof/>
          <w:sz w:val="18"/>
          <w:szCs w:val="24"/>
        </w:rPr>
        <w:t xml:space="preserve"> </w:t>
      </w:r>
      <w:r w:rsidRPr="00CD5999">
        <w:rPr>
          <w:rFonts w:ascii="Calibri" w:hAnsi="Calibri" w:cs="Calibri"/>
          <w:noProof/>
          <w:sz w:val="18"/>
          <w:szCs w:val="24"/>
        </w:rPr>
        <w:t xml:space="preserve">The fertility of recent </w:t>
      </w:r>
      <w:r w:rsidR="005E194B">
        <w:rPr>
          <w:rFonts w:ascii="Calibri" w:hAnsi="Calibri" w:cs="Calibri"/>
          <w:noProof/>
          <w:sz w:val="18"/>
          <w:szCs w:val="24"/>
        </w:rPr>
        <w:t xml:space="preserve">migrants to England and Wales. </w:t>
      </w:r>
      <w:r w:rsidRPr="00CD5999">
        <w:rPr>
          <w:rFonts w:ascii="Calibri" w:hAnsi="Calibri" w:cs="Calibri"/>
          <w:i/>
          <w:iCs/>
          <w:noProof/>
          <w:sz w:val="18"/>
          <w:szCs w:val="24"/>
        </w:rPr>
        <w:t>Demographic Research</w:t>
      </w:r>
      <w:r w:rsidRPr="00CD5999">
        <w:rPr>
          <w:rFonts w:ascii="Calibri" w:hAnsi="Calibri" w:cs="Calibri"/>
          <w:noProof/>
          <w:sz w:val="18"/>
          <w:szCs w:val="24"/>
        </w:rPr>
        <w:t xml:space="preserve"> 34(36)</w:t>
      </w:r>
      <w:r w:rsidR="005E194B">
        <w:rPr>
          <w:rFonts w:ascii="Calibri" w:hAnsi="Calibri" w:cs="Calibri"/>
          <w:noProof/>
          <w:sz w:val="18"/>
          <w:szCs w:val="24"/>
        </w:rPr>
        <w:t>:</w:t>
      </w:r>
      <w:r w:rsidRPr="00CD5999">
        <w:rPr>
          <w:rFonts w:ascii="Calibri" w:hAnsi="Calibri" w:cs="Calibri"/>
          <w:noProof/>
          <w:sz w:val="18"/>
          <w:szCs w:val="24"/>
        </w:rPr>
        <w:t xml:space="preserve"> 1037–1052.</w:t>
      </w:r>
    </w:p>
    <w:p w14:paraId="212422CB" w14:textId="6AD17471" w:rsidR="00CD5999" w:rsidRPr="00CD5999" w:rsidDel="00066DA4" w:rsidRDefault="00CD5999" w:rsidP="009C0A7C">
      <w:pPr>
        <w:widowControl w:val="0"/>
        <w:autoSpaceDE w:val="0"/>
        <w:autoSpaceDN w:val="0"/>
        <w:adjustRightInd w:val="0"/>
        <w:spacing w:line="240" w:lineRule="auto"/>
        <w:ind w:left="567" w:hanging="567"/>
        <w:rPr>
          <w:del w:id="337" w:author="Serena Pattaro" w:date="2018-05-11T13:32:00Z"/>
          <w:rFonts w:ascii="Calibri" w:hAnsi="Calibri" w:cs="Calibri"/>
          <w:noProof/>
          <w:sz w:val="18"/>
          <w:szCs w:val="24"/>
        </w:rPr>
      </w:pPr>
      <w:del w:id="338" w:author="Serena Pattaro" w:date="2018-05-11T13:32:00Z">
        <w:r w:rsidRPr="00CD5999" w:rsidDel="00066DA4">
          <w:rPr>
            <w:rFonts w:ascii="Calibri" w:hAnsi="Calibri" w:cs="Calibri"/>
            <w:noProof/>
            <w:sz w:val="18"/>
            <w:szCs w:val="24"/>
          </w:rPr>
          <w:delText>Sánchez-Barricarte, J. J. (2017)</w:delText>
        </w:r>
        <w:r w:rsidR="00FC5BFD" w:rsidDel="00066DA4">
          <w:rPr>
            <w:rFonts w:ascii="Calibri" w:hAnsi="Calibri" w:cs="Calibri"/>
            <w:noProof/>
            <w:sz w:val="18"/>
            <w:szCs w:val="24"/>
          </w:rPr>
          <w:delText>.</w:delText>
        </w:r>
        <w:r w:rsidR="005E194B" w:rsidDel="00066DA4">
          <w:rPr>
            <w:rFonts w:ascii="Calibri" w:hAnsi="Calibri" w:cs="Calibri"/>
            <w:noProof/>
            <w:sz w:val="18"/>
            <w:szCs w:val="24"/>
          </w:rPr>
          <w:delText xml:space="preserve"> </w:delText>
        </w:r>
        <w:r w:rsidRPr="00CD5999" w:rsidDel="00066DA4">
          <w:rPr>
            <w:rFonts w:ascii="Calibri" w:hAnsi="Calibri" w:cs="Calibri"/>
            <w:noProof/>
            <w:sz w:val="18"/>
            <w:szCs w:val="24"/>
          </w:rPr>
          <w:delText>Mortality–fertility synergies during the demographic tran</w:delText>
        </w:r>
        <w:r w:rsidR="005E194B" w:rsidDel="00066DA4">
          <w:rPr>
            <w:rFonts w:ascii="Calibri" w:hAnsi="Calibri" w:cs="Calibri"/>
            <w:noProof/>
            <w:sz w:val="18"/>
            <w:szCs w:val="24"/>
          </w:rPr>
          <w:delText xml:space="preserve">sition in the developed world. </w:delText>
        </w:r>
        <w:r w:rsidRPr="00CD5999" w:rsidDel="00066DA4">
          <w:rPr>
            <w:rFonts w:ascii="Calibri" w:hAnsi="Calibri" w:cs="Calibri"/>
            <w:i/>
            <w:iCs/>
            <w:noProof/>
            <w:sz w:val="18"/>
            <w:szCs w:val="24"/>
          </w:rPr>
          <w:delText>Population Studies</w:delText>
        </w:r>
        <w:r w:rsidR="005E194B" w:rsidDel="00066DA4">
          <w:rPr>
            <w:rFonts w:ascii="Calibri" w:hAnsi="Calibri" w:cs="Calibri"/>
            <w:noProof/>
            <w:sz w:val="18"/>
            <w:szCs w:val="24"/>
          </w:rPr>
          <w:delText xml:space="preserve"> 71(2): 155–170.</w:delText>
        </w:r>
      </w:del>
    </w:p>
    <w:p w14:paraId="02579613" w14:textId="3CCB5D5C"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Sarkar, D. (2008)</w:t>
      </w:r>
      <w:r w:rsidR="00FC5BFD">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 xml:space="preserve">Lattice: Multivariate </w:t>
      </w:r>
      <w:r w:rsidR="005E194B">
        <w:rPr>
          <w:rFonts w:ascii="Calibri" w:hAnsi="Calibri" w:cs="Calibri"/>
          <w:i/>
          <w:iCs/>
          <w:noProof/>
          <w:sz w:val="18"/>
          <w:szCs w:val="24"/>
        </w:rPr>
        <w:t>data vi</w:t>
      </w:r>
      <w:r w:rsidRPr="00CD5999">
        <w:rPr>
          <w:rFonts w:ascii="Calibri" w:hAnsi="Calibri" w:cs="Calibri"/>
          <w:i/>
          <w:iCs/>
          <w:noProof/>
          <w:sz w:val="18"/>
          <w:szCs w:val="24"/>
        </w:rPr>
        <w:t>sualization with R</w:t>
      </w:r>
      <w:r w:rsidRPr="00CD5999">
        <w:rPr>
          <w:rFonts w:ascii="Calibri" w:hAnsi="Calibri" w:cs="Calibri"/>
          <w:noProof/>
          <w:sz w:val="18"/>
          <w:szCs w:val="24"/>
        </w:rPr>
        <w:t>. New York: Springer.</w:t>
      </w:r>
    </w:p>
    <w:p w14:paraId="7524FF96" w14:textId="2F6D6B71"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lastRenderedPageBreak/>
        <w:t>Schöley, J. and Willekens, F. (2017)</w:t>
      </w:r>
      <w:r w:rsidR="00FC5BFD">
        <w:rPr>
          <w:rFonts w:ascii="Calibri" w:hAnsi="Calibri" w:cs="Calibri"/>
          <w:noProof/>
          <w:sz w:val="18"/>
          <w:szCs w:val="24"/>
        </w:rPr>
        <w:t>.</w:t>
      </w:r>
      <w:r w:rsidR="005E194B">
        <w:rPr>
          <w:rFonts w:ascii="Calibri" w:hAnsi="Calibri" w:cs="Calibri"/>
          <w:noProof/>
          <w:sz w:val="18"/>
          <w:szCs w:val="24"/>
        </w:rPr>
        <w:t xml:space="preserve"> </w:t>
      </w:r>
      <w:r w:rsidRPr="00CD5999">
        <w:rPr>
          <w:rFonts w:ascii="Calibri" w:hAnsi="Calibri" w:cs="Calibri"/>
          <w:noProof/>
          <w:sz w:val="18"/>
          <w:szCs w:val="24"/>
        </w:rPr>
        <w:t>Visualizing compositi</w:t>
      </w:r>
      <w:r w:rsidR="005E194B">
        <w:rPr>
          <w:rFonts w:ascii="Calibri" w:hAnsi="Calibri" w:cs="Calibri"/>
          <w:noProof/>
          <w:sz w:val="18"/>
          <w:szCs w:val="24"/>
        </w:rPr>
        <w:t>onal data on the Lexis surface.</w:t>
      </w:r>
      <w:r w:rsidRPr="00CD5999">
        <w:rPr>
          <w:rFonts w:ascii="Calibri" w:hAnsi="Calibri" w:cs="Calibri"/>
          <w:noProof/>
          <w:sz w:val="18"/>
          <w:szCs w:val="24"/>
        </w:rPr>
        <w:t xml:space="preserve"> </w:t>
      </w:r>
      <w:r w:rsidRPr="00CD5999">
        <w:rPr>
          <w:rFonts w:ascii="Calibri" w:hAnsi="Calibri" w:cs="Calibri"/>
          <w:i/>
          <w:iCs/>
          <w:noProof/>
          <w:sz w:val="18"/>
          <w:szCs w:val="24"/>
        </w:rPr>
        <w:t>Demographic Research</w:t>
      </w:r>
      <w:r w:rsidR="005E194B">
        <w:rPr>
          <w:rFonts w:ascii="Calibri" w:hAnsi="Calibri" w:cs="Calibri"/>
          <w:noProof/>
          <w:sz w:val="18"/>
          <w:szCs w:val="24"/>
        </w:rPr>
        <w:t xml:space="preserve"> 36(21): 627–658.</w:t>
      </w:r>
    </w:p>
    <w:p w14:paraId="276E0F8A" w14:textId="45C57BA4"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 xml:space="preserve">Shkolnikov, V. M. </w:t>
      </w:r>
      <w:r w:rsidRPr="00CD5999">
        <w:rPr>
          <w:rFonts w:ascii="Calibri" w:hAnsi="Calibri" w:cs="Calibri"/>
          <w:i/>
          <w:iCs/>
          <w:noProof/>
          <w:sz w:val="18"/>
          <w:szCs w:val="24"/>
        </w:rPr>
        <w:t>et al.</w:t>
      </w:r>
      <w:r w:rsidRPr="00CD5999">
        <w:rPr>
          <w:rFonts w:ascii="Calibri" w:hAnsi="Calibri" w:cs="Calibri"/>
          <w:noProof/>
          <w:sz w:val="18"/>
          <w:szCs w:val="24"/>
        </w:rPr>
        <w:t xml:space="preserve"> (2007)</w:t>
      </w:r>
      <w:r w:rsidR="00FC5BFD">
        <w:rPr>
          <w:rFonts w:ascii="Calibri" w:hAnsi="Calibri" w:cs="Calibri"/>
          <w:noProof/>
          <w:sz w:val="18"/>
          <w:szCs w:val="24"/>
        </w:rPr>
        <w:t>.</w:t>
      </w:r>
      <w:r w:rsidRPr="00CD5999">
        <w:rPr>
          <w:rFonts w:ascii="Calibri" w:hAnsi="Calibri" w:cs="Calibri"/>
          <w:noProof/>
          <w:sz w:val="18"/>
          <w:szCs w:val="24"/>
        </w:rPr>
        <w:t xml:space="preserve"> The concentration of reproduction in cohorts of women in Europe and the United States</w:t>
      </w:r>
      <w:r w:rsidR="005E194B">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Population and Development Review</w:t>
      </w:r>
      <w:r w:rsidR="005E194B">
        <w:rPr>
          <w:rFonts w:ascii="Calibri" w:hAnsi="Calibri" w:cs="Calibri"/>
          <w:noProof/>
          <w:sz w:val="18"/>
          <w:szCs w:val="24"/>
        </w:rPr>
        <w:t xml:space="preserve"> 33(1):</w:t>
      </w:r>
      <w:r w:rsidRPr="00CD5999">
        <w:rPr>
          <w:rFonts w:ascii="Calibri" w:hAnsi="Calibri" w:cs="Calibri"/>
          <w:noProof/>
          <w:sz w:val="18"/>
          <w:szCs w:val="24"/>
        </w:rPr>
        <w:t xml:space="preserve"> 67–100.</w:t>
      </w:r>
      <w:bookmarkStart w:id="339" w:name="_GoBack"/>
      <w:bookmarkEnd w:id="339"/>
    </w:p>
    <w:p w14:paraId="4456D6DB" w14:textId="254BB40F"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 xml:space="preserve">Shkolnikov, V. M. </w:t>
      </w:r>
      <w:r w:rsidRPr="00CD5999">
        <w:rPr>
          <w:rFonts w:ascii="Calibri" w:hAnsi="Calibri" w:cs="Calibri"/>
          <w:i/>
          <w:iCs/>
          <w:noProof/>
          <w:sz w:val="18"/>
          <w:szCs w:val="24"/>
        </w:rPr>
        <w:t>et al.</w:t>
      </w:r>
      <w:r w:rsidRPr="00CD5999">
        <w:rPr>
          <w:rFonts w:ascii="Calibri" w:hAnsi="Calibri" w:cs="Calibri"/>
          <w:noProof/>
          <w:sz w:val="18"/>
          <w:szCs w:val="24"/>
        </w:rPr>
        <w:t xml:space="preserve"> (2011)</w:t>
      </w:r>
      <w:r w:rsidR="00FC5BFD">
        <w:rPr>
          <w:rFonts w:ascii="Calibri" w:hAnsi="Calibri" w:cs="Calibri"/>
          <w:noProof/>
          <w:sz w:val="18"/>
          <w:szCs w:val="24"/>
        </w:rPr>
        <w:t>.</w:t>
      </w:r>
      <w:r w:rsidR="005E194B">
        <w:rPr>
          <w:rFonts w:ascii="Calibri" w:hAnsi="Calibri" w:cs="Calibri"/>
          <w:noProof/>
          <w:sz w:val="18"/>
          <w:szCs w:val="24"/>
        </w:rPr>
        <w:t xml:space="preserve"> </w:t>
      </w:r>
      <w:r w:rsidRPr="00CD5999">
        <w:rPr>
          <w:rFonts w:ascii="Calibri" w:hAnsi="Calibri" w:cs="Calibri"/>
          <w:noProof/>
          <w:sz w:val="18"/>
          <w:szCs w:val="24"/>
        </w:rPr>
        <w:t>Steep increase in best-p</w:t>
      </w:r>
      <w:r w:rsidR="005E194B">
        <w:rPr>
          <w:rFonts w:ascii="Calibri" w:hAnsi="Calibri" w:cs="Calibri"/>
          <w:noProof/>
          <w:sz w:val="18"/>
          <w:szCs w:val="24"/>
        </w:rPr>
        <w:t>ractice cohort life expectancy.</w:t>
      </w:r>
      <w:r w:rsidRPr="00CD5999">
        <w:rPr>
          <w:rFonts w:ascii="Calibri" w:hAnsi="Calibri" w:cs="Calibri"/>
          <w:noProof/>
          <w:sz w:val="18"/>
          <w:szCs w:val="24"/>
        </w:rPr>
        <w:t xml:space="preserve"> </w:t>
      </w:r>
      <w:r w:rsidRPr="00CD5999">
        <w:rPr>
          <w:rFonts w:ascii="Calibri" w:hAnsi="Calibri" w:cs="Calibri"/>
          <w:i/>
          <w:iCs/>
          <w:noProof/>
          <w:sz w:val="18"/>
          <w:szCs w:val="24"/>
        </w:rPr>
        <w:t>Population and Development Review</w:t>
      </w:r>
      <w:r w:rsidR="005E194B">
        <w:rPr>
          <w:rFonts w:ascii="Calibri" w:hAnsi="Calibri" w:cs="Calibri"/>
          <w:noProof/>
          <w:sz w:val="18"/>
          <w:szCs w:val="24"/>
        </w:rPr>
        <w:t xml:space="preserve"> 37(3): 419–434.</w:t>
      </w:r>
    </w:p>
    <w:p w14:paraId="527D7277" w14:textId="1773C0CB"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del w:id="340" w:author="Serena Pattaro" w:date="2018-05-11T14:01:00Z">
        <w:r w:rsidRPr="00CD5999" w:rsidDel="00025281">
          <w:rPr>
            <w:rFonts w:ascii="Calibri" w:hAnsi="Calibri" w:cs="Calibri"/>
            <w:noProof/>
            <w:sz w:val="18"/>
            <w:szCs w:val="24"/>
          </w:rPr>
          <w:delText>Skirbekk, V. (2008)</w:delText>
        </w:r>
        <w:r w:rsidR="00FC5BFD" w:rsidDel="00025281">
          <w:rPr>
            <w:rFonts w:ascii="Calibri" w:hAnsi="Calibri" w:cs="Calibri"/>
            <w:noProof/>
            <w:sz w:val="18"/>
            <w:szCs w:val="24"/>
          </w:rPr>
          <w:delText>.</w:delText>
        </w:r>
        <w:r w:rsidR="005E194B" w:rsidDel="00025281">
          <w:rPr>
            <w:rFonts w:ascii="Calibri" w:hAnsi="Calibri" w:cs="Calibri"/>
            <w:noProof/>
            <w:sz w:val="18"/>
            <w:szCs w:val="24"/>
          </w:rPr>
          <w:delText xml:space="preserve"> </w:delText>
        </w:r>
        <w:r w:rsidRPr="00CD5999" w:rsidDel="00025281">
          <w:rPr>
            <w:rFonts w:ascii="Calibri" w:hAnsi="Calibri" w:cs="Calibri"/>
            <w:noProof/>
            <w:sz w:val="18"/>
            <w:szCs w:val="24"/>
          </w:rPr>
          <w:delText>Fert</w:delText>
        </w:r>
        <w:r w:rsidR="005E194B" w:rsidDel="00025281">
          <w:rPr>
            <w:rFonts w:ascii="Calibri" w:hAnsi="Calibri" w:cs="Calibri"/>
            <w:noProof/>
            <w:sz w:val="18"/>
            <w:szCs w:val="24"/>
          </w:rPr>
          <w:delText xml:space="preserve">ility trends by social status. </w:delText>
        </w:r>
        <w:r w:rsidRPr="00CD5999" w:rsidDel="00025281">
          <w:rPr>
            <w:rFonts w:ascii="Calibri" w:hAnsi="Calibri" w:cs="Calibri"/>
            <w:i/>
            <w:iCs/>
            <w:noProof/>
            <w:sz w:val="18"/>
            <w:szCs w:val="24"/>
          </w:rPr>
          <w:delText>Demographic Research</w:delText>
        </w:r>
        <w:r w:rsidR="005E194B" w:rsidDel="00025281">
          <w:rPr>
            <w:rFonts w:ascii="Calibri" w:hAnsi="Calibri" w:cs="Calibri"/>
            <w:noProof/>
            <w:sz w:val="18"/>
            <w:szCs w:val="24"/>
          </w:rPr>
          <w:delText xml:space="preserve"> 18(5): </w:delText>
        </w:r>
        <w:r w:rsidRPr="00CD5999" w:rsidDel="00025281">
          <w:rPr>
            <w:rFonts w:ascii="Calibri" w:hAnsi="Calibri" w:cs="Calibri"/>
            <w:noProof/>
            <w:sz w:val="18"/>
            <w:szCs w:val="24"/>
          </w:rPr>
          <w:delText>145–180.</w:delText>
        </w:r>
      </w:del>
    </w:p>
    <w:p w14:paraId="319D1014" w14:textId="2E3EDBCE"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Sobotka, T. (2008)</w:t>
      </w:r>
      <w:r w:rsidR="00FC5BFD">
        <w:rPr>
          <w:rFonts w:ascii="Calibri" w:hAnsi="Calibri" w:cs="Calibri"/>
          <w:noProof/>
          <w:sz w:val="18"/>
          <w:szCs w:val="24"/>
        </w:rPr>
        <w:t>.</w:t>
      </w:r>
      <w:r w:rsidR="005E194B">
        <w:rPr>
          <w:rFonts w:ascii="Calibri" w:hAnsi="Calibri" w:cs="Calibri"/>
          <w:noProof/>
          <w:sz w:val="18"/>
          <w:szCs w:val="24"/>
        </w:rPr>
        <w:t xml:space="preserve"> </w:t>
      </w:r>
      <w:r w:rsidRPr="00CD5999">
        <w:rPr>
          <w:rFonts w:ascii="Calibri" w:hAnsi="Calibri" w:cs="Calibri"/>
          <w:noProof/>
          <w:sz w:val="18"/>
          <w:szCs w:val="24"/>
        </w:rPr>
        <w:t>Overview chapter 7: The rising importance of migrants for childbearing in Europe</w:t>
      </w:r>
      <w:r w:rsidR="005E194B">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Demographic Research</w:t>
      </w:r>
      <w:r w:rsidRPr="00CD5999">
        <w:rPr>
          <w:rFonts w:ascii="Calibri" w:hAnsi="Calibri" w:cs="Calibri"/>
          <w:noProof/>
          <w:sz w:val="18"/>
          <w:szCs w:val="24"/>
        </w:rPr>
        <w:t>, 19(9)</w:t>
      </w:r>
      <w:r w:rsidR="005E194B">
        <w:rPr>
          <w:rFonts w:ascii="Calibri" w:hAnsi="Calibri" w:cs="Calibri"/>
          <w:noProof/>
          <w:sz w:val="18"/>
          <w:szCs w:val="24"/>
        </w:rPr>
        <w:t>:</w:t>
      </w:r>
      <w:r w:rsidRPr="00CD5999">
        <w:rPr>
          <w:rFonts w:ascii="Calibri" w:hAnsi="Calibri" w:cs="Calibri"/>
          <w:noProof/>
          <w:sz w:val="18"/>
          <w:szCs w:val="24"/>
        </w:rPr>
        <w:t xml:space="preserve"> 225–248.</w:t>
      </w:r>
    </w:p>
    <w:p w14:paraId="717EA8BA" w14:textId="5DC182C6"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 xml:space="preserve">Sobotka, T. </w:t>
      </w:r>
      <w:r w:rsidRPr="00CD5999">
        <w:rPr>
          <w:rFonts w:ascii="Calibri" w:hAnsi="Calibri" w:cs="Calibri"/>
          <w:i/>
          <w:iCs/>
          <w:noProof/>
          <w:sz w:val="18"/>
          <w:szCs w:val="24"/>
        </w:rPr>
        <w:t>et al.</w:t>
      </w:r>
      <w:r w:rsidRPr="00CD5999">
        <w:rPr>
          <w:rFonts w:ascii="Calibri" w:hAnsi="Calibri" w:cs="Calibri"/>
          <w:noProof/>
          <w:sz w:val="18"/>
          <w:szCs w:val="24"/>
        </w:rPr>
        <w:t xml:space="preserve"> (2011)</w:t>
      </w:r>
      <w:r w:rsidR="00FC5BFD">
        <w:rPr>
          <w:rFonts w:ascii="Calibri" w:hAnsi="Calibri" w:cs="Calibri"/>
          <w:noProof/>
          <w:sz w:val="18"/>
          <w:szCs w:val="24"/>
        </w:rPr>
        <w:t>.</w:t>
      </w:r>
      <w:r w:rsidR="005E194B">
        <w:rPr>
          <w:rFonts w:ascii="Calibri" w:hAnsi="Calibri" w:cs="Calibri"/>
          <w:noProof/>
          <w:sz w:val="18"/>
          <w:szCs w:val="24"/>
        </w:rPr>
        <w:t xml:space="preserve"> </w:t>
      </w:r>
      <w:r w:rsidRPr="00CD5999">
        <w:rPr>
          <w:rFonts w:ascii="Calibri" w:hAnsi="Calibri" w:cs="Calibri"/>
          <w:noProof/>
          <w:sz w:val="18"/>
          <w:szCs w:val="24"/>
        </w:rPr>
        <w:t xml:space="preserve">Postponement and </w:t>
      </w:r>
      <w:r w:rsidR="005E194B">
        <w:rPr>
          <w:rFonts w:ascii="Calibri" w:hAnsi="Calibri" w:cs="Calibri"/>
          <w:noProof/>
          <w:sz w:val="18"/>
          <w:szCs w:val="24"/>
        </w:rPr>
        <w:t>r</w:t>
      </w:r>
      <w:r w:rsidRPr="00CD5999">
        <w:rPr>
          <w:rFonts w:ascii="Calibri" w:hAnsi="Calibri" w:cs="Calibri"/>
          <w:noProof/>
          <w:sz w:val="18"/>
          <w:szCs w:val="24"/>
        </w:rPr>
        <w:t xml:space="preserve">ecuperation in </w:t>
      </w:r>
      <w:r w:rsidR="005E194B">
        <w:rPr>
          <w:rFonts w:ascii="Calibri" w:hAnsi="Calibri" w:cs="Calibri"/>
          <w:noProof/>
          <w:sz w:val="18"/>
          <w:szCs w:val="24"/>
        </w:rPr>
        <w:t>c</w:t>
      </w:r>
      <w:r w:rsidRPr="00CD5999">
        <w:rPr>
          <w:rFonts w:ascii="Calibri" w:hAnsi="Calibri" w:cs="Calibri"/>
          <w:noProof/>
          <w:sz w:val="18"/>
          <w:szCs w:val="24"/>
        </w:rPr>
        <w:t xml:space="preserve">ohort </w:t>
      </w:r>
      <w:r w:rsidR="005E194B">
        <w:rPr>
          <w:rFonts w:ascii="Calibri" w:hAnsi="Calibri" w:cs="Calibri"/>
          <w:noProof/>
          <w:sz w:val="18"/>
          <w:szCs w:val="24"/>
        </w:rPr>
        <w:t>f</w:t>
      </w:r>
      <w:r w:rsidRPr="00CD5999">
        <w:rPr>
          <w:rFonts w:ascii="Calibri" w:hAnsi="Calibri" w:cs="Calibri"/>
          <w:noProof/>
          <w:sz w:val="18"/>
          <w:szCs w:val="24"/>
        </w:rPr>
        <w:t xml:space="preserve">ertility: Austria, Germany and Switzerland in a European </w:t>
      </w:r>
      <w:r w:rsidR="005E194B">
        <w:rPr>
          <w:rFonts w:ascii="Calibri" w:hAnsi="Calibri" w:cs="Calibri"/>
          <w:noProof/>
          <w:sz w:val="18"/>
          <w:szCs w:val="24"/>
        </w:rPr>
        <w:t>context.</w:t>
      </w:r>
      <w:r w:rsidRPr="00CD5999">
        <w:rPr>
          <w:rFonts w:ascii="Calibri" w:hAnsi="Calibri" w:cs="Calibri"/>
          <w:noProof/>
          <w:sz w:val="18"/>
          <w:szCs w:val="24"/>
        </w:rPr>
        <w:t xml:space="preserve"> </w:t>
      </w:r>
      <w:r w:rsidRPr="00CD5999">
        <w:rPr>
          <w:rFonts w:ascii="Calibri" w:hAnsi="Calibri" w:cs="Calibri"/>
          <w:i/>
          <w:iCs/>
          <w:noProof/>
          <w:sz w:val="18"/>
          <w:szCs w:val="24"/>
        </w:rPr>
        <w:t>Comparative Population Studies</w:t>
      </w:r>
      <w:r w:rsidRPr="00CD5999">
        <w:rPr>
          <w:rFonts w:ascii="Calibri" w:hAnsi="Calibri" w:cs="Calibri"/>
          <w:noProof/>
          <w:sz w:val="18"/>
          <w:szCs w:val="24"/>
        </w:rPr>
        <w:t xml:space="preserve"> 36(2–3)</w:t>
      </w:r>
      <w:r w:rsidR="005E194B">
        <w:rPr>
          <w:rFonts w:ascii="Calibri" w:hAnsi="Calibri" w:cs="Calibri"/>
          <w:noProof/>
          <w:sz w:val="18"/>
          <w:szCs w:val="24"/>
        </w:rPr>
        <w:t>: 417–452.</w:t>
      </w:r>
    </w:p>
    <w:p w14:paraId="231BE321" w14:textId="46F42CC3" w:rsidR="00CD5999" w:rsidRPr="00CD5999" w:rsidDel="00263DC1" w:rsidRDefault="00CD5999" w:rsidP="009C0A7C">
      <w:pPr>
        <w:widowControl w:val="0"/>
        <w:autoSpaceDE w:val="0"/>
        <w:autoSpaceDN w:val="0"/>
        <w:adjustRightInd w:val="0"/>
        <w:spacing w:line="240" w:lineRule="auto"/>
        <w:ind w:left="567" w:hanging="567"/>
        <w:rPr>
          <w:del w:id="341" w:author="Serena Pattaro" w:date="2018-05-11T18:35:00Z"/>
          <w:rFonts w:ascii="Calibri" w:hAnsi="Calibri" w:cs="Calibri"/>
          <w:noProof/>
          <w:sz w:val="18"/>
          <w:szCs w:val="24"/>
        </w:rPr>
      </w:pPr>
      <w:del w:id="342" w:author="Serena Pattaro" w:date="2018-05-11T18:35:00Z">
        <w:r w:rsidRPr="00CD5999" w:rsidDel="00263DC1">
          <w:rPr>
            <w:rFonts w:ascii="Calibri" w:hAnsi="Calibri" w:cs="Calibri"/>
            <w:noProof/>
            <w:sz w:val="18"/>
            <w:szCs w:val="24"/>
          </w:rPr>
          <w:delText>Straughan, P., Chan, A.</w:delText>
        </w:r>
        <w:r w:rsidR="005E194B" w:rsidDel="00263DC1">
          <w:rPr>
            <w:rFonts w:ascii="Calibri" w:hAnsi="Calibri" w:cs="Calibri"/>
            <w:noProof/>
            <w:sz w:val="18"/>
            <w:szCs w:val="24"/>
          </w:rPr>
          <w:delText>,</w:delText>
        </w:r>
        <w:r w:rsidRPr="00CD5999" w:rsidDel="00263DC1">
          <w:rPr>
            <w:rFonts w:ascii="Calibri" w:hAnsi="Calibri" w:cs="Calibri"/>
            <w:noProof/>
            <w:sz w:val="18"/>
            <w:szCs w:val="24"/>
          </w:rPr>
          <w:delText xml:space="preserve"> and Jones, G. (2009)</w:delText>
        </w:r>
        <w:r w:rsidR="005E194B" w:rsidDel="00263DC1">
          <w:rPr>
            <w:rFonts w:ascii="Calibri" w:hAnsi="Calibri" w:cs="Calibri"/>
            <w:noProof/>
            <w:sz w:val="18"/>
            <w:szCs w:val="24"/>
          </w:rPr>
          <w:delText xml:space="preserve"> (eds).</w:delText>
        </w:r>
        <w:r w:rsidRPr="00CD5999" w:rsidDel="00263DC1">
          <w:rPr>
            <w:rFonts w:ascii="Calibri" w:hAnsi="Calibri" w:cs="Calibri"/>
            <w:noProof/>
            <w:sz w:val="18"/>
            <w:szCs w:val="24"/>
          </w:rPr>
          <w:delText xml:space="preserve"> </w:delText>
        </w:r>
        <w:r w:rsidRPr="00CD5999" w:rsidDel="00263DC1">
          <w:rPr>
            <w:rFonts w:ascii="Calibri" w:hAnsi="Calibri" w:cs="Calibri"/>
            <w:i/>
            <w:iCs/>
            <w:noProof/>
            <w:sz w:val="18"/>
            <w:szCs w:val="24"/>
          </w:rPr>
          <w:delText xml:space="preserve">Ultra-low fertility in Pacific Asia: </w:delText>
        </w:r>
        <w:r w:rsidR="005E194B" w:rsidDel="00263DC1">
          <w:rPr>
            <w:rFonts w:ascii="Calibri" w:hAnsi="Calibri" w:cs="Calibri"/>
            <w:i/>
            <w:iCs/>
            <w:noProof/>
            <w:sz w:val="18"/>
            <w:szCs w:val="24"/>
          </w:rPr>
          <w:delText>T</w:delText>
        </w:r>
        <w:r w:rsidRPr="00CD5999" w:rsidDel="00263DC1">
          <w:rPr>
            <w:rFonts w:ascii="Calibri" w:hAnsi="Calibri" w:cs="Calibri"/>
            <w:i/>
            <w:iCs/>
            <w:noProof/>
            <w:sz w:val="18"/>
            <w:szCs w:val="24"/>
          </w:rPr>
          <w:delText>rends, causes and policy issues</w:delText>
        </w:r>
        <w:r w:rsidRPr="00CD5999" w:rsidDel="00263DC1">
          <w:rPr>
            <w:rFonts w:ascii="Calibri" w:hAnsi="Calibri" w:cs="Calibri"/>
            <w:noProof/>
            <w:sz w:val="18"/>
            <w:szCs w:val="24"/>
          </w:rPr>
          <w:delText xml:space="preserve">. </w:delText>
        </w:r>
        <w:r w:rsidR="005E194B" w:rsidDel="00263DC1">
          <w:rPr>
            <w:rFonts w:ascii="Calibri" w:hAnsi="Calibri" w:cs="Calibri"/>
            <w:noProof/>
            <w:sz w:val="18"/>
            <w:szCs w:val="24"/>
          </w:rPr>
          <w:delText>R</w:delText>
        </w:r>
        <w:r w:rsidRPr="00CD5999" w:rsidDel="00263DC1">
          <w:rPr>
            <w:rFonts w:ascii="Calibri" w:hAnsi="Calibri" w:cs="Calibri"/>
            <w:noProof/>
            <w:sz w:val="18"/>
            <w:szCs w:val="24"/>
          </w:rPr>
          <w:delText>outledge.</w:delText>
        </w:r>
      </w:del>
    </w:p>
    <w:p w14:paraId="7FE530B1" w14:textId="4DD9E892"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del w:id="343" w:author="Serena Pattaro" w:date="2018-05-11T16:41:00Z">
        <w:r w:rsidRPr="00CD5999" w:rsidDel="00E95958">
          <w:rPr>
            <w:rFonts w:ascii="Calibri" w:hAnsi="Calibri" w:cs="Calibri"/>
            <w:noProof/>
            <w:sz w:val="18"/>
            <w:szCs w:val="24"/>
          </w:rPr>
          <w:delText>S</w:delText>
        </w:r>
      </w:del>
      <w:del w:id="344" w:author="Serena Pattaro" w:date="2018-05-11T14:02:00Z">
        <w:r w:rsidRPr="00CD5999" w:rsidDel="00025281">
          <w:rPr>
            <w:rFonts w:ascii="Calibri" w:hAnsi="Calibri" w:cs="Calibri"/>
            <w:noProof/>
            <w:sz w:val="18"/>
            <w:szCs w:val="24"/>
          </w:rPr>
          <w:delText>undström, M. and Stafford, F. P. (1992)</w:delText>
        </w:r>
        <w:r w:rsidR="00FC5BFD" w:rsidDel="00025281">
          <w:rPr>
            <w:rFonts w:ascii="Calibri" w:hAnsi="Calibri" w:cs="Calibri"/>
            <w:noProof/>
            <w:sz w:val="18"/>
            <w:szCs w:val="24"/>
          </w:rPr>
          <w:delText>.</w:delText>
        </w:r>
        <w:r w:rsidR="005E194B" w:rsidDel="00025281">
          <w:rPr>
            <w:rFonts w:ascii="Calibri" w:hAnsi="Calibri" w:cs="Calibri"/>
            <w:noProof/>
            <w:sz w:val="18"/>
            <w:szCs w:val="24"/>
          </w:rPr>
          <w:delText xml:space="preserve"> </w:delText>
        </w:r>
        <w:r w:rsidRPr="00CD5999" w:rsidDel="00025281">
          <w:rPr>
            <w:rFonts w:ascii="Calibri" w:hAnsi="Calibri" w:cs="Calibri"/>
            <w:noProof/>
            <w:sz w:val="18"/>
            <w:szCs w:val="24"/>
          </w:rPr>
          <w:delText>Female labour force participation, fertili</w:delText>
        </w:r>
        <w:r w:rsidR="005E194B" w:rsidDel="00025281">
          <w:rPr>
            <w:rFonts w:ascii="Calibri" w:hAnsi="Calibri" w:cs="Calibri"/>
            <w:noProof/>
            <w:sz w:val="18"/>
            <w:szCs w:val="24"/>
          </w:rPr>
          <w:delText>ty and public policy in Sweden.</w:delText>
        </w:r>
        <w:r w:rsidRPr="00CD5999" w:rsidDel="00025281">
          <w:rPr>
            <w:rFonts w:ascii="Calibri" w:hAnsi="Calibri" w:cs="Calibri"/>
            <w:noProof/>
            <w:sz w:val="18"/>
            <w:szCs w:val="24"/>
          </w:rPr>
          <w:delText xml:space="preserve"> </w:delText>
        </w:r>
        <w:r w:rsidRPr="00CD5999" w:rsidDel="00025281">
          <w:rPr>
            <w:rFonts w:ascii="Calibri" w:hAnsi="Calibri" w:cs="Calibri"/>
            <w:i/>
            <w:iCs/>
            <w:noProof/>
            <w:sz w:val="18"/>
            <w:szCs w:val="24"/>
          </w:rPr>
          <w:delText>European Journal of Population</w:delText>
        </w:r>
        <w:r w:rsidR="005E194B" w:rsidDel="00025281">
          <w:rPr>
            <w:rFonts w:ascii="Calibri" w:hAnsi="Calibri" w:cs="Calibri"/>
            <w:i/>
            <w:iCs/>
            <w:noProof/>
            <w:sz w:val="18"/>
            <w:szCs w:val="24"/>
          </w:rPr>
          <w:delText xml:space="preserve"> </w:delText>
        </w:r>
        <w:r w:rsidR="005E194B" w:rsidDel="00025281">
          <w:rPr>
            <w:rFonts w:ascii="Calibri" w:hAnsi="Calibri" w:cs="Calibri"/>
            <w:noProof/>
            <w:sz w:val="18"/>
            <w:szCs w:val="24"/>
          </w:rPr>
          <w:delText xml:space="preserve"> 8(3): </w:delText>
        </w:r>
        <w:r w:rsidRPr="00CD5999" w:rsidDel="00025281">
          <w:rPr>
            <w:rFonts w:ascii="Calibri" w:hAnsi="Calibri" w:cs="Calibri"/>
            <w:noProof/>
            <w:sz w:val="18"/>
            <w:szCs w:val="24"/>
          </w:rPr>
          <w:delText>199–215.</w:delText>
        </w:r>
      </w:del>
    </w:p>
    <w:p w14:paraId="1689EFFD" w14:textId="2D47CA3A" w:rsidR="00CD5999" w:rsidRPr="00CD5999" w:rsidDel="00E95958" w:rsidRDefault="00CD5999" w:rsidP="009C0A7C">
      <w:pPr>
        <w:widowControl w:val="0"/>
        <w:autoSpaceDE w:val="0"/>
        <w:autoSpaceDN w:val="0"/>
        <w:adjustRightInd w:val="0"/>
        <w:spacing w:line="240" w:lineRule="auto"/>
        <w:ind w:left="567" w:hanging="567"/>
        <w:rPr>
          <w:del w:id="345" w:author="Serena Pattaro" w:date="2018-05-11T16:40:00Z"/>
          <w:rFonts w:ascii="Calibri" w:hAnsi="Calibri" w:cs="Calibri"/>
          <w:noProof/>
          <w:sz w:val="18"/>
          <w:szCs w:val="24"/>
        </w:rPr>
      </w:pPr>
      <w:del w:id="346" w:author="Serena Pattaro" w:date="2018-05-11T16:40:00Z">
        <w:r w:rsidRPr="00CD5999" w:rsidDel="00E95958">
          <w:rPr>
            <w:rFonts w:ascii="Calibri" w:hAnsi="Calibri" w:cs="Calibri"/>
            <w:noProof/>
            <w:sz w:val="18"/>
            <w:szCs w:val="24"/>
          </w:rPr>
          <w:delText>Suzuki, T. (2013)</w:delText>
        </w:r>
        <w:r w:rsidR="00FC5BFD" w:rsidDel="00E95958">
          <w:rPr>
            <w:rFonts w:ascii="Calibri" w:hAnsi="Calibri" w:cs="Calibri"/>
            <w:noProof/>
            <w:sz w:val="18"/>
            <w:szCs w:val="24"/>
          </w:rPr>
          <w:delText>.</w:delText>
        </w:r>
        <w:r w:rsidRPr="00CD5999" w:rsidDel="00E95958">
          <w:rPr>
            <w:rFonts w:ascii="Calibri" w:hAnsi="Calibri" w:cs="Calibri"/>
            <w:noProof/>
            <w:sz w:val="18"/>
            <w:szCs w:val="24"/>
          </w:rPr>
          <w:delText xml:space="preserve"> </w:delText>
        </w:r>
        <w:r w:rsidRPr="00CD5999" w:rsidDel="00E95958">
          <w:rPr>
            <w:rFonts w:ascii="Calibri" w:hAnsi="Calibri" w:cs="Calibri"/>
            <w:i/>
            <w:iCs/>
            <w:noProof/>
            <w:sz w:val="18"/>
            <w:szCs w:val="24"/>
          </w:rPr>
          <w:delText>Low fertility and population aging in Japan and Eastern Asia</w:delText>
        </w:r>
        <w:r w:rsidRPr="00CD5999" w:rsidDel="00E95958">
          <w:rPr>
            <w:rFonts w:ascii="Calibri" w:hAnsi="Calibri" w:cs="Calibri"/>
            <w:noProof/>
            <w:sz w:val="18"/>
            <w:szCs w:val="24"/>
          </w:rPr>
          <w:delText>. Springer.</w:delText>
        </w:r>
      </w:del>
    </w:p>
    <w:p w14:paraId="44C86FC9" w14:textId="29F85564"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Thévenon, O. (2011)</w:t>
      </w:r>
      <w:r w:rsidR="00FC5BFD">
        <w:rPr>
          <w:rFonts w:ascii="Calibri" w:hAnsi="Calibri" w:cs="Calibri"/>
          <w:noProof/>
          <w:sz w:val="18"/>
          <w:szCs w:val="24"/>
        </w:rPr>
        <w:t>.</w:t>
      </w:r>
      <w:r w:rsidR="005E194B">
        <w:rPr>
          <w:rFonts w:ascii="Calibri" w:hAnsi="Calibri" w:cs="Calibri"/>
          <w:noProof/>
          <w:sz w:val="18"/>
          <w:szCs w:val="24"/>
        </w:rPr>
        <w:t xml:space="preserve"> </w:t>
      </w:r>
      <w:r w:rsidRPr="00CD5999">
        <w:rPr>
          <w:rFonts w:ascii="Calibri" w:hAnsi="Calibri" w:cs="Calibri"/>
          <w:noProof/>
          <w:sz w:val="18"/>
          <w:szCs w:val="24"/>
        </w:rPr>
        <w:t>Family policies in OECD countries: A comparative analysis</w:t>
      </w:r>
      <w:r w:rsidR="005E194B">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Population and Development Review</w:t>
      </w:r>
      <w:r w:rsidR="005E194B">
        <w:rPr>
          <w:rFonts w:ascii="Calibri" w:hAnsi="Calibri" w:cs="Calibri"/>
          <w:noProof/>
          <w:sz w:val="18"/>
          <w:szCs w:val="24"/>
        </w:rPr>
        <w:t xml:space="preserve"> </w:t>
      </w:r>
      <w:r w:rsidRPr="00CD5999">
        <w:rPr>
          <w:rFonts w:ascii="Calibri" w:hAnsi="Calibri" w:cs="Calibri"/>
          <w:noProof/>
          <w:sz w:val="18"/>
          <w:szCs w:val="24"/>
        </w:rPr>
        <w:t>37(1)</w:t>
      </w:r>
      <w:r w:rsidR="005E194B">
        <w:rPr>
          <w:rFonts w:ascii="Calibri" w:hAnsi="Calibri" w:cs="Calibri"/>
          <w:noProof/>
          <w:sz w:val="18"/>
          <w:szCs w:val="24"/>
        </w:rPr>
        <w:t>:</w:t>
      </w:r>
      <w:r w:rsidRPr="00CD5999">
        <w:rPr>
          <w:rFonts w:ascii="Calibri" w:hAnsi="Calibri" w:cs="Calibri"/>
          <w:noProof/>
          <w:sz w:val="18"/>
          <w:szCs w:val="24"/>
        </w:rPr>
        <w:t xml:space="preserve"> 57–87.</w:t>
      </w:r>
    </w:p>
    <w:p w14:paraId="587558AC" w14:textId="186C8B79" w:rsidR="00CD5999" w:rsidRPr="005E194B" w:rsidRDefault="00CD5999" w:rsidP="009C0A7C">
      <w:pPr>
        <w:widowControl w:val="0"/>
        <w:autoSpaceDE w:val="0"/>
        <w:autoSpaceDN w:val="0"/>
        <w:adjustRightInd w:val="0"/>
        <w:spacing w:line="240" w:lineRule="auto"/>
        <w:ind w:left="567" w:hanging="567"/>
        <w:rPr>
          <w:rFonts w:ascii="Calibri" w:hAnsi="Calibri" w:cs="Calibri"/>
          <w:noProof/>
          <w:sz w:val="18"/>
          <w:szCs w:val="24"/>
        </w:rPr>
      </w:pPr>
      <w:del w:id="347" w:author="Serena Pattaro" w:date="2018-05-11T16:34:00Z">
        <w:r w:rsidRPr="00CD5999" w:rsidDel="00E95958">
          <w:rPr>
            <w:rFonts w:ascii="Calibri" w:hAnsi="Calibri" w:cs="Calibri"/>
            <w:noProof/>
            <w:sz w:val="18"/>
            <w:szCs w:val="24"/>
          </w:rPr>
          <w:delText>Tønnessen, M. (2015)</w:delText>
        </w:r>
        <w:r w:rsidR="00FC5BFD" w:rsidDel="00E95958">
          <w:rPr>
            <w:rFonts w:ascii="Calibri" w:hAnsi="Calibri" w:cs="Calibri"/>
            <w:noProof/>
            <w:sz w:val="18"/>
            <w:szCs w:val="24"/>
          </w:rPr>
          <w:delText>.</w:delText>
        </w:r>
        <w:r w:rsidRPr="00CD5999" w:rsidDel="00E95958">
          <w:rPr>
            <w:rFonts w:ascii="Calibri" w:hAnsi="Calibri" w:cs="Calibri"/>
            <w:noProof/>
            <w:sz w:val="18"/>
            <w:szCs w:val="24"/>
          </w:rPr>
          <w:delText xml:space="preserve"> </w:delText>
        </w:r>
        <w:r w:rsidRPr="00CD5999" w:rsidDel="00E95958">
          <w:rPr>
            <w:rFonts w:ascii="Calibri" w:hAnsi="Calibri" w:cs="Calibri"/>
            <w:i/>
            <w:iCs/>
            <w:noProof/>
            <w:sz w:val="18"/>
            <w:szCs w:val="24"/>
          </w:rPr>
          <w:delText xml:space="preserve">Why </w:delText>
        </w:r>
        <w:r w:rsidR="005E194B" w:rsidDel="00E95958">
          <w:rPr>
            <w:rFonts w:ascii="Calibri" w:hAnsi="Calibri" w:cs="Calibri"/>
            <w:i/>
            <w:iCs/>
            <w:noProof/>
            <w:sz w:val="18"/>
            <w:szCs w:val="24"/>
          </w:rPr>
          <w:delText>i</w:delText>
        </w:r>
        <w:r w:rsidRPr="00CD5999" w:rsidDel="00E95958">
          <w:rPr>
            <w:rFonts w:ascii="Calibri" w:hAnsi="Calibri" w:cs="Calibri"/>
            <w:i/>
            <w:iCs/>
            <w:noProof/>
            <w:sz w:val="18"/>
            <w:szCs w:val="24"/>
          </w:rPr>
          <w:delText xml:space="preserve">mmigrant </w:delText>
        </w:r>
        <w:r w:rsidR="005E194B" w:rsidDel="00E95958">
          <w:rPr>
            <w:rFonts w:ascii="Calibri" w:hAnsi="Calibri" w:cs="Calibri"/>
            <w:i/>
            <w:iCs/>
            <w:noProof/>
            <w:sz w:val="18"/>
            <w:szCs w:val="24"/>
          </w:rPr>
          <w:delText>f</w:delText>
        </w:r>
        <w:r w:rsidRPr="00CD5999" w:rsidDel="00E95958">
          <w:rPr>
            <w:rFonts w:ascii="Calibri" w:hAnsi="Calibri" w:cs="Calibri"/>
            <w:i/>
            <w:iCs/>
            <w:noProof/>
            <w:sz w:val="18"/>
            <w:szCs w:val="24"/>
          </w:rPr>
          <w:delText xml:space="preserve">ertility in Norway </w:delText>
        </w:r>
        <w:r w:rsidR="005E194B" w:rsidDel="00E95958">
          <w:rPr>
            <w:rFonts w:ascii="Calibri" w:hAnsi="Calibri" w:cs="Calibri"/>
            <w:i/>
            <w:iCs/>
            <w:noProof/>
            <w:sz w:val="18"/>
            <w:szCs w:val="24"/>
          </w:rPr>
          <w:delText>h</w:delText>
        </w:r>
        <w:r w:rsidRPr="00CD5999" w:rsidDel="00E95958">
          <w:rPr>
            <w:rFonts w:ascii="Calibri" w:hAnsi="Calibri" w:cs="Calibri"/>
            <w:i/>
            <w:iCs/>
            <w:noProof/>
            <w:sz w:val="18"/>
            <w:szCs w:val="24"/>
          </w:rPr>
          <w:delText xml:space="preserve">as </w:delText>
        </w:r>
        <w:r w:rsidR="005E194B" w:rsidDel="00E95958">
          <w:rPr>
            <w:rFonts w:ascii="Calibri" w:hAnsi="Calibri" w:cs="Calibri"/>
            <w:i/>
            <w:iCs/>
            <w:noProof/>
            <w:sz w:val="18"/>
            <w:szCs w:val="24"/>
          </w:rPr>
          <w:delText>d</w:delText>
        </w:r>
        <w:r w:rsidRPr="00CD5999" w:rsidDel="00E95958">
          <w:rPr>
            <w:rFonts w:ascii="Calibri" w:hAnsi="Calibri" w:cs="Calibri"/>
            <w:i/>
            <w:iCs/>
            <w:noProof/>
            <w:sz w:val="18"/>
            <w:szCs w:val="24"/>
          </w:rPr>
          <w:delText>eclined</w:delText>
        </w:r>
        <w:r w:rsidR="005E194B" w:rsidDel="00E95958">
          <w:rPr>
            <w:rFonts w:ascii="Calibri" w:hAnsi="Calibri" w:cs="Calibri"/>
            <w:noProof/>
            <w:sz w:val="18"/>
            <w:szCs w:val="24"/>
          </w:rPr>
          <w:delText>.</w:delText>
        </w:r>
        <w:r w:rsidRPr="00CD5999" w:rsidDel="00E95958">
          <w:rPr>
            <w:rFonts w:ascii="Calibri" w:hAnsi="Calibri" w:cs="Calibri"/>
            <w:noProof/>
            <w:sz w:val="18"/>
            <w:szCs w:val="24"/>
          </w:rPr>
          <w:delText xml:space="preserve"> </w:delText>
        </w:r>
        <w:r w:rsidRPr="005E194B" w:rsidDel="00E95958">
          <w:rPr>
            <w:rFonts w:ascii="Calibri" w:hAnsi="Calibri" w:cs="Calibri"/>
            <w:iCs/>
            <w:noProof/>
            <w:sz w:val="18"/>
            <w:szCs w:val="24"/>
          </w:rPr>
          <w:delText>Paper presented at Population Association of America Annual Meeting, San Diego CA, 30 April-2 May</w:delText>
        </w:r>
        <w:r w:rsidR="005E194B" w:rsidDel="00E95958">
          <w:rPr>
            <w:rFonts w:ascii="Calibri" w:hAnsi="Calibri" w:cs="Calibri"/>
            <w:noProof/>
            <w:sz w:val="18"/>
            <w:szCs w:val="24"/>
          </w:rPr>
          <w:delText>.</w:delText>
        </w:r>
      </w:del>
    </w:p>
    <w:p w14:paraId="28D7927B" w14:textId="169FC929" w:rsidR="00CD5999" w:rsidRPr="00CD5999" w:rsidDel="00E95958" w:rsidRDefault="00CD5999" w:rsidP="009C0A7C">
      <w:pPr>
        <w:widowControl w:val="0"/>
        <w:autoSpaceDE w:val="0"/>
        <w:autoSpaceDN w:val="0"/>
        <w:adjustRightInd w:val="0"/>
        <w:spacing w:line="240" w:lineRule="auto"/>
        <w:ind w:left="567" w:hanging="567"/>
        <w:rPr>
          <w:del w:id="348" w:author="Serena Pattaro" w:date="2018-05-11T16:37:00Z"/>
          <w:rFonts w:ascii="Calibri" w:hAnsi="Calibri" w:cs="Calibri"/>
          <w:noProof/>
          <w:sz w:val="18"/>
          <w:szCs w:val="24"/>
        </w:rPr>
      </w:pPr>
      <w:del w:id="349" w:author="Serena Pattaro" w:date="2018-05-11T16:37:00Z">
        <w:r w:rsidRPr="00CD5999" w:rsidDel="00E95958">
          <w:rPr>
            <w:rFonts w:ascii="Calibri" w:hAnsi="Calibri" w:cs="Calibri"/>
            <w:noProof/>
            <w:sz w:val="18"/>
            <w:szCs w:val="24"/>
          </w:rPr>
          <w:delText>Tromans, N., Natamba, E.</w:delText>
        </w:r>
        <w:r w:rsidR="005E194B" w:rsidDel="00E95958">
          <w:rPr>
            <w:rFonts w:ascii="Calibri" w:hAnsi="Calibri" w:cs="Calibri"/>
            <w:noProof/>
            <w:sz w:val="18"/>
            <w:szCs w:val="24"/>
          </w:rPr>
          <w:delText>,</w:delText>
        </w:r>
        <w:r w:rsidRPr="00CD5999" w:rsidDel="00E95958">
          <w:rPr>
            <w:rFonts w:ascii="Calibri" w:hAnsi="Calibri" w:cs="Calibri"/>
            <w:noProof/>
            <w:sz w:val="18"/>
            <w:szCs w:val="24"/>
          </w:rPr>
          <w:delText xml:space="preserve"> and Jefferies, J. (2009)</w:delText>
        </w:r>
        <w:r w:rsidR="00FC5BFD" w:rsidDel="00E95958">
          <w:rPr>
            <w:rFonts w:ascii="Calibri" w:hAnsi="Calibri" w:cs="Calibri"/>
            <w:noProof/>
            <w:sz w:val="18"/>
            <w:szCs w:val="24"/>
          </w:rPr>
          <w:delText>.</w:delText>
        </w:r>
        <w:r w:rsidR="005E194B" w:rsidDel="00E95958">
          <w:rPr>
            <w:rFonts w:ascii="Calibri" w:hAnsi="Calibri" w:cs="Calibri"/>
            <w:noProof/>
            <w:sz w:val="18"/>
            <w:szCs w:val="24"/>
          </w:rPr>
          <w:delText xml:space="preserve"> </w:delText>
        </w:r>
        <w:r w:rsidRPr="00CD5999" w:rsidDel="00E95958">
          <w:rPr>
            <w:rFonts w:ascii="Calibri" w:hAnsi="Calibri" w:cs="Calibri"/>
            <w:noProof/>
            <w:sz w:val="18"/>
            <w:szCs w:val="24"/>
          </w:rPr>
          <w:delText xml:space="preserve">Have women born outside the UK driven the rise in UK births since 2001? </w:delText>
        </w:r>
        <w:r w:rsidR="005E194B" w:rsidDel="00E95958">
          <w:rPr>
            <w:rFonts w:ascii="Calibri" w:hAnsi="Calibri" w:cs="Calibri"/>
            <w:i/>
            <w:iCs/>
            <w:noProof/>
            <w:sz w:val="18"/>
            <w:szCs w:val="24"/>
          </w:rPr>
          <w:delText xml:space="preserve">Population Trends </w:delText>
        </w:r>
        <w:r w:rsidR="005E194B" w:rsidDel="00E95958">
          <w:rPr>
            <w:rFonts w:ascii="Calibri" w:hAnsi="Calibri" w:cs="Calibri"/>
            <w:noProof/>
            <w:sz w:val="18"/>
            <w:szCs w:val="24"/>
          </w:rPr>
          <w:delText xml:space="preserve">136(1): </w:delText>
        </w:r>
        <w:r w:rsidRPr="00CD5999" w:rsidDel="00E95958">
          <w:rPr>
            <w:rFonts w:ascii="Calibri" w:hAnsi="Calibri" w:cs="Calibri"/>
            <w:noProof/>
            <w:sz w:val="18"/>
            <w:szCs w:val="24"/>
          </w:rPr>
          <w:delText>28–42.</w:delText>
        </w:r>
      </w:del>
    </w:p>
    <w:p w14:paraId="711B43E9" w14:textId="67A37633"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Vaupel, J. W., Gambill, B. A. and Yashin, A. I. (1987)</w:t>
      </w:r>
      <w:r w:rsidR="00FC5BFD">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 xml:space="preserve">Thousands of </w:t>
      </w:r>
      <w:r w:rsidR="005E194B">
        <w:rPr>
          <w:rFonts w:ascii="Calibri" w:hAnsi="Calibri" w:cs="Calibri"/>
          <w:i/>
          <w:iCs/>
          <w:noProof/>
          <w:sz w:val="18"/>
          <w:szCs w:val="24"/>
        </w:rPr>
        <w:t>d</w:t>
      </w:r>
      <w:r w:rsidRPr="00CD5999">
        <w:rPr>
          <w:rFonts w:ascii="Calibri" w:hAnsi="Calibri" w:cs="Calibri"/>
          <w:i/>
          <w:iCs/>
          <w:noProof/>
          <w:sz w:val="18"/>
          <w:szCs w:val="24"/>
        </w:rPr>
        <w:t xml:space="preserve">ata at a </w:t>
      </w:r>
      <w:r w:rsidR="005E194B">
        <w:rPr>
          <w:rFonts w:ascii="Calibri" w:hAnsi="Calibri" w:cs="Calibri"/>
          <w:i/>
          <w:iCs/>
          <w:noProof/>
          <w:sz w:val="18"/>
          <w:szCs w:val="24"/>
        </w:rPr>
        <w:t>g</w:t>
      </w:r>
      <w:r w:rsidRPr="00CD5999">
        <w:rPr>
          <w:rFonts w:ascii="Calibri" w:hAnsi="Calibri" w:cs="Calibri"/>
          <w:i/>
          <w:iCs/>
          <w:noProof/>
          <w:sz w:val="18"/>
          <w:szCs w:val="24"/>
        </w:rPr>
        <w:t xml:space="preserve">lance: Shaded </w:t>
      </w:r>
      <w:r w:rsidR="005E194B">
        <w:rPr>
          <w:rFonts w:ascii="Calibri" w:hAnsi="Calibri" w:cs="Calibri"/>
          <w:i/>
          <w:iCs/>
          <w:noProof/>
          <w:sz w:val="18"/>
          <w:szCs w:val="24"/>
        </w:rPr>
        <w:t>c</w:t>
      </w:r>
      <w:r w:rsidRPr="00CD5999">
        <w:rPr>
          <w:rFonts w:ascii="Calibri" w:hAnsi="Calibri" w:cs="Calibri"/>
          <w:i/>
          <w:iCs/>
          <w:noProof/>
          <w:sz w:val="18"/>
          <w:szCs w:val="24"/>
        </w:rPr>
        <w:t xml:space="preserve">ontour </w:t>
      </w:r>
      <w:r w:rsidR="005E194B">
        <w:rPr>
          <w:rFonts w:ascii="Calibri" w:hAnsi="Calibri" w:cs="Calibri"/>
          <w:i/>
          <w:iCs/>
          <w:noProof/>
          <w:sz w:val="18"/>
          <w:szCs w:val="24"/>
        </w:rPr>
        <w:t>m</w:t>
      </w:r>
      <w:r w:rsidRPr="00CD5999">
        <w:rPr>
          <w:rFonts w:ascii="Calibri" w:hAnsi="Calibri" w:cs="Calibri"/>
          <w:i/>
          <w:iCs/>
          <w:noProof/>
          <w:sz w:val="18"/>
          <w:szCs w:val="24"/>
        </w:rPr>
        <w:t xml:space="preserve">aps of </w:t>
      </w:r>
      <w:r w:rsidR="005E194B">
        <w:rPr>
          <w:rFonts w:ascii="Calibri" w:hAnsi="Calibri" w:cs="Calibri"/>
          <w:i/>
          <w:iCs/>
          <w:noProof/>
          <w:sz w:val="18"/>
          <w:szCs w:val="24"/>
        </w:rPr>
        <w:t>d</w:t>
      </w:r>
      <w:r w:rsidRPr="00CD5999">
        <w:rPr>
          <w:rFonts w:ascii="Calibri" w:hAnsi="Calibri" w:cs="Calibri"/>
          <w:i/>
          <w:iCs/>
          <w:noProof/>
          <w:sz w:val="18"/>
          <w:szCs w:val="24"/>
        </w:rPr>
        <w:t xml:space="preserve">emographic </w:t>
      </w:r>
      <w:r w:rsidR="005E194B">
        <w:rPr>
          <w:rFonts w:ascii="Calibri" w:hAnsi="Calibri" w:cs="Calibri"/>
          <w:i/>
          <w:iCs/>
          <w:noProof/>
          <w:sz w:val="18"/>
          <w:szCs w:val="24"/>
        </w:rPr>
        <w:t>s</w:t>
      </w:r>
      <w:r w:rsidRPr="00CD5999">
        <w:rPr>
          <w:rFonts w:ascii="Calibri" w:hAnsi="Calibri" w:cs="Calibri"/>
          <w:i/>
          <w:iCs/>
          <w:noProof/>
          <w:sz w:val="18"/>
          <w:szCs w:val="24"/>
        </w:rPr>
        <w:t>urfaces</w:t>
      </w:r>
      <w:r w:rsidRPr="00CD5999">
        <w:rPr>
          <w:rFonts w:ascii="Calibri" w:hAnsi="Calibri" w:cs="Calibri"/>
          <w:noProof/>
          <w:sz w:val="18"/>
          <w:szCs w:val="24"/>
        </w:rPr>
        <w:t>. Laxenburg, Austria</w:t>
      </w:r>
      <w:r w:rsidR="00BF4EB4">
        <w:rPr>
          <w:rFonts w:ascii="Calibri" w:hAnsi="Calibri" w:cs="Calibri"/>
          <w:noProof/>
          <w:sz w:val="18"/>
          <w:szCs w:val="24"/>
        </w:rPr>
        <w:t>: International Institute for Applied Systems Analysis</w:t>
      </w:r>
      <w:r w:rsidRPr="00CD5999">
        <w:rPr>
          <w:rFonts w:ascii="Calibri" w:hAnsi="Calibri" w:cs="Calibri"/>
          <w:noProof/>
          <w:sz w:val="18"/>
          <w:szCs w:val="24"/>
        </w:rPr>
        <w:t>.</w:t>
      </w:r>
    </w:p>
    <w:p w14:paraId="3E092992" w14:textId="773B5BE4"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rPr>
      </w:pPr>
      <w:r w:rsidRPr="00CD5999">
        <w:rPr>
          <w:rFonts w:ascii="Calibri" w:hAnsi="Calibri" w:cs="Calibri"/>
          <w:noProof/>
          <w:sz w:val="18"/>
          <w:szCs w:val="24"/>
        </w:rPr>
        <w:t>Westley, S. B., Choe, M. K. and Retherford, R. D. (2010)</w:t>
      </w:r>
      <w:r w:rsidR="00FC5BFD">
        <w:rPr>
          <w:rFonts w:ascii="Calibri" w:hAnsi="Calibri" w:cs="Calibri"/>
          <w:noProof/>
          <w:sz w:val="18"/>
          <w:szCs w:val="24"/>
        </w:rPr>
        <w:t>.</w:t>
      </w:r>
      <w:r w:rsidR="00A73685">
        <w:rPr>
          <w:rFonts w:ascii="Calibri" w:hAnsi="Calibri" w:cs="Calibri"/>
          <w:noProof/>
          <w:sz w:val="18"/>
          <w:szCs w:val="24"/>
        </w:rPr>
        <w:t xml:space="preserve"> </w:t>
      </w:r>
      <w:r w:rsidRPr="00CD5999">
        <w:rPr>
          <w:rFonts w:ascii="Calibri" w:hAnsi="Calibri" w:cs="Calibri"/>
          <w:noProof/>
          <w:sz w:val="18"/>
          <w:szCs w:val="24"/>
        </w:rPr>
        <w:t>Very low fertility in Asia: Is the</w:t>
      </w:r>
      <w:r w:rsidR="00A73685">
        <w:rPr>
          <w:rFonts w:ascii="Calibri" w:hAnsi="Calibri" w:cs="Calibri"/>
          <w:noProof/>
          <w:sz w:val="18"/>
          <w:szCs w:val="24"/>
        </w:rPr>
        <w:t>re a problem? Can it be solved?</w:t>
      </w:r>
      <w:r w:rsidRPr="00CD5999">
        <w:rPr>
          <w:rFonts w:ascii="Calibri" w:hAnsi="Calibri" w:cs="Calibri"/>
          <w:noProof/>
          <w:sz w:val="18"/>
          <w:szCs w:val="24"/>
        </w:rPr>
        <w:t xml:space="preserve"> </w:t>
      </w:r>
      <w:r w:rsidRPr="00CD5999">
        <w:rPr>
          <w:rFonts w:ascii="Calibri" w:hAnsi="Calibri" w:cs="Calibri"/>
          <w:i/>
          <w:iCs/>
          <w:noProof/>
          <w:sz w:val="18"/>
          <w:szCs w:val="24"/>
        </w:rPr>
        <w:t>AsiaPacific Issues</w:t>
      </w:r>
      <w:r w:rsidR="00A73685" w:rsidRPr="00A73685">
        <w:rPr>
          <w:rFonts w:ascii="Calibri" w:hAnsi="Calibri" w:cs="Calibri"/>
          <w:iCs/>
          <w:noProof/>
          <w:sz w:val="18"/>
          <w:szCs w:val="24"/>
        </w:rPr>
        <w:t xml:space="preserve"> 94.</w:t>
      </w:r>
    </w:p>
    <w:p w14:paraId="7493072A" w14:textId="4F29534B" w:rsidR="00C8640F" w:rsidRDefault="00CD5999" w:rsidP="009C0A7C">
      <w:pPr>
        <w:ind w:left="567" w:hanging="567"/>
        <w:rPr>
          <w:sz w:val="18"/>
          <w:szCs w:val="18"/>
        </w:rPr>
      </w:pPr>
      <w:r>
        <w:rPr>
          <w:sz w:val="18"/>
          <w:szCs w:val="18"/>
        </w:rPr>
        <w:fldChar w:fldCharType="end"/>
      </w:r>
    </w:p>
    <w:p w14:paraId="7F6D56F5" w14:textId="77777777" w:rsidR="00C8640F" w:rsidRDefault="00C8640F">
      <w:pPr>
        <w:spacing w:after="200"/>
        <w:rPr>
          <w:sz w:val="18"/>
          <w:szCs w:val="18"/>
        </w:rPr>
      </w:pPr>
      <w:r>
        <w:rPr>
          <w:sz w:val="18"/>
          <w:szCs w:val="18"/>
        </w:rPr>
        <w:br w:type="page"/>
      </w:r>
    </w:p>
    <w:p w14:paraId="20ADF8BB" w14:textId="77777777" w:rsidR="00C8640F" w:rsidRDefault="00C8640F" w:rsidP="00C8640F">
      <w:pPr>
        <w:pStyle w:val="Caption"/>
      </w:pPr>
      <w:r>
        <w:lastRenderedPageBreak/>
        <w:t xml:space="preserve">Figure </w:t>
      </w:r>
      <w:r w:rsidR="0028087B">
        <w:fldChar w:fldCharType="begin"/>
      </w:r>
      <w:r w:rsidR="0028087B">
        <w:instrText xml:space="preserve"> SEQ Figure \* ARABIC </w:instrText>
      </w:r>
      <w:r w:rsidR="0028087B">
        <w:fldChar w:fldCharType="separate"/>
      </w:r>
      <w:r>
        <w:rPr>
          <w:noProof/>
        </w:rPr>
        <w:t>1</w:t>
      </w:r>
      <w:r w:rsidR="0028087B">
        <w:rPr>
          <w:noProof/>
        </w:rPr>
        <w:fldChar w:fldCharType="end"/>
      </w:r>
      <w:r>
        <w:t xml:space="preserve"> Composite Fertility Lattice Plot for Spain, Italy, East and West Germany</w:t>
      </w:r>
    </w:p>
    <w:p w14:paraId="4D2BDDFF" w14:textId="77777777" w:rsidR="00C8640F" w:rsidRDefault="00C8640F" w:rsidP="00C8640F">
      <w:r>
        <w:rPr>
          <w:noProof/>
          <w:lang w:eastAsia="en-GB"/>
        </w:rPr>
        <w:drawing>
          <wp:inline distT="0" distB="0" distL="0" distR="0" wp14:anchorId="4341FCB7" wp14:editId="5588DA69">
            <wp:extent cx="5730686" cy="3362179"/>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fert_westsouth.png"/>
                    <pic:cNvPicPr/>
                  </pic:nvPicPr>
                  <pic:blipFill rotWithShape="1">
                    <a:blip r:embed="rId9">
                      <a:extLst>
                        <a:ext uri="{28A0092B-C50C-407E-A947-70E740481C1C}">
                          <a14:useLocalDpi xmlns:a14="http://schemas.microsoft.com/office/drawing/2010/main" val="0"/>
                        </a:ext>
                      </a:extLst>
                    </a:blip>
                    <a:srcRect t="13093" b="8663"/>
                    <a:stretch/>
                  </pic:blipFill>
                  <pic:spPr bwMode="auto">
                    <a:xfrm>
                      <a:off x="0" y="0"/>
                      <a:ext cx="5731510" cy="3362662"/>
                    </a:xfrm>
                    <a:prstGeom prst="rect">
                      <a:avLst/>
                    </a:prstGeom>
                    <a:ln>
                      <a:noFill/>
                    </a:ln>
                    <a:extLst>
                      <a:ext uri="{53640926-AAD7-44D8-BBD7-CCE9431645EC}">
                        <a14:shadowObscured xmlns:a14="http://schemas.microsoft.com/office/drawing/2010/main"/>
                      </a:ext>
                    </a:extLst>
                  </pic:spPr>
                </pic:pic>
              </a:graphicData>
            </a:graphic>
          </wp:inline>
        </w:drawing>
      </w:r>
    </w:p>
    <w:p w14:paraId="26F06517" w14:textId="77777777" w:rsidR="00C8640F" w:rsidRDefault="00C8640F" w:rsidP="00C8640F">
      <w:pPr>
        <w:spacing w:after="60"/>
        <w:rPr>
          <w:sz w:val="18"/>
          <w:szCs w:val="18"/>
        </w:rPr>
      </w:pPr>
      <w:r>
        <w:rPr>
          <w:sz w:val="18"/>
          <w:szCs w:val="18"/>
        </w:rPr>
        <w:t>Notes: The s</w:t>
      </w:r>
      <w:r w:rsidRPr="00274964">
        <w:rPr>
          <w:sz w:val="18"/>
          <w:szCs w:val="18"/>
        </w:rPr>
        <w:t>haded</w:t>
      </w:r>
      <w:r>
        <w:rPr>
          <w:sz w:val="18"/>
          <w:szCs w:val="18"/>
        </w:rPr>
        <w:t xml:space="preserve"> scale</w:t>
      </w:r>
      <w:r w:rsidRPr="00274964">
        <w:rPr>
          <w:sz w:val="18"/>
          <w:szCs w:val="18"/>
        </w:rPr>
        <w:t xml:space="preserve"> bar on the right indicates age-specif</w:t>
      </w:r>
      <w:r>
        <w:rPr>
          <w:sz w:val="18"/>
          <w:szCs w:val="18"/>
        </w:rPr>
        <w:t xml:space="preserve">ic fertility rates (ASFRs); </w:t>
      </w:r>
      <w:r w:rsidRPr="00274964">
        <w:rPr>
          <w:sz w:val="18"/>
          <w:szCs w:val="18"/>
        </w:rPr>
        <w:t xml:space="preserve">thick solid </w:t>
      </w:r>
      <w:r>
        <w:rPr>
          <w:sz w:val="18"/>
          <w:szCs w:val="18"/>
        </w:rPr>
        <w:t xml:space="preserve">contour </w:t>
      </w:r>
      <w:r w:rsidRPr="00274964">
        <w:rPr>
          <w:sz w:val="18"/>
          <w:szCs w:val="18"/>
        </w:rPr>
        <w:t>line</w:t>
      </w:r>
      <w:r>
        <w:rPr>
          <w:sz w:val="18"/>
          <w:szCs w:val="18"/>
        </w:rPr>
        <w:t>s</w:t>
      </w:r>
      <w:r w:rsidRPr="00274964">
        <w:rPr>
          <w:sz w:val="18"/>
          <w:szCs w:val="18"/>
        </w:rPr>
        <w:t xml:space="preserve"> indicate cumulative cohort fertility rate (CCFR)=2.</w:t>
      </w:r>
      <w:r>
        <w:rPr>
          <w:sz w:val="18"/>
          <w:szCs w:val="18"/>
        </w:rPr>
        <w:t xml:space="preserve">05 (replacement fertility); </w:t>
      </w:r>
      <w:r w:rsidRPr="00274964">
        <w:rPr>
          <w:sz w:val="18"/>
          <w:szCs w:val="18"/>
        </w:rPr>
        <w:t xml:space="preserve">thick dashed </w:t>
      </w:r>
      <w:r>
        <w:rPr>
          <w:sz w:val="18"/>
          <w:szCs w:val="18"/>
        </w:rPr>
        <w:t xml:space="preserve">contour lines indicate CCFR=1.80; </w:t>
      </w:r>
      <w:r w:rsidRPr="00274964">
        <w:rPr>
          <w:sz w:val="18"/>
          <w:szCs w:val="18"/>
        </w:rPr>
        <w:t xml:space="preserve">thin solid </w:t>
      </w:r>
      <w:r>
        <w:rPr>
          <w:sz w:val="18"/>
          <w:szCs w:val="18"/>
        </w:rPr>
        <w:t xml:space="preserve">contour lines indicate CCFR=1.50; </w:t>
      </w:r>
      <w:r w:rsidRPr="00274964">
        <w:rPr>
          <w:sz w:val="18"/>
          <w:szCs w:val="18"/>
        </w:rPr>
        <w:t xml:space="preserve">thin dashed </w:t>
      </w:r>
      <w:r>
        <w:rPr>
          <w:sz w:val="18"/>
          <w:szCs w:val="18"/>
        </w:rPr>
        <w:t>contour</w:t>
      </w:r>
      <w:r w:rsidRPr="00274964">
        <w:rPr>
          <w:sz w:val="18"/>
          <w:szCs w:val="18"/>
        </w:rPr>
        <w:t xml:space="preserve"> line</w:t>
      </w:r>
      <w:r>
        <w:rPr>
          <w:sz w:val="18"/>
          <w:szCs w:val="18"/>
        </w:rPr>
        <w:t>s indicate</w:t>
      </w:r>
      <w:r w:rsidRPr="00274964">
        <w:rPr>
          <w:sz w:val="18"/>
          <w:szCs w:val="18"/>
        </w:rPr>
        <w:t xml:space="preserve"> CCFR=1.3</w:t>
      </w:r>
      <w:r>
        <w:rPr>
          <w:sz w:val="18"/>
          <w:szCs w:val="18"/>
        </w:rPr>
        <w:t>0.</w:t>
      </w:r>
    </w:p>
    <w:p w14:paraId="6F62FAF2" w14:textId="77777777" w:rsidR="00C8640F" w:rsidRDefault="00C8640F" w:rsidP="00C8640F">
      <w:pPr>
        <w:spacing w:after="60"/>
        <w:rPr>
          <w:sz w:val="18"/>
          <w:szCs w:val="18"/>
        </w:rPr>
      </w:pPr>
      <w:r>
        <w:rPr>
          <w:sz w:val="18"/>
          <w:szCs w:val="18"/>
        </w:rPr>
        <w:t>S</w:t>
      </w:r>
      <w:r w:rsidRPr="00274964">
        <w:rPr>
          <w:sz w:val="18"/>
          <w:szCs w:val="18"/>
        </w:rPr>
        <w:t>ource: Human Fertility Database (HFD) and Human Fertility Collection (HFC)</w:t>
      </w:r>
      <w:r>
        <w:rPr>
          <w:sz w:val="18"/>
          <w:szCs w:val="18"/>
        </w:rPr>
        <w:t>, own calculations.</w:t>
      </w:r>
    </w:p>
    <w:p w14:paraId="624D6BB1" w14:textId="7E2FD77E" w:rsidR="00C8640F" w:rsidRDefault="00C8640F">
      <w:pPr>
        <w:spacing w:after="200"/>
        <w:rPr>
          <w:sz w:val="18"/>
          <w:szCs w:val="18"/>
        </w:rPr>
      </w:pPr>
      <w:r>
        <w:rPr>
          <w:sz w:val="18"/>
          <w:szCs w:val="18"/>
        </w:rPr>
        <w:br w:type="page"/>
      </w:r>
    </w:p>
    <w:p w14:paraId="77E60FFA" w14:textId="77777777" w:rsidR="00C8640F" w:rsidRDefault="00C8640F" w:rsidP="00C8640F">
      <w:pPr>
        <w:pStyle w:val="Caption"/>
      </w:pPr>
      <w:r>
        <w:lastRenderedPageBreak/>
        <w:t xml:space="preserve">Figure </w:t>
      </w:r>
      <w:r w:rsidR="0028087B">
        <w:fldChar w:fldCharType="begin"/>
      </w:r>
      <w:r w:rsidR="0028087B">
        <w:instrText xml:space="preserve"> SEQ Figure \* ARABIC </w:instrText>
      </w:r>
      <w:r w:rsidR="0028087B">
        <w:fldChar w:fldCharType="separate"/>
      </w:r>
      <w:r>
        <w:rPr>
          <w:noProof/>
        </w:rPr>
        <w:t>2</w:t>
      </w:r>
      <w:r w:rsidR="0028087B">
        <w:rPr>
          <w:noProof/>
        </w:rPr>
        <w:fldChar w:fldCharType="end"/>
      </w:r>
      <w:r>
        <w:t xml:space="preserve"> Composite Fertility Lattice Plots for Norway and non-European English-speaking countries</w:t>
      </w:r>
    </w:p>
    <w:p w14:paraId="4FFFDB1C" w14:textId="77777777" w:rsidR="00C8640F" w:rsidRDefault="00C8640F" w:rsidP="00C8640F">
      <w:pPr>
        <w:rPr>
          <w:sz w:val="18"/>
          <w:szCs w:val="18"/>
        </w:rPr>
      </w:pPr>
      <w:r>
        <w:rPr>
          <w:noProof/>
          <w:lang w:eastAsia="en-GB"/>
        </w:rPr>
        <w:drawing>
          <wp:inline distT="0" distB="0" distL="0" distR="0" wp14:anchorId="6FA1255D" wp14:editId="14235D2B">
            <wp:extent cx="5730951" cy="410060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lonor.png"/>
                    <pic:cNvPicPr/>
                  </pic:nvPicPr>
                  <pic:blipFill rotWithShape="1">
                    <a:blip r:embed="rId10">
                      <a:extLst>
                        <a:ext uri="{28A0092B-C50C-407E-A947-70E740481C1C}">
                          <a14:useLocalDpi xmlns:a14="http://schemas.microsoft.com/office/drawing/2010/main" val="0"/>
                        </a:ext>
                      </a:extLst>
                    </a:blip>
                    <a:srcRect t="11235" b="9229"/>
                    <a:stretch/>
                  </pic:blipFill>
                  <pic:spPr bwMode="auto">
                    <a:xfrm>
                      <a:off x="0" y="0"/>
                      <a:ext cx="5731510" cy="4101001"/>
                    </a:xfrm>
                    <a:prstGeom prst="rect">
                      <a:avLst/>
                    </a:prstGeom>
                    <a:ln>
                      <a:noFill/>
                    </a:ln>
                    <a:extLst>
                      <a:ext uri="{53640926-AAD7-44D8-BBD7-CCE9431645EC}">
                        <a14:shadowObscured xmlns:a14="http://schemas.microsoft.com/office/drawing/2010/main"/>
                      </a:ext>
                    </a:extLst>
                  </pic:spPr>
                </pic:pic>
              </a:graphicData>
            </a:graphic>
          </wp:inline>
        </w:drawing>
      </w:r>
    </w:p>
    <w:p w14:paraId="2585B397" w14:textId="77777777" w:rsidR="00C8640F" w:rsidRDefault="00C8640F" w:rsidP="00C8640F">
      <w:pPr>
        <w:spacing w:after="60"/>
        <w:rPr>
          <w:sz w:val="18"/>
          <w:szCs w:val="18"/>
        </w:rPr>
      </w:pPr>
      <w:r>
        <w:rPr>
          <w:sz w:val="18"/>
          <w:szCs w:val="18"/>
        </w:rPr>
        <w:t>Notes: The s</w:t>
      </w:r>
      <w:r w:rsidRPr="00274964">
        <w:rPr>
          <w:sz w:val="18"/>
          <w:szCs w:val="18"/>
        </w:rPr>
        <w:t>haded</w:t>
      </w:r>
      <w:r>
        <w:rPr>
          <w:sz w:val="18"/>
          <w:szCs w:val="18"/>
        </w:rPr>
        <w:t xml:space="preserve"> scale</w:t>
      </w:r>
      <w:r w:rsidRPr="00274964">
        <w:rPr>
          <w:sz w:val="18"/>
          <w:szCs w:val="18"/>
        </w:rPr>
        <w:t xml:space="preserve"> bar on the right indicates age-specif</w:t>
      </w:r>
      <w:r>
        <w:rPr>
          <w:sz w:val="18"/>
          <w:szCs w:val="18"/>
        </w:rPr>
        <w:t xml:space="preserve">ic fertility rates (ASFRs); </w:t>
      </w:r>
      <w:r w:rsidRPr="00274964">
        <w:rPr>
          <w:sz w:val="18"/>
          <w:szCs w:val="18"/>
        </w:rPr>
        <w:t xml:space="preserve">thick solid </w:t>
      </w:r>
      <w:r>
        <w:rPr>
          <w:sz w:val="18"/>
          <w:szCs w:val="18"/>
        </w:rPr>
        <w:t xml:space="preserve">contour </w:t>
      </w:r>
      <w:r w:rsidRPr="00274964">
        <w:rPr>
          <w:sz w:val="18"/>
          <w:szCs w:val="18"/>
        </w:rPr>
        <w:t>line</w:t>
      </w:r>
      <w:r>
        <w:rPr>
          <w:sz w:val="18"/>
          <w:szCs w:val="18"/>
        </w:rPr>
        <w:t>s</w:t>
      </w:r>
      <w:r w:rsidRPr="00274964">
        <w:rPr>
          <w:sz w:val="18"/>
          <w:szCs w:val="18"/>
        </w:rPr>
        <w:t xml:space="preserve"> indicate cumulative cohort fertility rate (CCFR)=2.</w:t>
      </w:r>
      <w:r>
        <w:rPr>
          <w:sz w:val="18"/>
          <w:szCs w:val="18"/>
        </w:rPr>
        <w:t xml:space="preserve">05 (replacement fertility); </w:t>
      </w:r>
      <w:r w:rsidRPr="00274964">
        <w:rPr>
          <w:sz w:val="18"/>
          <w:szCs w:val="18"/>
        </w:rPr>
        <w:t xml:space="preserve">thick dashed </w:t>
      </w:r>
      <w:r>
        <w:rPr>
          <w:sz w:val="18"/>
          <w:szCs w:val="18"/>
        </w:rPr>
        <w:t xml:space="preserve">contour lines indicate CCFR=1.80; </w:t>
      </w:r>
      <w:r w:rsidRPr="00274964">
        <w:rPr>
          <w:sz w:val="18"/>
          <w:szCs w:val="18"/>
        </w:rPr>
        <w:t xml:space="preserve">thin solid </w:t>
      </w:r>
      <w:r>
        <w:rPr>
          <w:sz w:val="18"/>
          <w:szCs w:val="18"/>
        </w:rPr>
        <w:t xml:space="preserve">contour lines indicate CCFR=1.50; </w:t>
      </w:r>
      <w:r w:rsidRPr="00274964">
        <w:rPr>
          <w:sz w:val="18"/>
          <w:szCs w:val="18"/>
        </w:rPr>
        <w:t xml:space="preserve">thin dashed </w:t>
      </w:r>
      <w:r>
        <w:rPr>
          <w:sz w:val="18"/>
          <w:szCs w:val="18"/>
        </w:rPr>
        <w:t>contour</w:t>
      </w:r>
      <w:r w:rsidRPr="00274964">
        <w:rPr>
          <w:sz w:val="18"/>
          <w:szCs w:val="18"/>
        </w:rPr>
        <w:t xml:space="preserve"> line</w:t>
      </w:r>
      <w:r>
        <w:rPr>
          <w:sz w:val="18"/>
          <w:szCs w:val="18"/>
        </w:rPr>
        <w:t>s indicate</w:t>
      </w:r>
      <w:r w:rsidRPr="00274964">
        <w:rPr>
          <w:sz w:val="18"/>
          <w:szCs w:val="18"/>
        </w:rPr>
        <w:t xml:space="preserve"> CCFR=1.3</w:t>
      </w:r>
      <w:r>
        <w:rPr>
          <w:sz w:val="18"/>
          <w:szCs w:val="18"/>
        </w:rPr>
        <w:t>0.</w:t>
      </w:r>
    </w:p>
    <w:p w14:paraId="15476959" w14:textId="77777777" w:rsidR="00C8640F" w:rsidRDefault="00C8640F" w:rsidP="00C8640F">
      <w:pPr>
        <w:spacing w:after="60"/>
        <w:rPr>
          <w:sz w:val="18"/>
          <w:szCs w:val="18"/>
        </w:rPr>
      </w:pPr>
      <w:r>
        <w:rPr>
          <w:sz w:val="18"/>
          <w:szCs w:val="18"/>
        </w:rPr>
        <w:t>S</w:t>
      </w:r>
      <w:r w:rsidRPr="00274964">
        <w:rPr>
          <w:sz w:val="18"/>
          <w:szCs w:val="18"/>
        </w:rPr>
        <w:t>ource: Human Fertility Database (HFD) and Human Fertility Collection (HFC)</w:t>
      </w:r>
      <w:r>
        <w:rPr>
          <w:sz w:val="18"/>
          <w:szCs w:val="18"/>
        </w:rPr>
        <w:t>, own calculations.</w:t>
      </w:r>
    </w:p>
    <w:p w14:paraId="0C6AE574" w14:textId="2BBA022E" w:rsidR="00C8640F" w:rsidRDefault="00C8640F">
      <w:pPr>
        <w:spacing w:after="200"/>
        <w:rPr>
          <w:sz w:val="18"/>
          <w:szCs w:val="18"/>
        </w:rPr>
      </w:pPr>
      <w:r>
        <w:rPr>
          <w:sz w:val="18"/>
          <w:szCs w:val="18"/>
        </w:rPr>
        <w:br w:type="page"/>
      </w:r>
    </w:p>
    <w:p w14:paraId="5AFCF038" w14:textId="79B274D1" w:rsidR="00C8640F" w:rsidDel="008742B9" w:rsidRDefault="00C8640F" w:rsidP="00C8640F">
      <w:pPr>
        <w:pStyle w:val="Caption"/>
        <w:rPr>
          <w:del w:id="350" w:author="Serena Pattaro" w:date="2018-05-11T18:44:00Z"/>
        </w:rPr>
      </w:pPr>
      <w:del w:id="351" w:author="Serena Pattaro" w:date="2018-05-11T18:44:00Z">
        <w:r w:rsidDel="008742B9">
          <w:lastRenderedPageBreak/>
          <w:delText xml:space="preserve">Figure </w:delText>
        </w:r>
        <w:r w:rsidDel="008742B9">
          <w:fldChar w:fldCharType="begin"/>
        </w:r>
        <w:r w:rsidDel="008742B9">
          <w:delInstrText xml:space="preserve"> SEQ Figure \* ARABIC </w:delInstrText>
        </w:r>
        <w:r w:rsidDel="008742B9">
          <w:fldChar w:fldCharType="separate"/>
        </w:r>
        <w:r w:rsidDel="008742B9">
          <w:rPr>
            <w:noProof/>
          </w:rPr>
          <w:delText>3</w:delText>
        </w:r>
        <w:r w:rsidDel="008742B9">
          <w:rPr>
            <w:noProof/>
          </w:rPr>
          <w:fldChar w:fldCharType="end"/>
        </w:r>
        <w:r w:rsidDel="008742B9">
          <w:delText xml:space="preserve"> Composite Fertility Lattice Plots for Ireland, Northern Ireland, England and Wales, and</w:delText>
        </w:r>
        <w:r w:rsidRPr="00D0213B" w:rsidDel="008742B9">
          <w:delText xml:space="preserve"> </w:delText>
        </w:r>
        <w:r w:rsidDel="008742B9">
          <w:delText>Scotland</w:delText>
        </w:r>
      </w:del>
    </w:p>
    <w:p w14:paraId="34987920" w14:textId="4E3875DE" w:rsidR="00C8640F" w:rsidRPr="009877A5" w:rsidDel="008742B9" w:rsidRDefault="00C8640F" w:rsidP="00C8640F">
      <w:pPr>
        <w:rPr>
          <w:del w:id="352" w:author="Serena Pattaro" w:date="2018-05-11T18:44:00Z"/>
        </w:rPr>
      </w:pPr>
    </w:p>
    <w:p w14:paraId="586B7FDD" w14:textId="4FE0E261" w:rsidR="00C8640F" w:rsidDel="008742B9" w:rsidRDefault="00C8640F" w:rsidP="00C8640F">
      <w:pPr>
        <w:rPr>
          <w:del w:id="353" w:author="Serena Pattaro" w:date="2018-05-11T18:44:00Z"/>
        </w:rPr>
      </w:pPr>
      <w:del w:id="354" w:author="Serena Pattaro" w:date="2018-05-11T18:44:00Z">
        <w:r w:rsidDel="008742B9">
          <w:rPr>
            <w:noProof/>
            <w:lang w:eastAsia="en-GB"/>
          </w:rPr>
          <w:drawing>
            <wp:inline distT="0" distB="0" distL="0" distR="0" wp14:anchorId="7235FFF1" wp14:editId="1CA8A2DC">
              <wp:extent cx="5731162" cy="3129406"/>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tain.png"/>
                      <pic:cNvPicPr/>
                    </pic:nvPicPr>
                    <pic:blipFill rotWithShape="1">
                      <a:blip r:embed="rId11">
                        <a:extLst>
                          <a:ext uri="{28A0092B-C50C-407E-A947-70E740481C1C}">
                            <a14:useLocalDpi xmlns:a14="http://schemas.microsoft.com/office/drawing/2010/main" val="0"/>
                          </a:ext>
                        </a:extLst>
                      </a:blip>
                      <a:srcRect t="23782" b="21615"/>
                      <a:stretch/>
                    </pic:blipFill>
                    <pic:spPr bwMode="auto">
                      <a:xfrm>
                        <a:off x="0" y="0"/>
                        <a:ext cx="5731510" cy="3129596"/>
                      </a:xfrm>
                      <a:prstGeom prst="rect">
                        <a:avLst/>
                      </a:prstGeom>
                      <a:ln>
                        <a:noFill/>
                      </a:ln>
                      <a:extLst>
                        <a:ext uri="{53640926-AAD7-44D8-BBD7-CCE9431645EC}">
                          <a14:shadowObscured xmlns:a14="http://schemas.microsoft.com/office/drawing/2010/main"/>
                        </a:ext>
                      </a:extLst>
                    </pic:spPr>
                  </pic:pic>
                </a:graphicData>
              </a:graphic>
            </wp:inline>
          </w:drawing>
        </w:r>
      </w:del>
    </w:p>
    <w:p w14:paraId="2F1526D0" w14:textId="2720CFB4" w:rsidR="00C8640F" w:rsidDel="008742B9" w:rsidRDefault="00C8640F" w:rsidP="00C8640F">
      <w:pPr>
        <w:spacing w:after="60"/>
        <w:rPr>
          <w:del w:id="355" w:author="Serena Pattaro" w:date="2018-05-11T18:44:00Z"/>
          <w:sz w:val="18"/>
          <w:szCs w:val="18"/>
        </w:rPr>
      </w:pPr>
      <w:del w:id="356" w:author="Serena Pattaro" w:date="2018-05-11T18:44:00Z">
        <w:r w:rsidDel="008742B9">
          <w:rPr>
            <w:sz w:val="18"/>
            <w:szCs w:val="18"/>
          </w:rPr>
          <w:delText>Notes: The s</w:delText>
        </w:r>
        <w:r w:rsidRPr="00274964" w:rsidDel="008742B9">
          <w:rPr>
            <w:sz w:val="18"/>
            <w:szCs w:val="18"/>
          </w:rPr>
          <w:delText>haded</w:delText>
        </w:r>
        <w:r w:rsidDel="008742B9">
          <w:rPr>
            <w:sz w:val="18"/>
            <w:szCs w:val="18"/>
          </w:rPr>
          <w:delText xml:space="preserve"> scale</w:delText>
        </w:r>
        <w:r w:rsidRPr="00274964" w:rsidDel="008742B9">
          <w:rPr>
            <w:sz w:val="18"/>
            <w:szCs w:val="18"/>
          </w:rPr>
          <w:delText xml:space="preserve"> bar on the right indicates age-specif</w:delText>
        </w:r>
        <w:r w:rsidDel="008742B9">
          <w:rPr>
            <w:sz w:val="18"/>
            <w:szCs w:val="18"/>
          </w:rPr>
          <w:delText xml:space="preserve">ic fertility rates (ASFRs); </w:delText>
        </w:r>
        <w:r w:rsidRPr="00274964" w:rsidDel="008742B9">
          <w:rPr>
            <w:sz w:val="18"/>
            <w:szCs w:val="18"/>
          </w:rPr>
          <w:delText xml:space="preserve">thick solid </w:delText>
        </w:r>
        <w:r w:rsidDel="008742B9">
          <w:rPr>
            <w:sz w:val="18"/>
            <w:szCs w:val="18"/>
          </w:rPr>
          <w:delText xml:space="preserve">contour </w:delText>
        </w:r>
        <w:r w:rsidRPr="00274964" w:rsidDel="008742B9">
          <w:rPr>
            <w:sz w:val="18"/>
            <w:szCs w:val="18"/>
          </w:rPr>
          <w:delText>line</w:delText>
        </w:r>
        <w:r w:rsidDel="008742B9">
          <w:rPr>
            <w:sz w:val="18"/>
            <w:szCs w:val="18"/>
          </w:rPr>
          <w:delText>s</w:delText>
        </w:r>
        <w:r w:rsidRPr="00274964" w:rsidDel="008742B9">
          <w:rPr>
            <w:sz w:val="18"/>
            <w:szCs w:val="18"/>
          </w:rPr>
          <w:delText xml:space="preserve"> indicate cumulative cohort fertility rate (CCFR)=2.</w:delText>
        </w:r>
        <w:r w:rsidDel="008742B9">
          <w:rPr>
            <w:sz w:val="18"/>
            <w:szCs w:val="18"/>
          </w:rPr>
          <w:delText xml:space="preserve">05 (replacement fertility); </w:delText>
        </w:r>
        <w:r w:rsidRPr="00274964" w:rsidDel="008742B9">
          <w:rPr>
            <w:sz w:val="18"/>
            <w:szCs w:val="18"/>
          </w:rPr>
          <w:delText xml:space="preserve">thick dashed </w:delText>
        </w:r>
        <w:r w:rsidDel="008742B9">
          <w:rPr>
            <w:sz w:val="18"/>
            <w:szCs w:val="18"/>
          </w:rPr>
          <w:delText xml:space="preserve">contour lines indicate CCFR=1.80; </w:delText>
        </w:r>
        <w:r w:rsidRPr="00274964" w:rsidDel="008742B9">
          <w:rPr>
            <w:sz w:val="18"/>
            <w:szCs w:val="18"/>
          </w:rPr>
          <w:delText xml:space="preserve">thin solid </w:delText>
        </w:r>
        <w:r w:rsidDel="008742B9">
          <w:rPr>
            <w:sz w:val="18"/>
            <w:szCs w:val="18"/>
          </w:rPr>
          <w:delText xml:space="preserve">contour lines indicate CCFR=1.50; </w:delText>
        </w:r>
        <w:r w:rsidRPr="00274964" w:rsidDel="008742B9">
          <w:rPr>
            <w:sz w:val="18"/>
            <w:szCs w:val="18"/>
          </w:rPr>
          <w:delText xml:space="preserve">thin dashed </w:delText>
        </w:r>
        <w:r w:rsidDel="008742B9">
          <w:rPr>
            <w:sz w:val="18"/>
            <w:szCs w:val="18"/>
          </w:rPr>
          <w:delText>contour</w:delText>
        </w:r>
        <w:r w:rsidRPr="00274964" w:rsidDel="008742B9">
          <w:rPr>
            <w:sz w:val="18"/>
            <w:szCs w:val="18"/>
          </w:rPr>
          <w:delText xml:space="preserve"> line</w:delText>
        </w:r>
        <w:r w:rsidDel="008742B9">
          <w:rPr>
            <w:sz w:val="18"/>
            <w:szCs w:val="18"/>
          </w:rPr>
          <w:delText>s indicate</w:delText>
        </w:r>
        <w:r w:rsidRPr="00274964" w:rsidDel="008742B9">
          <w:rPr>
            <w:sz w:val="18"/>
            <w:szCs w:val="18"/>
          </w:rPr>
          <w:delText xml:space="preserve"> CCFR=1.3</w:delText>
        </w:r>
        <w:r w:rsidDel="008742B9">
          <w:rPr>
            <w:sz w:val="18"/>
            <w:szCs w:val="18"/>
          </w:rPr>
          <w:delText>0.</w:delText>
        </w:r>
      </w:del>
    </w:p>
    <w:p w14:paraId="597ED81F" w14:textId="41958212" w:rsidR="00C8640F" w:rsidDel="008742B9" w:rsidRDefault="00C8640F" w:rsidP="00C8640F">
      <w:pPr>
        <w:spacing w:after="60"/>
        <w:rPr>
          <w:del w:id="357" w:author="Serena Pattaro" w:date="2018-05-11T18:44:00Z"/>
          <w:sz w:val="18"/>
          <w:szCs w:val="18"/>
        </w:rPr>
      </w:pPr>
      <w:del w:id="358" w:author="Serena Pattaro" w:date="2018-05-11T18:44:00Z">
        <w:r w:rsidDel="008742B9">
          <w:rPr>
            <w:sz w:val="18"/>
            <w:szCs w:val="18"/>
          </w:rPr>
          <w:delText>S</w:delText>
        </w:r>
        <w:r w:rsidRPr="00274964" w:rsidDel="008742B9">
          <w:rPr>
            <w:sz w:val="18"/>
            <w:szCs w:val="18"/>
          </w:rPr>
          <w:delText>ource: Human Fertility Database (HFD) and Human Fertility Collection (HFC)</w:delText>
        </w:r>
        <w:r w:rsidDel="008742B9">
          <w:rPr>
            <w:sz w:val="18"/>
            <w:szCs w:val="18"/>
          </w:rPr>
          <w:delText>, own calculations.</w:delText>
        </w:r>
      </w:del>
    </w:p>
    <w:p w14:paraId="19F26419" w14:textId="1FABC329" w:rsidR="00C8640F" w:rsidDel="008742B9" w:rsidRDefault="00C8640F">
      <w:pPr>
        <w:spacing w:after="200"/>
        <w:rPr>
          <w:del w:id="359" w:author="Serena Pattaro" w:date="2018-05-11T18:44:00Z"/>
          <w:sz w:val="18"/>
          <w:szCs w:val="18"/>
        </w:rPr>
      </w:pPr>
      <w:del w:id="360" w:author="Serena Pattaro" w:date="2018-05-11T18:44:00Z">
        <w:r w:rsidDel="008742B9">
          <w:rPr>
            <w:sz w:val="18"/>
            <w:szCs w:val="18"/>
          </w:rPr>
          <w:br w:type="page"/>
        </w:r>
      </w:del>
    </w:p>
    <w:p w14:paraId="2CD7140A" w14:textId="6605265A" w:rsidR="00C77E90" w:rsidRDefault="00C77E90" w:rsidP="00C77E90">
      <w:pPr>
        <w:pStyle w:val="Caption"/>
      </w:pPr>
      <w:r>
        <w:lastRenderedPageBreak/>
        <w:t xml:space="preserve">Figure </w:t>
      </w:r>
      <w:del w:id="361" w:author="Serena Pattaro" w:date="2018-05-11T18:44:00Z">
        <w:r w:rsidDel="008742B9">
          <w:fldChar w:fldCharType="begin"/>
        </w:r>
        <w:r w:rsidDel="008742B9">
          <w:delInstrText xml:space="preserve"> SEQ Figure \* ARABIC </w:delInstrText>
        </w:r>
        <w:r w:rsidDel="008742B9">
          <w:fldChar w:fldCharType="separate"/>
        </w:r>
        <w:r w:rsidDel="008742B9">
          <w:rPr>
            <w:noProof/>
          </w:rPr>
          <w:delText>4</w:delText>
        </w:r>
        <w:r w:rsidDel="008742B9">
          <w:rPr>
            <w:noProof/>
          </w:rPr>
          <w:fldChar w:fldCharType="end"/>
        </w:r>
        <w:r w:rsidDel="008742B9">
          <w:delText xml:space="preserve"> </w:delText>
        </w:r>
      </w:del>
      <w:ins w:id="362" w:author="Serena Pattaro" w:date="2018-05-11T18:44:00Z">
        <w:r w:rsidR="008742B9">
          <w:t xml:space="preserve">3 </w:t>
        </w:r>
      </w:ins>
      <w:r>
        <w:t>Composite Fertility Lattice Plots for Taiwan, Republic of Korea, and Japan</w:t>
      </w:r>
    </w:p>
    <w:p w14:paraId="522889EA" w14:textId="77777777" w:rsidR="00C77E90" w:rsidRDefault="00C77E90" w:rsidP="00C77E90">
      <w:pPr>
        <w:rPr>
          <w:sz w:val="18"/>
          <w:szCs w:val="18"/>
        </w:rPr>
      </w:pPr>
      <w:r>
        <w:rPr>
          <w:noProof/>
          <w:lang w:eastAsia="en-GB"/>
        </w:rPr>
        <w:drawing>
          <wp:inline distT="0" distB="0" distL="0" distR="0" wp14:anchorId="45EC120B" wp14:editId="0C7CFA2E">
            <wp:extent cx="5730655" cy="3180522"/>
            <wp:effectExtent l="0" t="0" r="1016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an.png"/>
                    <pic:cNvPicPr/>
                  </pic:nvPicPr>
                  <pic:blipFill rotWithShape="1">
                    <a:blip r:embed="rId12">
                      <a:extLst>
                        <a:ext uri="{28A0092B-C50C-407E-A947-70E740481C1C}">
                          <a14:useLocalDpi xmlns:a14="http://schemas.microsoft.com/office/drawing/2010/main" val="0"/>
                        </a:ext>
                      </a:extLst>
                    </a:blip>
                    <a:srcRect t="13876" b="12107"/>
                    <a:stretch/>
                  </pic:blipFill>
                  <pic:spPr bwMode="auto">
                    <a:xfrm>
                      <a:off x="0" y="0"/>
                      <a:ext cx="5731510" cy="3180996"/>
                    </a:xfrm>
                    <a:prstGeom prst="rect">
                      <a:avLst/>
                    </a:prstGeom>
                    <a:ln>
                      <a:noFill/>
                    </a:ln>
                    <a:extLst>
                      <a:ext uri="{53640926-AAD7-44D8-BBD7-CCE9431645EC}">
                        <a14:shadowObscured xmlns:a14="http://schemas.microsoft.com/office/drawing/2010/main"/>
                      </a:ext>
                    </a:extLst>
                  </pic:spPr>
                </pic:pic>
              </a:graphicData>
            </a:graphic>
          </wp:inline>
        </w:drawing>
      </w:r>
    </w:p>
    <w:p w14:paraId="783FBE61" w14:textId="77777777" w:rsidR="00C77E90" w:rsidRDefault="00C77E90" w:rsidP="00C77E90">
      <w:pPr>
        <w:spacing w:after="60"/>
        <w:rPr>
          <w:sz w:val="18"/>
          <w:szCs w:val="18"/>
        </w:rPr>
      </w:pPr>
      <w:r>
        <w:rPr>
          <w:sz w:val="18"/>
          <w:szCs w:val="18"/>
        </w:rPr>
        <w:t>Notes: The s</w:t>
      </w:r>
      <w:r w:rsidRPr="00274964">
        <w:rPr>
          <w:sz w:val="18"/>
          <w:szCs w:val="18"/>
        </w:rPr>
        <w:t>haded</w:t>
      </w:r>
      <w:r>
        <w:rPr>
          <w:sz w:val="18"/>
          <w:szCs w:val="18"/>
        </w:rPr>
        <w:t xml:space="preserve"> scale</w:t>
      </w:r>
      <w:r w:rsidRPr="00274964">
        <w:rPr>
          <w:sz w:val="18"/>
          <w:szCs w:val="18"/>
        </w:rPr>
        <w:t xml:space="preserve"> bar on the right indicates age-specif</w:t>
      </w:r>
      <w:r>
        <w:rPr>
          <w:sz w:val="18"/>
          <w:szCs w:val="18"/>
        </w:rPr>
        <w:t xml:space="preserve">ic fertility rates (ASFRs); </w:t>
      </w:r>
      <w:r w:rsidRPr="00274964">
        <w:rPr>
          <w:sz w:val="18"/>
          <w:szCs w:val="18"/>
        </w:rPr>
        <w:t xml:space="preserve">thick solid </w:t>
      </w:r>
      <w:r>
        <w:rPr>
          <w:sz w:val="18"/>
          <w:szCs w:val="18"/>
        </w:rPr>
        <w:t xml:space="preserve">contour </w:t>
      </w:r>
      <w:r w:rsidRPr="00274964">
        <w:rPr>
          <w:sz w:val="18"/>
          <w:szCs w:val="18"/>
        </w:rPr>
        <w:t>line</w:t>
      </w:r>
      <w:r>
        <w:rPr>
          <w:sz w:val="18"/>
          <w:szCs w:val="18"/>
        </w:rPr>
        <w:t>s</w:t>
      </w:r>
      <w:r w:rsidRPr="00274964">
        <w:rPr>
          <w:sz w:val="18"/>
          <w:szCs w:val="18"/>
        </w:rPr>
        <w:t xml:space="preserve"> indicate cumulative cohort fertility rate (CCFR)=2.</w:t>
      </w:r>
      <w:r>
        <w:rPr>
          <w:sz w:val="18"/>
          <w:szCs w:val="18"/>
        </w:rPr>
        <w:t xml:space="preserve">05 (replacement fertility); </w:t>
      </w:r>
      <w:r w:rsidRPr="00274964">
        <w:rPr>
          <w:sz w:val="18"/>
          <w:szCs w:val="18"/>
        </w:rPr>
        <w:t xml:space="preserve">thick dashed </w:t>
      </w:r>
      <w:r>
        <w:rPr>
          <w:sz w:val="18"/>
          <w:szCs w:val="18"/>
        </w:rPr>
        <w:t xml:space="preserve">contour lines indicate CCFR=1.80; </w:t>
      </w:r>
      <w:r w:rsidRPr="00274964">
        <w:rPr>
          <w:sz w:val="18"/>
          <w:szCs w:val="18"/>
        </w:rPr>
        <w:t xml:space="preserve">thin solid </w:t>
      </w:r>
      <w:r>
        <w:rPr>
          <w:sz w:val="18"/>
          <w:szCs w:val="18"/>
        </w:rPr>
        <w:t xml:space="preserve">contour lines indicate CCFR=1.50; </w:t>
      </w:r>
      <w:r w:rsidRPr="00274964">
        <w:rPr>
          <w:sz w:val="18"/>
          <w:szCs w:val="18"/>
        </w:rPr>
        <w:t xml:space="preserve">thin dashed </w:t>
      </w:r>
      <w:r>
        <w:rPr>
          <w:sz w:val="18"/>
          <w:szCs w:val="18"/>
        </w:rPr>
        <w:t>contour</w:t>
      </w:r>
      <w:r w:rsidRPr="00274964">
        <w:rPr>
          <w:sz w:val="18"/>
          <w:szCs w:val="18"/>
        </w:rPr>
        <w:t xml:space="preserve"> line</w:t>
      </w:r>
      <w:r>
        <w:rPr>
          <w:sz w:val="18"/>
          <w:szCs w:val="18"/>
        </w:rPr>
        <w:t>s indicate</w:t>
      </w:r>
      <w:r w:rsidRPr="00274964">
        <w:rPr>
          <w:sz w:val="18"/>
          <w:szCs w:val="18"/>
        </w:rPr>
        <w:t xml:space="preserve"> CCFR=1.3</w:t>
      </w:r>
      <w:r>
        <w:rPr>
          <w:sz w:val="18"/>
          <w:szCs w:val="18"/>
        </w:rPr>
        <w:t>0.</w:t>
      </w:r>
    </w:p>
    <w:p w14:paraId="4077906A" w14:textId="77777777" w:rsidR="00C77E90" w:rsidRDefault="00C77E90" w:rsidP="00C77E90">
      <w:pPr>
        <w:spacing w:after="60"/>
        <w:rPr>
          <w:sz w:val="18"/>
          <w:szCs w:val="18"/>
        </w:rPr>
      </w:pPr>
      <w:r>
        <w:rPr>
          <w:sz w:val="18"/>
          <w:szCs w:val="18"/>
        </w:rPr>
        <w:t>S</w:t>
      </w:r>
      <w:r w:rsidRPr="00274964">
        <w:rPr>
          <w:sz w:val="18"/>
          <w:szCs w:val="18"/>
        </w:rPr>
        <w:t>ource: Human Fertility Database (HFD) and Human Fertility Collection (HFC)</w:t>
      </w:r>
      <w:r>
        <w:rPr>
          <w:sz w:val="18"/>
          <w:szCs w:val="18"/>
        </w:rPr>
        <w:t>, own calculations.</w:t>
      </w:r>
    </w:p>
    <w:p w14:paraId="21E25709" w14:textId="31966372" w:rsidR="00C77E90" w:rsidRDefault="00C77E90">
      <w:pPr>
        <w:spacing w:after="200"/>
        <w:rPr>
          <w:sz w:val="18"/>
          <w:szCs w:val="18"/>
        </w:rPr>
      </w:pPr>
      <w:r>
        <w:rPr>
          <w:sz w:val="18"/>
          <w:szCs w:val="18"/>
        </w:rPr>
        <w:br w:type="page"/>
      </w:r>
    </w:p>
    <w:p w14:paraId="00422620" w14:textId="2A67B003" w:rsidR="00C77E90" w:rsidRDefault="00C77E90" w:rsidP="00C77E90">
      <w:pPr>
        <w:pStyle w:val="Caption"/>
      </w:pPr>
      <w:r>
        <w:lastRenderedPageBreak/>
        <w:t xml:space="preserve">Figure </w:t>
      </w:r>
      <w:del w:id="363" w:author="Serena Pattaro" w:date="2018-05-11T18:45:00Z">
        <w:r w:rsidDel="008742B9">
          <w:fldChar w:fldCharType="begin"/>
        </w:r>
        <w:r w:rsidDel="008742B9">
          <w:delInstrText xml:space="preserve"> SEQ Figure \* ARABIC </w:delInstrText>
        </w:r>
        <w:r w:rsidDel="008742B9">
          <w:fldChar w:fldCharType="separate"/>
        </w:r>
        <w:r w:rsidDel="008742B9">
          <w:rPr>
            <w:noProof/>
          </w:rPr>
          <w:delText>5</w:delText>
        </w:r>
        <w:r w:rsidDel="008742B9">
          <w:rPr>
            <w:noProof/>
          </w:rPr>
          <w:fldChar w:fldCharType="end"/>
        </w:r>
        <w:r w:rsidDel="008742B9">
          <w:delText xml:space="preserve"> </w:delText>
        </w:r>
      </w:del>
      <w:ins w:id="364" w:author="Serena Pattaro" w:date="2018-05-11T18:45:00Z">
        <w:r w:rsidR="008742B9">
          <w:t xml:space="preserve">4 </w:t>
        </w:r>
      </w:ins>
      <w:r>
        <w:t>Composite Fertility Lattice Plot for 45 countries</w:t>
      </w:r>
    </w:p>
    <w:p w14:paraId="04BD3A39" w14:textId="77777777" w:rsidR="00C77E90" w:rsidRDefault="00C77E90" w:rsidP="00C77E90">
      <w:pPr>
        <w:rPr>
          <w:sz w:val="18"/>
          <w:szCs w:val="18"/>
        </w:rPr>
      </w:pPr>
      <w:r>
        <w:rPr>
          <w:noProof/>
          <w:lang w:eastAsia="en-GB"/>
        </w:rPr>
        <w:drawing>
          <wp:inline distT="0" distB="0" distL="0" distR="0" wp14:anchorId="5992773C" wp14:editId="62F52F08">
            <wp:extent cx="5731510" cy="57315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_paper_coded.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A6F50B5" w14:textId="77777777" w:rsidR="00C77E90" w:rsidRDefault="00C77E90" w:rsidP="00C77E90">
      <w:pPr>
        <w:spacing w:after="60"/>
        <w:rPr>
          <w:sz w:val="18"/>
          <w:szCs w:val="18"/>
        </w:rPr>
      </w:pPr>
      <w:r>
        <w:rPr>
          <w:sz w:val="18"/>
          <w:szCs w:val="18"/>
        </w:rPr>
        <w:t>Notes: (a) The s</w:t>
      </w:r>
      <w:r w:rsidRPr="00274964">
        <w:rPr>
          <w:sz w:val="18"/>
          <w:szCs w:val="18"/>
        </w:rPr>
        <w:t>haded</w:t>
      </w:r>
      <w:r>
        <w:rPr>
          <w:sz w:val="18"/>
          <w:szCs w:val="18"/>
        </w:rPr>
        <w:t xml:space="preserve"> scale</w:t>
      </w:r>
      <w:r w:rsidRPr="00274964">
        <w:rPr>
          <w:sz w:val="18"/>
          <w:szCs w:val="18"/>
        </w:rPr>
        <w:t xml:space="preserve"> bar on the right indicates age-specif</w:t>
      </w:r>
      <w:r>
        <w:rPr>
          <w:sz w:val="18"/>
          <w:szCs w:val="18"/>
        </w:rPr>
        <w:t>ic fertility rates (ASFRs). (b) T</w:t>
      </w:r>
      <w:r w:rsidRPr="00274964">
        <w:rPr>
          <w:sz w:val="18"/>
          <w:szCs w:val="18"/>
        </w:rPr>
        <w:t xml:space="preserve">hick solid </w:t>
      </w:r>
      <w:r>
        <w:rPr>
          <w:sz w:val="18"/>
          <w:szCs w:val="18"/>
        </w:rPr>
        <w:t xml:space="preserve">contour </w:t>
      </w:r>
      <w:r w:rsidRPr="00274964">
        <w:rPr>
          <w:sz w:val="18"/>
          <w:szCs w:val="18"/>
        </w:rPr>
        <w:t>line</w:t>
      </w:r>
      <w:r>
        <w:rPr>
          <w:sz w:val="18"/>
          <w:szCs w:val="18"/>
        </w:rPr>
        <w:t>s</w:t>
      </w:r>
      <w:r w:rsidRPr="00274964">
        <w:rPr>
          <w:sz w:val="18"/>
          <w:szCs w:val="18"/>
        </w:rPr>
        <w:t xml:space="preserve"> indicate cumulative cohort fertility rate (CCFR)=2.</w:t>
      </w:r>
      <w:r>
        <w:rPr>
          <w:sz w:val="18"/>
          <w:szCs w:val="18"/>
        </w:rPr>
        <w:t xml:space="preserve">05 (replacement fertility); </w:t>
      </w:r>
      <w:r w:rsidRPr="00274964">
        <w:rPr>
          <w:sz w:val="18"/>
          <w:szCs w:val="18"/>
        </w:rPr>
        <w:t xml:space="preserve">thick dashed </w:t>
      </w:r>
      <w:r>
        <w:rPr>
          <w:sz w:val="18"/>
          <w:szCs w:val="18"/>
        </w:rPr>
        <w:t xml:space="preserve">contour lines indicate CCFR=1.80; </w:t>
      </w:r>
      <w:r w:rsidRPr="00274964">
        <w:rPr>
          <w:sz w:val="18"/>
          <w:szCs w:val="18"/>
        </w:rPr>
        <w:t xml:space="preserve">thin solid </w:t>
      </w:r>
      <w:r>
        <w:rPr>
          <w:sz w:val="18"/>
          <w:szCs w:val="18"/>
        </w:rPr>
        <w:t xml:space="preserve">contour lines indicate CCFR=1.50; </w:t>
      </w:r>
      <w:r w:rsidRPr="00274964">
        <w:rPr>
          <w:sz w:val="18"/>
          <w:szCs w:val="18"/>
        </w:rPr>
        <w:t xml:space="preserve">thin dashed </w:t>
      </w:r>
      <w:r>
        <w:rPr>
          <w:sz w:val="18"/>
          <w:szCs w:val="18"/>
        </w:rPr>
        <w:t>contour</w:t>
      </w:r>
      <w:r w:rsidRPr="00274964">
        <w:rPr>
          <w:sz w:val="18"/>
          <w:szCs w:val="18"/>
        </w:rPr>
        <w:t xml:space="preserve"> line</w:t>
      </w:r>
      <w:r>
        <w:rPr>
          <w:sz w:val="18"/>
          <w:szCs w:val="18"/>
        </w:rPr>
        <w:t>s indicate</w:t>
      </w:r>
      <w:r w:rsidRPr="00274964">
        <w:rPr>
          <w:sz w:val="18"/>
          <w:szCs w:val="18"/>
        </w:rPr>
        <w:t xml:space="preserve"> CCFR=1.3</w:t>
      </w:r>
      <w:r>
        <w:rPr>
          <w:sz w:val="18"/>
          <w:szCs w:val="18"/>
        </w:rPr>
        <w:t>0. (c) Countries are ranked in descending order by CCFR in 2007 (last common year of observation). (d) Countries are grouped in geographic macro-regions as follows: (1) South-Eastern Europe: Albania (ALB), Romania (ROU), Macedonia (MKD), Bosnia and Herzegovina (BIH), Bulgaria (BGR); (2) Western Europe: Ireland (IRL), UK-Northern Ireland (GBR_NIR), France (FRA), UK-England and Wales (GBRTENW), UK-Scotland (GBR_SCO), Netherlands (NLD), Belgium (BEL) and German-speaking countries: East Germany (DEUTE), Austria (AUT), Switzerland (CHE), West Germany (DEUTW); (3) Northern Europe: Iceland (ISL), Norway (NOR), Sweden (SWE), Finland (FIN), Denmark (DNK); (4) East and South-East Asian countries: Taiwan (TWN), Republic of Kora (KOR), Japan (JPN); (5) Non-European English-speaking countries: New Zealand (NZL), Australia (AUS), United States of America (USA), Canada (CAN); (6) Eastern Europe: Moldova (MDA), Belarus (BLR), Ukraine (UKR), Russia (RUS); (7) Central Europe: Slovakia (SVK), Poland (POL), Czech Republic (CZE), Estonia (EST), Hungary (HUN); Lithuania (LTU), Croatia (HRV), Slovenia (SVN), Latvia (LVA); (8) Southern Europe: Spain (ESP), Portugal (PRT), Greece (GRC), Italy (ITA).</w:t>
      </w:r>
    </w:p>
    <w:p w14:paraId="4B781A36" w14:textId="77777777" w:rsidR="00C77E90" w:rsidRDefault="00C77E90" w:rsidP="00C77E90">
      <w:pPr>
        <w:spacing w:after="60"/>
        <w:rPr>
          <w:sz w:val="18"/>
          <w:szCs w:val="18"/>
        </w:rPr>
      </w:pPr>
      <w:r>
        <w:rPr>
          <w:sz w:val="18"/>
          <w:szCs w:val="18"/>
        </w:rPr>
        <w:t>S</w:t>
      </w:r>
      <w:r w:rsidRPr="00274964">
        <w:rPr>
          <w:sz w:val="18"/>
          <w:szCs w:val="18"/>
        </w:rPr>
        <w:t>ource: Human Fertility Database (HFD) and Human Fertility Collection (HFC)</w:t>
      </w:r>
      <w:r>
        <w:rPr>
          <w:sz w:val="18"/>
          <w:szCs w:val="18"/>
        </w:rPr>
        <w:t>, own calculations.</w:t>
      </w:r>
    </w:p>
    <w:p w14:paraId="7171D0BF" w14:textId="77777777" w:rsidR="003D2E3A" w:rsidRPr="00274964" w:rsidRDefault="003D2E3A" w:rsidP="00C8640F">
      <w:pPr>
        <w:ind w:left="567" w:hanging="567"/>
        <w:rPr>
          <w:sz w:val="18"/>
          <w:szCs w:val="18"/>
        </w:rPr>
      </w:pPr>
    </w:p>
    <w:sectPr w:rsidR="003D2E3A" w:rsidRPr="002749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4E3A0F"/>
    <w:multiLevelType w:val="hybridMultilevel"/>
    <w:tmpl w:val="C54EE0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rena Pattaro">
    <w15:presenceInfo w15:providerId="None" w15:userId="Serena Patta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BC9"/>
    <w:rsid w:val="00011C50"/>
    <w:rsid w:val="00025281"/>
    <w:rsid w:val="00066DA4"/>
    <w:rsid w:val="00072E56"/>
    <w:rsid w:val="00084FEC"/>
    <w:rsid w:val="00092BAE"/>
    <w:rsid w:val="000A48DD"/>
    <w:rsid w:val="000B24C9"/>
    <w:rsid w:val="001021BC"/>
    <w:rsid w:val="001060FB"/>
    <w:rsid w:val="00110F92"/>
    <w:rsid w:val="001163D1"/>
    <w:rsid w:val="001416DD"/>
    <w:rsid w:val="001428FC"/>
    <w:rsid w:val="001561E4"/>
    <w:rsid w:val="001669CE"/>
    <w:rsid w:val="001745C2"/>
    <w:rsid w:val="001818AD"/>
    <w:rsid w:val="00186969"/>
    <w:rsid w:val="00190715"/>
    <w:rsid w:val="001917B1"/>
    <w:rsid w:val="001943D9"/>
    <w:rsid w:val="00197DC1"/>
    <w:rsid w:val="001C3DF8"/>
    <w:rsid w:val="001C4B18"/>
    <w:rsid w:val="001E4624"/>
    <w:rsid w:val="001F44CC"/>
    <w:rsid w:val="001F5DA2"/>
    <w:rsid w:val="001F7CDB"/>
    <w:rsid w:val="0022045A"/>
    <w:rsid w:val="00234F4A"/>
    <w:rsid w:val="00236BA8"/>
    <w:rsid w:val="00250AB5"/>
    <w:rsid w:val="002607A5"/>
    <w:rsid w:val="00263DC1"/>
    <w:rsid w:val="00274964"/>
    <w:rsid w:val="0028087B"/>
    <w:rsid w:val="00293F2D"/>
    <w:rsid w:val="002975B8"/>
    <w:rsid w:val="002D55F1"/>
    <w:rsid w:val="002E14F8"/>
    <w:rsid w:val="002F1DEB"/>
    <w:rsid w:val="002F3456"/>
    <w:rsid w:val="00304313"/>
    <w:rsid w:val="00321CEB"/>
    <w:rsid w:val="00325E86"/>
    <w:rsid w:val="0033470C"/>
    <w:rsid w:val="0033794B"/>
    <w:rsid w:val="003419C1"/>
    <w:rsid w:val="00347E23"/>
    <w:rsid w:val="00351FB5"/>
    <w:rsid w:val="003520A2"/>
    <w:rsid w:val="00354493"/>
    <w:rsid w:val="003545BE"/>
    <w:rsid w:val="00364802"/>
    <w:rsid w:val="00367DDD"/>
    <w:rsid w:val="00375611"/>
    <w:rsid w:val="00384534"/>
    <w:rsid w:val="00387264"/>
    <w:rsid w:val="00394611"/>
    <w:rsid w:val="003A43A1"/>
    <w:rsid w:val="003A45D8"/>
    <w:rsid w:val="003A462E"/>
    <w:rsid w:val="003A56EF"/>
    <w:rsid w:val="003B6905"/>
    <w:rsid w:val="003C3DB4"/>
    <w:rsid w:val="003C715F"/>
    <w:rsid w:val="003D0CA5"/>
    <w:rsid w:val="003D2E3A"/>
    <w:rsid w:val="003E08FA"/>
    <w:rsid w:val="003E6DB8"/>
    <w:rsid w:val="004041A1"/>
    <w:rsid w:val="00405545"/>
    <w:rsid w:val="0041075A"/>
    <w:rsid w:val="00430154"/>
    <w:rsid w:val="004317D4"/>
    <w:rsid w:val="00431D33"/>
    <w:rsid w:val="00444E49"/>
    <w:rsid w:val="004643BD"/>
    <w:rsid w:val="004809B6"/>
    <w:rsid w:val="004850EB"/>
    <w:rsid w:val="004B41AC"/>
    <w:rsid w:val="004C4073"/>
    <w:rsid w:val="004E05A0"/>
    <w:rsid w:val="004F5A64"/>
    <w:rsid w:val="005108F1"/>
    <w:rsid w:val="00510971"/>
    <w:rsid w:val="00512747"/>
    <w:rsid w:val="00515161"/>
    <w:rsid w:val="00515957"/>
    <w:rsid w:val="00522103"/>
    <w:rsid w:val="00557010"/>
    <w:rsid w:val="00562812"/>
    <w:rsid w:val="00563BC9"/>
    <w:rsid w:val="00576726"/>
    <w:rsid w:val="00592799"/>
    <w:rsid w:val="005A4C36"/>
    <w:rsid w:val="005A521D"/>
    <w:rsid w:val="005D6F4E"/>
    <w:rsid w:val="005E194B"/>
    <w:rsid w:val="00610A72"/>
    <w:rsid w:val="00616367"/>
    <w:rsid w:val="00621319"/>
    <w:rsid w:val="00630879"/>
    <w:rsid w:val="00631AEB"/>
    <w:rsid w:val="00632E34"/>
    <w:rsid w:val="00640E38"/>
    <w:rsid w:val="00653B7B"/>
    <w:rsid w:val="00673686"/>
    <w:rsid w:val="0067556D"/>
    <w:rsid w:val="0069217A"/>
    <w:rsid w:val="00694E99"/>
    <w:rsid w:val="006A3617"/>
    <w:rsid w:val="006A4E5F"/>
    <w:rsid w:val="006A70E3"/>
    <w:rsid w:val="006B4D65"/>
    <w:rsid w:val="006D4FB2"/>
    <w:rsid w:val="006D6BE3"/>
    <w:rsid w:val="006F2736"/>
    <w:rsid w:val="00700317"/>
    <w:rsid w:val="007038EC"/>
    <w:rsid w:val="007124EB"/>
    <w:rsid w:val="007168A0"/>
    <w:rsid w:val="00721A46"/>
    <w:rsid w:val="0073223E"/>
    <w:rsid w:val="00744CD3"/>
    <w:rsid w:val="0074563F"/>
    <w:rsid w:val="007562EB"/>
    <w:rsid w:val="00760D06"/>
    <w:rsid w:val="00765CDA"/>
    <w:rsid w:val="007B549D"/>
    <w:rsid w:val="007C7BCA"/>
    <w:rsid w:val="007E12C8"/>
    <w:rsid w:val="007F1EE0"/>
    <w:rsid w:val="008117AC"/>
    <w:rsid w:val="0081532C"/>
    <w:rsid w:val="008575FA"/>
    <w:rsid w:val="0086436E"/>
    <w:rsid w:val="008648C5"/>
    <w:rsid w:val="008742B9"/>
    <w:rsid w:val="00884CA1"/>
    <w:rsid w:val="00887951"/>
    <w:rsid w:val="00891233"/>
    <w:rsid w:val="00896FA7"/>
    <w:rsid w:val="008B03F0"/>
    <w:rsid w:val="008B5C11"/>
    <w:rsid w:val="008C7081"/>
    <w:rsid w:val="0090026D"/>
    <w:rsid w:val="00911512"/>
    <w:rsid w:val="00911ED5"/>
    <w:rsid w:val="00920123"/>
    <w:rsid w:val="00921DCE"/>
    <w:rsid w:val="00932F80"/>
    <w:rsid w:val="00934789"/>
    <w:rsid w:val="009362B9"/>
    <w:rsid w:val="00937FBD"/>
    <w:rsid w:val="00950433"/>
    <w:rsid w:val="00951109"/>
    <w:rsid w:val="0098443F"/>
    <w:rsid w:val="00986000"/>
    <w:rsid w:val="0098623B"/>
    <w:rsid w:val="009877A5"/>
    <w:rsid w:val="0099601C"/>
    <w:rsid w:val="009A74AF"/>
    <w:rsid w:val="009C0A7C"/>
    <w:rsid w:val="009D37CE"/>
    <w:rsid w:val="009D555C"/>
    <w:rsid w:val="009D5C51"/>
    <w:rsid w:val="009F4C35"/>
    <w:rsid w:val="009F5E0A"/>
    <w:rsid w:val="009F6EF2"/>
    <w:rsid w:val="00A1011F"/>
    <w:rsid w:val="00A16DA3"/>
    <w:rsid w:val="00A238C1"/>
    <w:rsid w:val="00A3219B"/>
    <w:rsid w:val="00A42FEC"/>
    <w:rsid w:val="00A635DB"/>
    <w:rsid w:val="00A71EE3"/>
    <w:rsid w:val="00A73685"/>
    <w:rsid w:val="00A93E9A"/>
    <w:rsid w:val="00AA504F"/>
    <w:rsid w:val="00AA6E12"/>
    <w:rsid w:val="00AD0EB1"/>
    <w:rsid w:val="00AD5C8D"/>
    <w:rsid w:val="00AE1950"/>
    <w:rsid w:val="00AE71B2"/>
    <w:rsid w:val="00AE7C88"/>
    <w:rsid w:val="00B10394"/>
    <w:rsid w:val="00B206C2"/>
    <w:rsid w:val="00B313C2"/>
    <w:rsid w:val="00B31B93"/>
    <w:rsid w:val="00B548FD"/>
    <w:rsid w:val="00B54E76"/>
    <w:rsid w:val="00B562FC"/>
    <w:rsid w:val="00B71AFC"/>
    <w:rsid w:val="00B816F3"/>
    <w:rsid w:val="00B90175"/>
    <w:rsid w:val="00BA176F"/>
    <w:rsid w:val="00BB12A7"/>
    <w:rsid w:val="00BC0FC2"/>
    <w:rsid w:val="00BC59B3"/>
    <w:rsid w:val="00BE134E"/>
    <w:rsid w:val="00BE518B"/>
    <w:rsid w:val="00BE5CF0"/>
    <w:rsid w:val="00BF4EB4"/>
    <w:rsid w:val="00C00819"/>
    <w:rsid w:val="00C03B84"/>
    <w:rsid w:val="00C1181A"/>
    <w:rsid w:val="00C323EE"/>
    <w:rsid w:val="00C512BD"/>
    <w:rsid w:val="00C64348"/>
    <w:rsid w:val="00C77E90"/>
    <w:rsid w:val="00C81609"/>
    <w:rsid w:val="00C83782"/>
    <w:rsid w:val="00C85168"/>
    <w:rsid w:val="00C8640F"/>
    <w:rsid w:val="00C939B7"/>
    <w:rsid w:val="00CC366F"/>
    <w:rsid w:val="00CD5095"/>
    <w:rsid w:val="00CD5999"/>
    <w:rsid w:val="00D00633"/>
    <w:rsid w:val="00D0213B"/>
    <w:rsid w:val="00D04365"/>
    <w:rsid w:val="00D201F9"/>
    <w:rsid w:val="00D27233"/>
    <w:rsid w:val="00D27610"/>
    <w:rsid w:val="00D415FE"/>
    <w:rsid w:val="00D44F4A"/>
    <w:rsid w:val="00D45D72"/>
    <w:rsid w:val="00D54795"/>
    <w:rsid w:val="00D633A4"/>
    <w:rsid w:val="00D72E5B"/>
    <w:rsid w:val="00D73A78"/>
    <w:rsid w:val="00D858A2"/>
    <w:rsid w:val="00D860E4"/>
    <w:rsid w:val="00DA07EE"/>
    <w:rsid w:val="00DA75C1"/>
    <w:rsid w:val="00DB122F"/>
    <w:rsid w:val="00DD21DB"/>
    <w:rsid w:val="00DD678B"/>
    <w:rsid w:val="00DD6916"/>
    <w:rsid w:val="00DE18E4"/>
    <w:rsid w:val="00E03075"/>
    <w:rsid w:val="00E07AB4"/>
    <w:rsid w:val="00E1519F"/>
    <w:rsid w:val="00E23719"/>
    <w:rsid w:val="00E25CD7"/>
    <w:rsid w:val="00E27A5E"/>
    <w:rsid w:val="00E37083"/>
    <w:rsid w:val="00E5574F"/>
    <w:rsid w:val="00E6396F"/>
    <w:rsid w:val="00E66E05"/>
    <w:rsid w:val="00E95958"/>
    <w:rsid w:val="00EA72B4"/>
    <w:rsid w:val="00EB04F1"/>
    <w:rsid w:val="00EB0B0F"/>
    <w:rsid w:val="00EB0CD3"/>
    <w:rsid w:val="00EB119E"/>
    <w:rsid w:val="00EB6058"/>
    <w:rsid w:val="00EB6275"/>
    <w:rsid w:val="00EC0321"/>
    <w:rsid w:val="00EC13BE"/>
    <w:rsid w:val="00ED258A"/>
    <w:rsid w:val="00EF684A"/>
    <w:rsid w:val="00F1224B"/>
    <w:rsid w:val="00F13030"/>
    <w:rsid w:val="00F20434"/>
    <w:rsid w:val="00F303C2"/>
    <w:rsid w:val="00F43D1A"/>
    <w:rsid w:val="00F43F5C"/>
    <w:rsid w:val="00F51CE8"/>
    <w:rsid w:val="00F5327B"/>
    <w:rsid w:val="00F62878"/>
    <w:rsid w:val="00F64FC0"/>
    <w:rsid w:val="00F92849"/>
    <w:rsid w:val="00F93A1A"/>
    <w:rsid w:val="00FB0762"/>
    <w:rsid w:val="00FB1AFB"/>
    <w:rsid w:val="00FB1B74"/>
    <w:rsid w:val="00FB1F45"/>
    <w:rsid w:val="00FB2BEE"/>
    <w:rsid w:val="00FB4C71"/>
    <w:rsid w:val="00FC5BFD"/>
    <w:rsid w:val="00FD7CDD"/>
    <w:rsid w:val="00FF066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2FE5CC"/>
  <w15:docId w15:val="{4E549F1B-A85B-4B05-A181-D9AA8398B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F45"/>
    <w:pPr>
      <w:spacing w:after="120"/>
    </w:pPr>
  </w:style>
  <w:style w:type="paragraph" w:styleId="Heading1">
    <w:name w:val="heading 1"/>
    <w:basedOn w:val="Normal"/>
    <w:next w:val="Normal"/>
    <w:link w:val="Heading1Char"/>
    <w:uiPriority w:val="9"/>
    <w:qFormat/>
    <w:rsid w:val="006A70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70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52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0E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A70E3"/>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937FBD"/>
    <w:rPr>
      <w:color w:val="808080"/>
    </w:rPr>
  </w:style>
  <w:style w:type="paragraph" w:styleId="BalloonText">
    <w:name w:val="Balloon Text"/>
    <w:basedOn w:val="Normal"/>
    <w:link w:val="BalloonTextChar"/>
    <w:uiPriority w:val="99"/>
    <w:semiHidden/>
    <w:unhideWhenUsed/>
    <w:rsid w:val="00937F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FBD"/>
    <w:rPr>
      <w:rFonts w:ascii="Tahoma" w:hAnsi="Tahoma" w:cs="Tahoma"/>
      <w:sz w:val="16"/>
      <w:szCs w:val="16"/>
    </w:rPr>
  </w:style>
  <w:style w:type="paragraph" w:styleId="Caption">
    <w:name w:val="caption"/>
    <w:basedOn w:val="Normal"/>
    <w:next w:val="Normal"/>
    <w:uiPriority w:val="35"/>
    <w:unhideWhenUsed/>
    <w:qFormat/>
    <w:rsid w:val="00EB0CD3"/>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891233"/>
    <w:rPr>
      <w:sz w:val="16"/>
      <w:szCs w:val="16"/>
    </w:rPr>
  </w:style>
  <w:style w:type="paragraph" w:styleId="CommentText">
    <w:name w:val="annotation text"/>
    <w:basedOn w:val="Normal"/>
    <w:link w:val="CommentTextChar"/>
    <w:uiPriority w:val="99"/>
    <w:semiHidden/>
    <w:unhideWhenUsed/>
    <w:rsid w:val="00891233"/>
    <w:pPr>
      <w:spacing w:line="240" w:lineRule="auto"/>
    </w:pPr>
    <w:rPr>
      <w:sz w:val="20"/>
      <w:szCs w:val="20"/>
    </w:rPr>
  </w:style>
  <w:style w:type="character" w:customStyle="1" w:styleId="CommentTextChar">
    <w:name w:val="Comment Text Char"/>
    <w:basedOn w:val="DefaultParagraphFont"/>
    <w:link w:val="CommentText"/>
    <w:uiPriority w:val="99"/>
    <w:semiHidden/>
    <w:rsid w:val="00891233"/>
    <w:rPr>
      <w:sz w:val="20"/>
      <w:szCs w:val="20"/>
    </w:rPr>
  </w:style>
  <w:style w:type="paragraph" w:styleId="CommentSubject">
    <w:name w:val="annotation subject"/>
    <w:basedOn w:val="CommentText"/>
    <w:next w:val="CommentText"/>
    <w:link w:val="CommentSubjectChar"/>
    <w:uiPriority w:val="99"/>
    <w:semiHidden/>
    <w:unhideWhenUsed/>
    <w:rsid w:val="00891233"/>
    <w:rPr>
      <w:b/>
      <w:bCs/>
    </w:rPr>
  </w:style>
  <w:style w:type="character" w:customStyle="1" w:styleId="CommentSubjectChar">
    <w:name w:val="Comment Subject Char"/>
    <w:basedOn w:val="CommentTextChar"/>
    <w:link w:val="CommentSubject"/>
    <w:uiPriority w:val="99"/>
    <w:semiHidden/>
    <w:rsid w:val="00891233"/>
    <w:rPr>
      <w:b/>
      <w:bCs/>
      <w:sz w:val="20"/>
      <w:szCs w:val="20"/>
    </w:rPr>
  </w:style>
  <w:style w:type="paragraph" w:styleId="Revision">
    <w:name w:val="Revision"/>
    <w:hidden/>
    <w:uiPriority w:val="99"/>
    <w:semiHidden/>
    <w:rsid w:val="00891233"/>
    <w:pPr>
      <w:spacing w:after="0" w:line="240" w:lineRule="auto"/>
    </w:pPr>
  </w:style>
  <w:style w:type="character" w:styleId="Hyperlink">
    <w:name w:val="Hyperlink"/>
    <w:basedOn w:val="DefaultParagraphFont"/>
    <w:uiPriority w:val="99"/>
    <w:unhideWhenUsed/>
    <w:rsid w:val="00D54795"/>
    <w:rPr>
      <w:color w:val="0000FF" w:themeColor="hyperlink"/>
      <w:u w:val="single"/>
    </w:rPr>
  </w:style>
  <w:style w:type="character" w:customStyle="1" w:styleId="UnresolvedMention">
    <w:name w:val="Unresolved Mention"/>
    <w:basedOn w:val="DefaultParagraphFont"/>
    <w:uiPriority w:val="99"/>
    <w:semiHidden/>
    <w:unhideWhenUsed/>
    <w:rsid w:val="00D54795"/>
    <w:rPr>
      <w:color w:val="808080"/>
      <w:shd w:val="clear" w:color="auto" w:fill="E6E6E6"/>
    </w:rPr>
  </w:style>
  <w:style w:type="character" w:customStyle="1" w:styleId="Heading3Char">
    <w:name w:val="Heading 3 Char"/>
    <w:basedOn w:val="DefaultParagraphFont"/>
    <w:link w:val="Heading3"/>
    <w:uiPriority w:val="9"/>
    <w:rsid w:val="005A521D"/>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1745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3531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nathan.Minton@glasgow.ac.uk"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mailto:l.vanderbloemen@imperial.ac.uk" TargetMode="Externa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Serena.Pattaro@glasgow.ac.uk"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526851-0F7F-4DAE-B8FB-13E348E0A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20853</Words>
  <Characters>118867</Characters>
  <Application>Microsoft Office Word</Application>
  <DocSecurity>0</DocSecurity>
  <Lines>990</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Minton</dc:creator>
  <cp:keywords/>
  <dc:description/>
  <cp:lastModifiedBy>Jonathan Minton</cp:lastModifiedBy>
  <cp:revision>2</cp:revision>
  <cp:lastPrinted>2017-08-28T16:59:00Z</cp:lastPrinted>
  <dcterms:created xsi:type="dcterms:W3CDTF">2018-05-14T10:36:00Z</dcterms:created>
  <dcterms:modified xsi:type="dcterms:W3CDTF">2018-05-14T10:36:00Z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9040c553-8050-363d-87c7-90c8cb8e1e7e</vt:lpwstr>
  </property>
  <property fmtid="{D5CDD505-2E9C-101B-9397-08002B2CF9AE}" pid="24" name="Mendeley Citation Style_1">
    <vt:lpwstr>http://www.zotero.org/styles/harvard-cite-them-right</vt:lpwstr>
  </property>
</Properties>
</file>