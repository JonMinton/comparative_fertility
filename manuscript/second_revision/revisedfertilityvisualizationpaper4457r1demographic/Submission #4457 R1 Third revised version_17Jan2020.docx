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122C2" w14:textId="2C80F630" w:rsidR="006675D0" w:rsidRDefault="009E6484">
      <w:pPr>
        <w:pStyle w:val="Heading1"/>
      </w:pPr>
      <w:r>
        <w:t>Visuali</w:t>
      </w:r>
      <w:r w:rsidR="009470D0">
        <w:t>z</w:t>
      </w:r>
      <w:r>
        <w:t>ing fertility trends for 45 countries using composite lattice plots</w:t>
      </w:r>
    </w:p>
    <w:p w14:paraId="6FFF535A" w14:textId="77777777" w:rsidR="006675D0" w:rsidRDefault="006675D0"/>
    <w:p w14:paraId="312D8CAC" w14:textId="77777777" w:rsidR="006675D0" w:rsidRDefault="006675D0"/>
    <w:p w14:paraId="3B7A6865" w14:textId="77777777" w:rsidR="006675D0" w:rsidRDefault="009E6484">
      <w:pPr>
        <w:pStyle w:val="Heading1"/>
        <w:spacing w:before="0"/>
      </w:pPr>
      <w:r>
        <w:t>Abstract</w:t>
      </w:r>
    </w:p>
    <w:p w14:paraId="6203B039" w14:textId="77777777" w:rsidR="006675D0" w:rsidRDefault="006675D0"/>
    <w:p w14:paraId="428C6A20" w14:textId="77777777" w:rsidR="006675D0" w:rsidRDefault="009E6484">
      <w:pPr>
        <w:pStyle w:val="Heading2"/>
        <w:spacing w:before="0"/>
      </w:pPr>
      <w:r>
        <w:t>BACKGROUND</w:t>
      </w:r>
    </w:p>
    <w:p w14:paraId="1FD02B4A" w14:textId="77777777" w:rsidR="006675D0" w:rsidRDefault="009E6484">
      <w:r>
        <w:t>The Human Fertility Database (HFD) and Human Fertility Collection (HFC) provide disaggregated data on age-specific fertility rates for 45 countries. These sources offer the opportunity to learn about the development of different pathways of transition to low fertility both within and between countries.</w:t>
      </w:r>
    </w:p>
    <w:p w14:paraId="10196B4F" w14:textId="77777777" w:rsidR="006675D0" w:rsidRDefault="009E6484">
      <w:pPr>
        <w:pStyle w:val="Heading2"/>
        <w:spacing w:before="0"/>
      </w:pPr>
      <w:r>
        <w:t>OBJECTIVE</w:t>
      </w:r>
    </w:p>
    <w:p w14:paraId="3A367CBB" w14:textId="5983BEBA" w:rsidR="006675D0" w:rsidRDefault="009E6484">
      <w:r>
        <w:t xml:space="preserve">The aim of this paper is to use composite </w:t>
      </w:r>
      <w:r w:rsidR="003E3400">
        <w:t xml:space="preserve">fertility </w:t>
      </w:r>
      <w:r>
        <w:t xml:space="preserve">lattice plots, which combine information from different visualization techniques of the Lexis surface, namely level plots and contour plots, to explore changes in age-specific fertility rates and </w:t>
      </w:r>
      <w:del w:id="0" w:author="Serena Pattaro" w:date="2020-01-16T16:42:00Z">
        <w:r w:rsidDel="00AC32FF">
          <w:delText xml:space="preserve">derived </w:delText>
        </w:r>
      </w:del>
      <w:ins w:id="1" w:author="Serena Pattaro" w:date="2020-01-16T16:42:00Z">
        <w:r w:rsidR="00AC32FF">
          <w:t>period-ba</w:t>
        </w:r>
      </w:ins>
      <w:ins w:id="2" w:author="Serena Pattaro" w:date="2020-01-16T16:43:00Z">
        <w:r w:rsidR="00AC32FF">
          <w:t>sed</w:t>
        </w:r>
      </w:ins>
      <w:ins w:id="3" w:author="Serena Pattaro" w:date="2020-01-16T16:42:00Z">
        <w:r w:rsidR="00AC32FF">
          <w:t xml:space="preserve"> </w:t>
        </w:r>
      </w:ins>
      <w:ins w:id="4" w:author="Serena Pattaro" w:date="2020-01-09T15:56:00Z">
        <w:r w:rsidR="00D77B10">
          <w:t>pseudo</w:t>
        </w:r>
      </w:ins>
      <w:r w:rsidR="00AC32FF">
        <w:t>-</w:t>
      </w:r>
      <w:r>
        <w:t>cumulative cohort fertility rates across countries and geographic regions.</w:t>
      </w:r>
    </w:p>
    <w:p w14:paraId="575BF344" w14:textId="77777777" w:rsidR="006675D0" w:rsidRDefault="009E6484">
      <w:pPr>
        <w:pStyle w:val="Heading2"/>
        <w:spacing w:before="0"/>
      </w:pPr>
      <w:r>
        <w:t>METHODS</w:t>
      </w:r>
    </w:p>
    <w:p w14:paraId="7D904FAA" w14:textId="5648B6C8" w:rsidR="006675D0" w:rsidRDefault="009E6484">
      <w:r>
        <w:t xml:space="preserve">Through key examples we introduce a new refinement of the Lexis surface, combining level plots which use colour/shade to indicate age-specific fertility rates, and contour lines to indicate </w:t>
      </w:r>
      <w:ins w:id="5" w:author="Serena Pattaro" w:date="2020-01-09T15:57:00Z">
        <w:r w:rsidR="00D77B10">
          <w:t>pseudo</w:t>
        </w:r>
      </w:ins>
      <w:r w:rsidR="00AC32FF">
        <w:t>-</w:t>
      </w:r>
      <w:r>
        <w:t>cumulative cohort fertility milestones. We have also developed a web-based app to allow researchers to produce their own fertility Lexis surfaces.</w:t>
      </w:r>
    </w:p>
    <w:p w14:paraId="244D3667" w14:textId="77777777" w:rsidR="006675D0" w:rsidRDefault="009E6484">
      <w:pPr>
        <w:pStyle w:val="Heading2"/>
        <w:spacing w:before="0"/>
      </w:pPr>
      <w:r>
        <w:lastRenderedPageBreak/>
        <w:t>RESULTS</w:t>
      </w:r>
    </w:p>
    <w:p w14:paraId="412CDAD2" w14:textId="6CD2D364" w:rsidR="006675D0" w:rsidRDefault="009E6484">
      <w:r>
        <w:t xml:space="preserve">Results show that once countries have fallen below a replacement fertility </w:t>
      </w:r>
      <w:proofErr w:type="gramStart"/>
      <w:r>
        <w:t>level</w:t>
      </w:r>
      <w:proofErr w:type="gramEnd"/>
      <w:r>
        <w:t xml:space="preserve"> they tend to not return to it. Exceptions are Norway and the USA, which saw rising fertility rates for cohorts born after 1950s and late 1960s, respectively. The age-specific fertility trends, as well as broader political and socioeconomic conditions are very different in these countries, suggesting different paths by which replacement fertility rates </w:t>
      </w:r>
      <w:r w:rsidR="00F5690E">
        <w:t xml:space="preserve">might </w:t>
      </w:r>
      <w:r>
        <w:t>be achieved.</w:t>
      </w:r>
    </w:p>
    <w:p w14:paraId="70D3761D" w14:textId="77777777" w:rsidR="006675D0" w:rsidRDefault="009E6484">
      <w:pPr>
        <w:pStyle w:val="Heading2"/>
        <w:spacing w:before="0"/>
      </w:pPr>
      <w:r>
        <w:t>CONTRIBUTION</w:t>
      </w:r>
    </w:p>
    <w:p w14:paraId="40A34E4E" w14:textId="771216A0" w:rsidR="006675D0" w:rsidRDefault="009E6484">
      <w:bookmarkStart w:id="6" w:name="_gjdgxs" w:colFirst="0" w:colLast="0"/>
      <w:bookmarkEnd w:id="6"/>
      <w:r>
        <w:t xml:space="preserve">Complex data visualizations show, in an intuitive way, how age-specific fertility rates are related to </w:t>
      </w:r>
      <w:ins w:id="7" w:author="Serena Pattaro" w:date="2020-01-16T16:44:00Z">
        <w:r w:rsidR="0005468D">
          <w:t xml:space="preserve">period-based </w:t>
        </w:r>
      </w:ins>
      <w:ins w:id="8" w:author="Serena Pattaro" w:date="2020-01-09T15:58:00Z">
        <w:r w:rsidR="00D77B10">
          <w:t>pseudo</w:t>
        </w:r>
      </w:ins>
      <w:r w:rsidR="00AC32FF">
        <w:t>-</w:t>
      </w:r>
      <w:r>
        <w:t>cumulative cohort fertility rates. Combining this information enables us to explore differences between countries and can make an important contribution to comparative fertility research.</w:t>
      </w:r>
      <w:r>
        <w:br w:type="page"/>
      </w:r>
    </w:p>
    <w:p w14:paraId="53FFE246" w14:textId="77777777" w:rsidR="006675D0" w:rsidRDefault="009E6484">
      <w:pPr>
        <w:pStyle w:val="Heading1"/>
        <w:numPr>
          <w:ilvl w:val="0"/>
          <w:numId w:val="2"/>
        </w:numPr>
        <w:spacing w:before="0"/>
        <w:ind w:left="284" w:hanging="284"/>
      </w:pPr>
      <w:r>
        <w:lastRenderedPageBreak/>
        <w:t>Introduction</w:t>
      </w:r>
    </w:p>
    <w:p w14:paraId="1A986C67" w14:textId="6E3082DF" w:rsidR="006675D0" w:rsidRDefault="009E6484">
      <w:r>
        <w:t xml:space="preserve">Data visualization techniques such as Lexis surfaces have become an increasingly popular tool to investigate trends in fertility and other population characteristics in recent years </w:t>
      </w:r>
      <w:r w:rsidR="00CB6DCE">
        <w:fldChar w:fldCharType="begin"/>
      </w:r>
      <w:r w:rsidR="00CB6DCE">
        <w:instrText>ADDIN F1000_CSL_CITATION&lt;~#@#~&gt;[{"title":"Evolution of the shape of the fertility curve: Why might some countries develop a bimodal curve?","id":"6944719","page":"295-324","type":"article-journal","volume":"37","issue":"11","author":[{"family":"Burkimsher","given":"Marion"}],"issued":{"date-parts":[["2017"]]},"container-title":"Demographic Research","container-title-short":"Demographic Research","journalAbbreviation":"Demographic Research","prefix":"","suffix":"","citation-label":"6944719","CleanAbstract":"No abstract available"},{"title":"Two centuries of Swiss demographic history","id":"7579179","type":"report","publisher":"Neuchâtel: Swiss Federal Statistical Office","author":[{"family":"Calot","given":"G"},{"family":"Confesson","given":"A"},{"family":"Sardon","given":"J P"},{"family":"Baranzini","given":"E"},{"family":"Cotter","given":"S"},{"family":"Wanner","given":"P"}],"issued":{"date-parts":[["1998"]]},"prefix":"","suffix":"","citation-label":"7579179","CleanAbstract":"No abstract available"},{"title":"Comparing changing age-specific fertility across the United Kingdom using Lexis diagrams. ESRC Centre for Population Change Working Paper 50","id":"6944737","type":"book","publisher":"ESRC Centre for Population Change","author":[{"family":"Campbell","given":"Malcolm"},{"family":"Robards","given":"James"}],"issued":{"date-parts":[["2014"]]},"publisher-place":"Southampton","prefix":"","suffix":"","citation-label":"6944737","CleanAbstract":"No abstract available"},{"title":"Seasonality of causes of death","id":"7269290","page":"99-122","type":"chapter","volume":"44","publisher":"Springer International Publishing","isbn":"978-3-319-64818-7","author":[{"family":"Rau","given":"Roland"},{"family":"Bohk-Ewald","given":"Christina"},{"family":"Muszyńska","given":"Magdalena M."},{"family":"Vaupel","given":"James W."}],"issued":{"date-parts":[["2018"]]},"publisher-place":"Cham","container-title":"Visualizing mortality dynamics in the lexis diagram","DOI":"10.1007/978-3-319-64820-0_9","prefix":"","suffix":"","collection-title":"The springer series on demographic methods and population analysis","citation-label":"7269290","Abstract":"Many causes of death have a clear seasonal pattern. Circulatory and respiratory diseases, which comprise about half of all deaths, have a peak in winter and lowest mortality during summer. Data by cause of death, age, and calendar time (month and year) provided by the National Center for Health Statistics allow an analysis how seasonality has changed over age and time. Using a two-dimensional decomposition and smoothing approach, we show how the amplitude and the phase of selected causes of death have developed since the late 1950s.","CleanAbstract":"Many causes of death have a clear seasonal pattern. Circulatory and respiratory diseases, which comprise about half of all deaths, have a peak in winter and lowest mortality during summer. Data by cause of death, age, and calendar time (month and year) provided by the National Center for Health Statistics allow an analysis how seasonality has changed over age and time. Using a two-dimensional decomposition and smoothing approach, we show how the amplitude and the phase of selected causes of death have developed since the late 1950s."},{"title":"Thousands of Data at a Glance: Shaded Contour Maps of Demographic Surfaces","id":"6932245","type":"book","publisher":"International Institute for Applied Systems Analysis","isbn":"8-7045-0079-8","author":[{"family":"Vaupel","given":"J W"},{"family":"Gambill","given":"B A"},{"family":"Yashin","given":"A I"}],"issued":{"date-parts":[["1987"]]},"publisher-place":"Laxenburg, Austria","prefix":"","suffix":"","citation-label":"6932245","CleanAbstract":"No abstract available"}]</w:instrText>
      </w:r>
      <w:r w:rsidR="00CB6DCE">
        <w:fldChar w:fldCharType="separate"/>
      </w:r>
      <w:r w:rsidR="00FC4EEE">
        <w:t>(Burkimsher 2017; Calot et al. 1998; Campbell and Robards 2014; Rau et al. 2018</w:t>
      </w:r>
      <w:r w:rsidR="00FC4EEE" w:rsidRPr="00514C6C">
        <w:t>; Vaupel</w:t>
      </w:r>
      <w:r w:rsidR="00514C6C" w:rsidRPr="00514C6C">
        <w:t>,</w:t>
      </w:r>
      <w:r w:rsidR="00514C6C">
        <w:t xml:space="preserve"> Gambill, and Yashin </w:t>
      </w:r>
      <w:r w:rsidR="00FC4EEE">
        <w:t>1987)</w:t>
      </w:r>
      <w:r w:rsidR="00CB6DCE">
        <w:fldChar w:fldCharType="end"/>
      </w:r>
      <w:r>
        <w:t>. They provide convenient visual arrangements of birth rates and related indicators, by calendar time, age, and/or cohort, and are thus an effective tool for both the exploration and the identification of dynamic patterns and relationships arising from fertility data.</w:t>
      </w:r>
    </w:p>
    <w:p w14:paraId="1EBF8A29" w14:textId="69815D76" w:rsidR="006675D0" w:rsidRDefault="009E6484">
      <w:r>
        <w:t xml:space="preserve">The transition to low fertility, below replacement levels, is a cornerstone of both demographic transitions </w:t>
      </w:r>
      <w:r w:rsidR="00CB6DCE">
        <w:fldChar w:fldCharType="begin"/>
      </w:r>
      <w:r w:rsidR="00CB6DCE">
        <w:instrText>ADDIN F1000_CSL_CITATION&lt;~#@#~&gt;[{"title":"The World Demographic Transition","id":"6944688","page":"1-11","type":"article-journal","volume":"237","issue":"Jan.","author":[{"family":"Davis","given":"Kingsley"}],"issued":{"date-parts":[["1945"]]},"container-title":"The Annals of the American Academy of Political and Social Science","container-title-short":"The Annals of the American Academy of Political and Social Science","journalAbbreviation":"The Annals of the American Academy of Political and Social Science","prefix":"","suffix":"","citation-label":"6944688","CleanAbstract":"No abstract available"},{"title":"The second demographic transition in Western countries: An interpretation","id":"6944677","page":"17-62","type":"chapter","publisher":"Clarendon Press","author":[{"family":"Lesthaeghe","given":"Ron"}],"issued":{"date-parts":[["1995"]]},"editor":[{"family":"Oppenheim Mason","given":"Karen"},{"family":"Jensen","given":"An-Magritt"}],"publisher-place":"Oxford","container-title":"Gender and family change in industrialized countries","prefix":"","suffix":"","citation-label":"6944677","CleanAbstract":"No abstract available"},{"title":"The unfolding story of the second demographic transition.","id":"6944679","page":"211-251","type":"article-journal","volume":"36","issue":"2","author":[{"family":"Lesthaeghe","given":"Ron"}],"issued":{"date-parts":[["2010"]]},"container-title":"Population and development review","container-title-short":"Popul. Dev. Rev.","journalAbbreviation":"Popul. Dev. Rev.","PMID":"20734551","prefix":"","suffix":"","citation-label":"6944679","Abstract":"This article presents a narrative of the unfolding of the Second Demographic Transition (SDT) since the theory was first formulated in 1986. The first part recapitulates the foundations of the theory, and documents the spread of the SDT to the point that it now covers most European populations. Also for Europe, it focuses on the relationship between the SDT and the growing heterogeneity in period fertility levels. It is shown that the current positive relationship between SDT and TFR levels is not a violation of the SDT theory, but the outcome of a \"split correlation\" with different sub-narratives concerning the onset of fertility postponement and the degree of subsequent recuperation in two parts of Europe. The second part of the article addresses the issue of whether the SDT has spread or is currently spreading in industrialized Asian countries. Evidence gathered for Japan, South Korea, Hong Kong, Singapore, and Taiwan is presented. That evidence pertains to both the macro-level (national trends in postponement of marriage and parenthood, rise of cohabitation) and the micro-level (connections between individual values orientations and postponement of parenthood). Strong similarities are found with SDT patterns in Southern Europe, except for the fact that parenthood is still very rare among Asian cohabiting partners.","CleanAbstract":"This article presents a narrative of the unfolding of the Second Demographic Transition (SDT) since the theory was first formulated in 1986. The first part recapitulates the foundations of the theory, and documents the spread of the SDT to the point that it now covers most European populations. Also for Europe, it focuses on the relationship between the SDT and the growing heterogeneity in period fertility levels. It is shown that the current positive relationship between SDT and TFR levels is not a violation of the SDT theory, but the outcome of a \"split correlation\" with different sub-narratives concerning the onset of fertility postponement and the degree of subsequent recuperation in two parts of Europe. The second part of the article addresses the issue of whether the SDT has spread or is currently spreading in industrialized Asian countries. Evidence gathered for Japan, South Korea, Hong Kong, Singapore, and Taiwan is presented. That evidence pertains to both the macro-level (national trends in postponement of marriage and parenthood, rise of cohabitation) and the micro-level (connections between individual values orientations and postponement of parenthood). Strong similarities are found with SDT patterns in Southern Europe, except for the fact that parenthood is still very rare among Asian cohabiting partners."},{"title":"Twee demografische transities?","id":"6944676","page":"9-24","type":"chapter","publisher":"Van Loghum-Slaterus","author":[{"family":"Lesthaeghe","given":"Ron"},{"family":"van de Kaa","given":"Dirk"}],"issued":{"date-parts":[["1986"]]},"editor":[{"family":"Lesthaeghe","given":"Ron"},{"family":"van de Kaa","given":"Dirk"}],"publisher-place":"Deventer","container-title":"Bevolking: Groei en krimp. Mens an Maatschappij","prefix":"","suffix":"","citation-label":"6944676","CleanAbstract":"No abstract available"},{"title":"Population: the long view","id":"6944684","page":"36-57","type":"chapter","publisher":"Chicago University Press","author":[{"family":"Notestein","given":"Frank Wallace"}],"issued":{"date-parts":[["1945"]]},"editor":[{"family":"Schultz","given":"T"}],"publisher-place":"Chicago","container-title":"Food for the World","prefix":"","suffix":"","citation-label":"6944684","CleanAbstract":"No abstract available"}]</w:instrText>
      </w:r>
      <w:r w:rsidR="00CB6DCE">
        <w:fldChar w:fldCharType="separate"/>
      </w:r>
      <w:r w:rsidR="00CB6DCE">
        <w:t>(Davis 1945; Lesthaeghe 1995; Lesthaeghe 2010; Lesthaeghe and van de Kaa 1986; Notestein 1945)</w:t>
      </w:r>
      <w:r w:rsidR="00CB6DCE">
        <w:fldChar w:fldCharType="end"/>
      </w:r>
      <w:r>
        <w:t xml:space="preserve">, and one of the key drivers underpinning population change. A crucial question is whether fertility rates will fall and stabilize at below replacement levels for all developed countries. With reversals in period fertility trends for some European countries </w:t>
      </w:r>
      <w:r w:rsidR="00CB6DCE">
        <w:fldChar w:fldCharType="begin"/>
      </w:r>
      <w:r w:rsidR="00CB6DCE">
        <w:instrText>ADDIN F1000_CSL_CITATION&lt;~#@#~&gt;[{"title":"The End of \"Lowest-Low\" Fertility?","id":"6944673","page":"663-699","type":"article-journal","volume":"35","issue":"4","author":[{"family":"Goldstein","given":"Joshua R."},{"family":"Sobotka","given":"Tomáš"},{"family":"Jasilioniene","given":"Aiva"}],"issued":{"date-parts":[["2009"]]},"container-title":"Population and Development Review","container-title-short":"Population and Development Review","journalAbbreviation":"Population and Development Review","prefix":"","suffix":"","citation-label":"6944673","CleanAbstract":"No abstract available"},{"title":"New cohort fertility forecasts for the developed world: rises, falls, and reversals","id":"6944757","page":"31-56","type":"article-journal","volume":"39","issue":"1","author":[{"family":"Myrskylä","given":"Mikko"},{"family":"Goldstein","given":"Joshua R."},{"family":"Cheng","given":"Yen-hsin Alice"}],"issued":{"date-parts":[["2013","3"]]},"container-title":"Population and development review","container-title-short":"Popul. Dev. Rev.","journalAbbreviation":"Popul. Dev. Rev.","DOI":"10.1111/j.1728-4457.2013.00572.x","prefix":"","suffix":"","citation-label":"6944757","CleanAbstract":"No abstract available"}]</w:instrText>
      </w:r>
      <w:r w:rsidR="00CB6DCE">
        <w:fldChar w:fldCharType="separate"/>
      </w:r>
      <w:r w:rsidR="00CB6DCE">
        <w:t>(Goldstein</w:t>
      </w:r>
      <w:r w:rsidR="00A401B6">
        <w:t>, Sobotka, and Jasilioniene</w:t>
      </w:r>
      <w:r w:rsidR="00CB6DCE">
        <w:t xml:space="preserve"> 2009; Myrskylä</w:t>
      </w:r>
      <w:r w:rsidR="00514C6C">
        <w:t>, Goldstein, and Cheng</w:t>
      </w:r>
      <w:r w:rsidR="00CB6DCE">
        <w:t xml:space="preserve"> 2013)</w:t>
      </w:r>
      <w:r w:rsidR="00CB6DCE">
        <w:fldChar w:fldCharType="end"/>
      </w:r>
      <w:r>
        <w:t xml:space="preserve">, the persistence of low fertility is increasingly debated. Recent analyses emphasise increasing instability and divergence between populations, characterising distinct fertility transition pathways </w:t>
      </w:r>
      <w:r w:rsidR="00CB6DCE">
        <w:fldChar w:fldCharType="begin"/>
      </w:r>
      <w:r w:rsidR="00CB6DCE">
        <w:instrText>ADDIN F1000_CSL_CITATION&lt;~#@#~&gt;[{"title":"A “great divergence” in fertility?","id":"6944735","page":"15-35","type":"chapter","publisher":"Springer","author":[{"family":"Billari","given":"Francesco C"}],"issued":{"date-parts":[["2018"]]},"container-title":"Low fertility regimes and demographic and societal change","prefix":"","suffix":"","citation-label":"6944735","CleanAbstract":"No abstract available"},{"title":"Post-transitional fertility: the role of childbearing postponement in fuelling the shift to low and unstable fertility levels.","id":"6944742","page":"S20-S45","type":"article-journal","volume":"49","issue":"S1","author":[{"family":"Sobotka","given":"Tomáš"}],"issued":{"date-parts":[["2017","11"]]},"container-title":"Journal of Biosocial Science","container-title-short":"J. Biosoc. Sci.","journalAbbreviation":"J. Biosoc. Sci.","DOI":"10.1017/S0021932017000323","PMID":"29160188","prefix":"","suffix":"","citation-label":"6944742","Abstract":"This study discusses fertility trends and variation in countries that completed the transition from high to around-replacement fertility in the 1950s to 1980s, especially in Europe, East Asia and North America, and summarizes the key relevant findings for those countries with a more recent experience of fertility decline towards replacement level. A central finding is that there is no obvious theoretical or empirical threshold around which period fertility tends to stabilize. Period fertility rates usually continue falling once the threshold of replacement fertility is crossed, often to very low levels. While cohort fertility rates frequently stabilize or change gradually, period fertility typically remains unstable. This instability also includes marked upturns and reversals in Total Fertility Rates (TFRs), as experienced in many countries in Europe in the early 2000s. The long-lasting trend towards delayed parenthood is central for understanding diverse, low and unstable post-transitional fertility patterns. In many countries in Europe this shift to a late childbearing pattern has negatively affected the TFR for more than four decades. Many emerging post-transitional countries and regions are likely to experience a similar shift over the next two to three decades, with a depression of their TFRs to very low levels.","CleanAbstract":"This study discusses fertility trends and variation in countries that completed the transition from high to around-replacement fertility in the 1950s to 1980s, especially in Europe, East Asia and North America, and summarizes the key relevant findings for those countries with a more recent experience of fertility decline towards replacement level. A central finding is that there is no obvious theoretical or empirical threshold around which period fertility tends to stabilize. Period fertility rates usually continue falling once the threshold of replacement fertility is crossed, often to very low levels. While cohort fertility rates frequently stabilize or change gradually, period fertility typically remains unstable. This instability also includes marked upturns and reversals in Total Fertility Rates (TFRs), as experienced in many countries in Europe in the early 2000s. The long-lasting trend towards delayed parenthood is central for understanding diverse, low and unstable post-transitional fertility patterns. In many countries in Europe this shift to a late childbearing pattern has negatively affected the TFR for more than four decades. Many emerging post-transitional countries and regions are likely to experience a similar shift over the next two to three decades, with a depression of their TFRs to very low levels."}]</w:instrText>
      </w:r>
      <w:r w:rsidR="00CB6DCE">
        <w:fldChar w:fldCharType="separate"/>
      </w:r>
      <w:r w:rsidR="00CB6DCE">
        <w:t>(Billari 2018; Sobotka 2017)</w:t>
      </w:r>
      <w:r w:rsidR="00CB6DCE">
        <w:fldChar w:fldCharType="end"/>
      </w:r>
      <w:r>
        <w:t xml:space="preserve">. Key drivers include: the diffusion of modern contraceptive methods; the expansion of higher education; the increase in economic uncertainty; the large-scale entry of women into the labour force and gender role changes </w:t>
      </w:r>
      <w:bookmarkStart w:id="9" w:name="_Hlk22566058"/>
      <w:r w:rsidR="00CB6DCE">
        <w:fldChar w:fldCharType="begin"/>
      </w:r>
      <w:r w:rsidR="00CB6DCE">
        <w:instrText>ADDIN F1000_CSL_CITATION&lt;~#@#~&gt;[{"title":"Fertility in advanced societies: A review of research","id":"6944739","page":"1-38","type":"article-journal","volume":"29","issue":"1","author":[{"family":"Balbo","given":"Nicoletta"},{"family":"Billari","given":"Francesco C"},{"family":"Mills","given":"Melinda"}],"issued":{"date-parts":[["2013"]]},"container-title":"European Journal of Population/Revue européenne de Démographie","container-title-short":"European Journal of Population/Revue européenne de Démographie","journalAbbreviation":"European Journal of Population/Revue européenne de Démographie","prefix":"","suffix":"","citation-label":"6944739","CleanAbstract":"No abstract available"},{"title":"Future fertility in low fertility countries.","id":"7579188","page":"33-146","type":"chapter","author":[{"family":"Basten","given":"S"},{"family":"Sobotka","given":"T"},{"family":"Zeman","given":"K"}],"issued":{"date-parts":[["2014"]]},"editor":[{"family":"Lutz","given":"W"},{"family":"Butz","given":"W P"},{"family":"KC","given":"S"}],"container-title":"World population and human capital in twenty-first century","prefix":"","suffix":"","citation-label":"7579188","CleanAbstract":"No abstract available"}]</w:instrText>
      </w:r>
      <w:r w:rsidR="00CB6DCE">
        <w:fldChar w:fldCharType="separate"/>
      </w:r>
      <w:r w:rsidR="00CB6DCE">
        <w:t>(Balbo</w:t>
      </w:r>
      <w:r w:rsidR="00F0016B">
        <w:t>, Billari, and Mills 20</w:t>
      </w:r>
      <w:r w:rsidR="00CB6DCE">
        <w:t>13; Basten</w:t>
      </w:r>
      <w:r w:rsidR="00F0016B">
        <w:t>, Sobotka, and Zeman</w:t>
      </w:r>
      <w:r w:rsidR="00CB6DCE">
        <w:t xml:space="preserve"> 2014)</w:t>
      </w:r>
      <w:r w:rsidR="00CB6DCE">
        <w:fldChar w:fldCharType="end"/>
      </w:r>
      <w:r>
        <w:t xml:space="preserve">. </w:t>
      </w:r>
    </w:p>
    <w:bookmarkEnd w:id="9"/>
    <w:p w14:paraId="3523FCC5" w14:textId="5F3C4AD5" w:rsidR="006675D0" w:rsidRDefault="009E6484">
      <w:r>
        <w:rPr>
          <w:color w:val="000000"/>
        </w:rPr>
        <w:t xml:space="preserve">The aim of this paper is to show how differences in fertility trends and pathways can be identified using composite fertility lattice plots (CFLPs), a variant of the Lexis surface visualization in which both the colour/shade, and contours, represent different but related </w:t>
      </w:r>
      <w:r>
        <w:rPr>
          <w:color w:val="000000"/>
        </w:rPr>
        <w:lastRenderedPageBreak/>
        <w:t>variables: age-specific fertility rates and</w:t>
      </w:r>
      <w:ins w:id="10" w:author="Serena Pattaro" w:date="2020-01-14T18:14:00Z">
        <w:r w:rsidR="00E96B4B">
          <w:rPr>
            <w:color w:val="000000"/>
          </w:rPr>
          <w:t xml:space="preserve"> </w:t>
        </w:r>
      </w:ins>
      <w:ins w:id="11" w:author="Serena Pattaro" w:date="2020-01-16T16:44:00Z">
        <w:r w:rsidR="0005468D">
          <w:rPr>
            <w:color w:val="000000"/>
          </w:rPr>
          <w:t xml:space="preserve">period-based </w:t>
        </w:r>
      </w:ins>
      <w:ins w:id="12" w:author="Serena Pattaro" w:date="2020-01-14T18:14:00Z">
        <w:r w:rsidR="00E96B4B">
          <w:rPr>
            <w:color w:val="000000"/>
          </w:rPr>
          <w:t>pseudo-</w:t>
        </w:r>
      </w:ins>
      <w:r w:rsidRPr="002C1995">
        <w:rPr>
          <w:color w:val="000000"/>
        </w:rPr>
        <w:t>cumulative cohort fertility rates</w:t>
      </w:r>
      <w:r>
        <w:rPr>
          <w:color w:val="000000"/>
        </w:rPr>
        <w:t>, respectively.</w:t>
      </w:r>
    </w:p>
    <w:p w14:paraId="40A4DC0C" w14:textId="300BA0D6" w:rsidR="006675D0" w:rsidRDefault="009E6484">
      <w:pPr>
        <w:rPr>
          <w:color w:val="000000"/>
        </w:rPr>
      </w:pPr>
      <w:r>
        <w:rPr>
          <w:color w:val="000000"/>
        </w:rPr>
        <w:t xml:space="preserve">This novel combination offers a more efficient comparison of multiple pieces of information that </w:t>
      </w:r>
      <w:r w:rsidRPr="002C1995">
        <w:rPr>
          <w:color w:val="000000"/>
        </w:rPr>
        <w:t>provide</w:t>
      </w:r>
      <w:r>
        <w:rPr>
          <w:color w:val="000000"/>
        </w:rPr>
        <w:t xml:space="preserve"> insights into how the fertility transition varies across countries and geographic regions. </w:t>
      </w:r>
      <w:r w:rsidR="00F5690E">
        <w:t>We present</w:t>
      </w:r>
      <w:r>
        <w:t xml:space="preserve"> a useful tool to analyse different interrelated aspects of fertility decline, giving hints into its causes and long-term sustainability.</w:t>
      </w:r>
    </w:p>
    <w:p w14:paraId="0F9A80F8" w14:textId="24EE9E78" w:rsidR="006675D0" w:rsidRDefault="009E6484">
      <w:r>
        <w:rPr>
          <w:color w:val="000000"/>
        </w:rPr>
        <w:t xml:space="preserve">To illustrate the benefits of this approach we offer step-by-step descriptions of the process involved in producing a composite fertility lattice plot through key examples. We </w:t>
      </w:r>
      <w:r w:rsidRPr="002C1995">
        <w:rPr>
          <w:color w:val="000000"/>
        </w:rPr>
        <w:t>provide</w:t>
      </w:r>
      <w:r>
        <w:rPr>
          <w:color w:val="000000"/>
        </w:rPr>
        <w:t xml:space="preserve"> a comparison of West and East Germany, followed by a comparison of Norway and the USA. In these examples we </w:t>
      </w:r>
      <w:r w:rsidR="00F5690E">
        <w:rPr>
          <w:color w:val="000000"/>
        </w:rPr>
        <w:t>offer</w:t>
      </w:r>
      <w:r>
        <w:rPr>
          <w:color w:val="000000"/>
        </w:rPr>
        <w:t xml:space="preserve"> practical suggestions on how to interpret and decode the information contained in CFLPs, before concluding with a plot comparing 45 countries. Within this paper the final figure is split into three subfigures, but we also include a version of it as a single figure, which we suggest is best printed out as a large-scale (e.g. A2-sized) colour poster.</w:t>
      </w:r>
      <w:r>
        <w:t xml:space="preserve"> We include the R code used to produce the final plot, along with additional figures for selected clusters of countries by geographical region</w:t>
      </w:r>
      <w:r>
        <w:rPr>
          <w:vertAlign w:val="superscript"/>
        </w:rPr>
        <w:footnoteReference w:id="1"/>
      </w:r>
      <w:r>
        <w:t xml:space="preserve"> and an interactive online app</w:t>
      </w:r>
      <w:r>
        <w:rPr>
          <w:vertAlign w:val="superscript"/>
        </w:rPr>
        <w:footnoteReference w:id="2"/>
      </w:r>
      <w:r>
        <w:t xml:space="preserve"> which can be used to explore additional features of the data.</w:t>
      </w:r>
    </w:p>
    <w:p w14:paraId="35525DF2" w14:textId="77777777" w:rsidR="006675D0" w:rsidRDefault="009E6484">
      <w:pPr>
        <w:pStyle w:val="Heading1"/>
        <w:numPr>
          <w:ilvl w:val="0"/>
          <w:numId w:val="2"/>
        </w:numPr>
        <w:spacing w:before="0"/>
        <w:ind w:left="284" w:hanging="284"/>
      </w:pPr>
      <w:r>
        <w:t>Methods</w:t>
      </w:r>
    </w:p>
    <w:p w14:paraId="33EADB11" w14:textId="77777777" w:rsidR="006675D0" w:rsidRDefault="009E6484">
      <w:pPr>
        <w:pStyle w:val="Heading2"/>
        <w:spacing w:before="0"/>
      </w:pPr>
      <w:r>
        <w:t>2.1 Data</w:t>
      </w:r>
    </w:p>
    <w:p w14:paraId="53E2DFF6" w14:textId="0FB757DB" w:rsidR="006675D0" w:rsidRDefault="009E6484">
      <w:r>
        <w:t xml:space="preserve">Data from the Human Fertility Database (HFD) and Human Fertility Collection (HFC) were </w:t>
      </w:r>
      <w:r w:rsidRPr="00410F1B">
        <w:t xml:space="preserve">combined </w:t>
      </w:r>
      <w:bookmarkStart w:id="14" w:name="_Hlk22566095"/>
      <w:r w:rsidR="008C2E4C" w:rsidRPr="00410F1B">
        <w:fldChar w:fldCharType="begin"/>
      </w:r>
      <w:r w:rsidR="00FC4EEE" w:rsidRPr="00410F1B">
        <w:instrText>ADDIN F1000_CSL_CITATION&lt;~#@#~&gt;[{"title":"The Human Fertility Database","id":"7643953","type":"webpage","author":[{"family":"Max Planck Institute for Demographic Research"},{"family":"Vienna Institute of Demography"}],"issued":{"date-parts":[["2019"]]},"URL":"http://www.humanfertility.org","accessed":{"date-parts":[["2019","10","21"]]},"Default":true,"citation-label":"7643953","jurisdiction":"","CleanAbstract":"No abstract available"},{"title":"Methods Protocol for the Human Fertility Collectoin","id":"6944663","type":"webpage","author":[{"family":"Grigorieva","given":"O"},{"family":"Jasilioniene","given":"A"},{"family":"Jdanov","given":"D"},{"family":"Grigoriev","given":"P"},{"family":"Sobotka","given":"T"},{"family":"Zemen","given":"K"},{"family":"Shkolnikov","given":"V M"}],"issued":{"date-parts":[["2015"]]},"URL":"http://www.fertilitydata.org/docs/methods.pdf","accessed":{"date-parts":[["2017","8","25"]]},"container-title":"www.fertilitydata.org","Default":true,"citation-label":"6944663","jurisdiction":"","CleanAbstract":"No abstract available"}]</w:instrText>
      </w:r>
      <w:r w:rsidR="008C2E4C" w:rsidRPr="00410F1B">
        <w:fldChar w:fldCharType="separate"/>
      </w:r>
      <w:r w:rsidR="008C2E4C" w:rsidRPr="00410F1B">
        <w:t xml:space="preserve">(Max Planck Institute for Demographic Research and Vienna Institute of </w:t>
      </w:r>
      <w:r w:rsidR="008C2E4C" w:rsidRPr="00410F1B">
        <w:lastRenderedPageBreak/>
        <w:t>Demography 201</w:t>
      </w:r>
      <w:r w:rsidR="00514C6C">
        <w:t>5, 2016</w:t>
      </w:r>
      <w:r w:rsidR="008C2E4C" w:rsidRPr="00410F1B">
        <w:t>; Grigorieva et al. 2015)</w:t>
      </w:r>
      <w:r w:rsidR="008C2E4C" w:rsidRPr="00410F1B">
        <w:fldChar w:fldCharType="end"/>
      </w:r>
      <w:r w:rsidRPr="00410F1B">
        <w:t>.</w:t>
      </w:r>
      <w:bookmarkEnd w:id="14"/>
      <w:r>
        <w:t xml:space="preserve"> The HFD includes age-specific fertility rates (ASFRs) for 28 countries over different periods, drawn from national official vital statistics. The HFC supplements the HFD, providing data for sufficient observation periods from additional </w:t>
      </w:r>
      <w:r w:rsidRPr="00410F1B">
        <w:t xml:space="preserve">sources </w:t>
      </w:r>
      <w:bookmarkStart w:id="15" w:name="_Hlk22566120"/>
      <w:r w:rsidR="008C2E4C" w:rsidRPr="00410F1B">
        <w:fldChar w:fldCharType="begin"/>
      </w:r>
      <w:r w:rsidR="008C2E4C" w:rsidRPr="00410F1B">
        <w:instrText>ADDIN F1000_CSL_CITATION&lt;~#@#~&gt;[{"title":"Methods Protocol for the Human Fertility Collectoin","id":"6944663","type":"webpage","author":[{"family":"Grigorieva","given":"O"},{"family":"Jasilioniene","given":"A"},{"family":"Jdanov","given":"D"},{"family":"Grigoriev","given":"P"},{"family":"Sobotka","given":"T"},{"family":"Zemen","given":"K"},{"family":"Shkolnikov","given":"V M"}],"issued":{"date-parts":[["2015"]]},"URL":"http://www.fertilitydata.org/docs/methods.pdf","accessed":{"date-parts":[["2017","8","25"]]},"container-title":"www.fertilitydata.org","citation-label":"6944663","CleanAbstract":"No abstract available"}]</w:instrText>
      </w:r>
      <w:r w:rsidR="008C2E4C" w:rsidRPr="00410F1B">
        <w:fldChar w:fldCharType="separate"/>
      </w:r>
      <w:r w:rsidR="008C2E4C" w:rsidRPr="00410F1B">
        <w:t>(Grigorieva et al. 2015)</w:t>
      </w:r>
      <w:r w:rsidR="008C2E4C" w:rsidRPr="00410F1B">
        <w:fldChar w:fldCharType="end"/>
      </w:r>
      <w:r w:rsidRPr="00410F1B">
        <w:t xml:space="preserve"> </w:t>
      </w:r>
      <w:bookmarkEnd w:id="15"/>
      <w:r w:rsidRPr="00410F1B">
        <w:t>to add</w:t>
      </w:r>
      <w:r>
        <w:t xml:space="preserve"> a further 17 countries. Where </w:t>
      </w:r>
      <w:r w:rsidRPr="002C1995">
        <w:t xml:space="preserve">data </w:t>
      </w:r>
      <w:r w:rsidR="00F5690E">
        <w:t>are</w:t>
      </w:r>
      <w:r w:rsidR="002C1995">
        <w:t xml:space="preserve"> </w:t>
      </w:r>
      <w:r>
        <w:t xml:space="preserve">overlapping the value from the HFD was used first; otherwise, records from the HFC were used in the following order of preference according to the ‘collection’ field of the HFC dataset: 1) STAT (Official Statistical Data); 2) ODE (Data from the European Demographic Observatory, </w:t>
      </w:r>
      <w:proofErr w:type="spellStart"/>
      <w:r>
        <w:t>L’Observatoire</w:t>
      </w:r>
      <w:proofErr w:type="spellEnd"/>
      <w:r>
        <w:t xml:space="preserve"> </w:t>
      </w:r>
      <w:proofErr w:type="spellStart"/>
      <w:r>
        <w:t>Démographique</w:t>
      </w:r>
      <w:proofErr w:type="spellEnd"/>
      <w:r>
        <w:t xml:space="preserve"> </w:t>
      </w:r>
      <w:proofErr w:type="spellStart"/>
      <w:r>
        <w:t>Européen</w:t>
      </w:r>
      <w:proofErr w:type="spellEnd"/>
      <w:r>
        <w:t>); 3) RE (Research estimates). For most countries, this approach produced a dataset comprising ASFRs for contiguous years; linear interpolations of ASFRs were used for the few countries and years where this was not the case. The code for both combining data across sources and interpolating values is available in the online appendix. Because of the stricter data quality standards for data within the HFD, users may wish to choose to restrict their analysis to only those countries, years and ages for which data are available from the HFD only, or to exclude from the analyses any entries within the HFD where the user has sufficient concerns about the data quality. However, our aim was to demonstrate the large amounts of data that can be visuali</w:t>
      </w:r>
      <w:r w:rsidR="00911D89">
        <w:t>z</w:t>
      </w:r>
      <w:r>
        <w:t>ed and interpreted within a single image, hence the very large number of populations, years, and data sources used.</w:t>
      </w:r>
    </w:p>
    <w:p w14:paraId="41B6B077" w14:textId="0A928A22" w:rsidR="006675D0" w:rsidRDefault="009E6484">
      <w:r>
        <w:t xml:space="preserve">Data disaggregated by age in single year were used from both the HFD and HFC, and Lexis squares (one year by one year) rather than Lexis triangles or Lexis parallelograms were used, as in practice the use of squares only has limited effect on the precision of </w:t>
      </w:r>
      <w:r w:rsidRPr="00E96B4B">
        <w:t>cohort estimates</w:t>
      </w:r>
      <w:r>
        <w:t xml:space="preserve"> </w:t>
      </w:r>
      <w:bookmarkStart w:id="16" w:name="_Hlk22566147"/>
      <w:r w:rsidR="00CB6DCE">
        <w:fldChar w:fldCharType="begin"/>
      </w:r>
      <w:r w:rsidR="00CB6DCE">
        <w:instrText>ADDIN F1000_CSL_CITATION&lt;~#@#~&gt;[{"title":"From situation events in time to the Lexis Diagram and the Computing of rates","id":"6944669","type":"chapter","publisher":"Academic Press","author":[{"family":"Caselli","given":"G"},{"family":"Vallin","given":"J"}],"issued":{"date-parts":[["2005"]]},"editor":[{"family":"Caselli","given":"G"},{"family":"Vallin","given":"J"},{"family":"Wunsch","given":"G"}],"publisher-place":"Boston, MA","container-title":"Demography: Analysis and Synthesis","prefix":"","suffix":"","citation-label":"6944669","CleanAbstract":"No abstract available"}]</w:instrText>
      </w:r>
      <w:r w:rsidR="00CB6DCE">
        <w:fldChar w:fldCharType="separate"/>
      </w:r>
      <w:r w:rsidR="00CB6DCE">
        <w:t>(Caselli and Vallin 2005)</w:t>
      </w:r>
      <w:r w:rsidR="00CB6DCE">
        <w:fldChar w:fldCharType="end"/>
      </w:r>
      <w:r w:rsidRPr="00A91EAA">
        <w:t>.</w:t>
      </w:r>
      <w:r>
        <w:t xml:space="preserve"> </w:t>
      </w:r>
    </w:p>
    <w:bookmarkEnd w:id="16"/>
    <w:p w14:paraId="189CA5BE" w14:textId="77777777" w:rsidR="006675D0" w:rsidRDefault="009E6484">
      <w:pPr>
        <w:pStyle w:val="Heading2"/>
        <w:spacing w:before="0"/>
      </w:pPr>
      <w:r>
        <w:lastRenderedPageBreak/>
        <w:t xml:space="preserve">2.2 Lexis surface mappings </w:t>
      </w:r>
    </w:p>
    <w:p w14:paraId="4C8F1BB3" w14:textId="04886E2B" w:rsidR="006675D0" w:rsidRDefault="009E6484">
      <w:bookmarkStart w:id="17" w:name="_30j0zll" w:colFirst="0" w:colLast="0"/>
      <w:bookmarkEnd w:id="17"/>
      <w:r>
        <w:t>For each country, ASFRs were arranged onto Lexis surfaces with birth year on the horizontal axis and age in years on the vertical axis. As Lexis squares rather than triangles or parallelograms were used, these are not true cohort estimates, but are sufficient to illustrate the visualization principles (the R code is available to iterate the approach further)</w:t>
      </w:r>
      <w:r w:rsidR="008161D1">
        <w:t>; we derive the cumulative ‘cohort’ fertility rates using ASFRs by period, and refer to these quantities as pseudo-cohort cumulative fertility rates (pseudo-CCFRs) for this reason</w:t>
      </w:r>
      <w:r>
        <w:t xml:space="preserve">. ASFRs for each country and year were mapped to colours and shades </w:t>
      </w:r>
      <w:r w:rsidRPr="0005468D">
        <w:t>using</w:t>
      </w:r>
      <w:r>
        <w:t xml:space="preserve"> the </w:t>
      </w:r>
      <w:proofErr w:type="spellStart"/>
      <w:r>
        <w:t>Viridis</w:t>
      </w:r>
      <w:proofErr w:type="spellEnd"/>
      <w:r>
        <w:t xml:space="preserve"> colour scheme </w:t>
      </w:r>
      <w:r w:rsidR="00CB6DCE">
        <w:fldChar w:fldCharType="begin"/>
      </w:r>
      <w:r w:rsidR="00CB6DCE">
        <w:instrText>ADDIN F1000_CSL_CITATION&lt;~#@#~&gt;[{"title":"viridis: Default Color Maps from 'matplotlib'","id":"7579191","type":"book","publisher":"CRAN","author":[{"family":"Garnier","given":"S"}],"issued":{"date-parts":[["2018"]]},"version":"0.5.1","genre":"Computer software","publisher-place":"CRAN","prefix":"","suffix":"","citation-label":"7579191","CleanAbstract":"No abstract available"}]</w:instrText>
      </w:r>
      <w:r w:rsidR="00CB6DCE">
        <w:fldChar w:fldCharType="separate"/>
      </w:r>
      <w:r w:rsidR="00CB6DCE">
        <w:t>(Garnier 2018)</w:t>
      </w:r>
      <w:r w:rsidR="00CB6DCE">
        <w:fldChar w:fldCharType="end"/>
      </w:r>
      <w:r>
        <w:t xml:space="preserve"> . </w:t>
      </w:r>
      <w:r w:rsidR="00F5690E">
        <w:t>The visualizations were produce</w:t>
      </w:r>
      <w:r w:rsidR="00D77B10">
        <w:t>d</w:t>
      </w:r>
      <w:r w:rsidR="00F5690E">
        <w:t xml:space="preserve"> with </w:t>
      </w:r>
      <w:r w:rsidR="005A2FF0">
        <w:t>t</w:t>
      </w:r>
      <w:r>
        <w:t xml:space="preserve">he R packages Lattice and </w:t>
      </w:r>
      <w:proofErr w:type="spellStart"/>
      <w:r>
        <w:t>LatticeExtra</w:t>
      </w:r>
      <w:proofErr w:type="spellEnd"/>
      <w:r>
        <w:t xml:space="preserve"> </w:t>
      </w:r>
      <w:r w:rsidR="00CB6DCE">
        <w:fldChar w:fldCharType="begin"/>
      </w:r>
      <w:r w:rsidR="00CB6DCE">
        <w:instrText>ADDIN F1000_CSL_CITATION&lt;~#@#~&gt;[{"title":"Lattice: Multivariate Data Visualization With R (use R!)","id":"6932216","page":"268","type":"book","publisher":"Springer","isbn":"978-0-387-75968-5","author":[{"family":"Sarkar","given":"Deepayan"}],"issued":{"date-parts":[["2008"]]},"edition":"1","publisher-place":"New York","prefix":"","suffix":"","citation-label":"6932216","CleanAbstract":"No abstract available"}]</w:instrText>
      </w:r>
      <w:r w:rsidR="00CB6DCE">
        <w:fldChar w:fldCharType="separate"/>
      </w:r>
      <w:r w:rsidR="00CB6DCE">
        <w:t>(Sarkar 2008)</w:t>
      </w:r>
      <w:r w:rsidR="00CB6DCE">
        <w:fldChar w:fldCharType="end"/>
      </w:r>
      <w:r>
        <w:t xml:space="preserve">. </w:t>
      </w:r>
    </w:p>
    <w:p w14:paraId="29268C47" w14:textId="5B8AEE43" w:rsidR="006675D0" w:rsidRDefault="009E6484">
      <w:r>
        <w:t xml:space="preserve">For cohorts where ASFRs were available from at least </w:t>
      </w:r>
      <w:commentRangeStart w:id="18"/>
      <w:commentRangeStart w:id="19"/>
      <w:commentRangeStart w:id="20"/>
      <w:r w:rsidRPr="00C674B6">
        <w:rPr>
          <w:highlight w:val="yellow"/>
          <w:rPrChange w:id="21" w:author="Klüsener, Sebastian" w:date="2019-10-28T08:49:00Z">
            <w:rPr/>
          </w:rPrChange>
        </w:rPr>
        <w:t>age 15 years</w:t>
      </w:r>
      <w:commentRangeEnd w:id="18"/>
      <w:r w:rsidR="00737CEE">
        <w:rPr>
          <w:rStyle w:val="CommentReference"/>
        </w:rPr>
        <w:commentReference w:id="18"/>
      </w:r>
      <w:commentRangeEnd w:id="19"/>
      <w:r w:rsidR="008161D1">
        <w:rPr>
          <w:rStyle w:val="CommentReference"/>
        </w:rPr>
        <w:commentReference w:id="19"/>
      </w:r>
      <w:commentRangeEnd w:id="20"/>
      <w:r w:rsidR="005A2FF0">
        <w:rPr>
          <w:rStyle w:val="CommentReference"/>
        </w:rPr>
        <w:commentReference w:id="20"/>
      </w:r>
      <w:r>
        <w:t xml:space="preserve">, </w:t>
      </w:r>
      <w:ins w:id="22" w:author="Serena Pattaro" w:date="2020-01-16T16:47:00Z">
        <w:r w:rsidR="0005468D">
          <w:t>p</w:t>
        </w:r>
      </w:ins>
      <w:ins w:id="23" w:author="Serena Pattaro" w:date="2020-01-14T18:28:00Z">
        <w:r w:rsidR="005A2FF0">
          <w:t>seudo -</w:t>
        </w:r>
      </w:ins>
      <w:r w:rsidRPr="00E34309">
        <w:rPr>
          <w:highlight w:val="green"/>
          <w:rPrChange w:id="24" w:author="Serena Pattaro" w:date="2020-01-09T16:05:00Z">
            <w:rPr/>
          </w:rPrChange>
        </w:rPr>
        <w:t>Cumulative Cohort Fertility Rates (</w:t>
      </w:r>
      <w:ins w:id="25" w:author="Serena Pattaro" w:date="2020-01-16T16:47:00Z">
        <w:r w:rsidR="0005468D">
          <w:rPr>
            <w:highlight w:val="green"/>
          </w:rPr>
          <w:t>p</w:t>
        </w:r>
      </w:ins>
      <w:ins w:id="26" w:author="Serena Pattaro" w:date="2020-01-14T18:28:00Z">
        <w:r w:rsidR="005A2FF0">
          <w:rPr>
            <w:highlight w:val="green"/>
          </w:rPr>
          <w:t>seudo-</w:t>
        </w:r>
      </w:ins>
      <w:r w:rsidRPr="00E34309">
        <w:rPr>
          <w:highlight w:val="green"/>
          <w:rPrChange w:id="27" w:author="Serena Pattaro" w:date="2020-01-09T16:05:00Z">
            <w:rPr/>
          </w:rPrChange>
        </w:rPr>
        <w:t>CCFRs)</w:t>
      </w:r>
      <w:r>
        <w:t xml:space="preserve"> were produced for each age and </w:t>
      </w:r>
      <w:del w:id="28" w:author="Serena Pattaro" w:date="2020-01-14T18:28:00Z">
        <w:r w:rsidDel="005A2FF0">
          <w:delText xml:space="preserve">cohort </w:delText>
        </w:r>
      </w:del>
      <w:commentRangeStart w:id="29"/>
      <w:ins w:id="30" w:author="Serena Pattaro" w:date="2020-01-14T18:28:00Z">
        <w:r w:rsidR="005A2FF0">
          <w:t xml:space="preserve">period </w:t>
        </w:r>
      </w:ins>
      <w:r>
        <w:t>year</w:t>
      </w:r>
      <w:commentRangeEnd w:id="29"/>
      <w:r w:rsidR="008019F9">
        <w:rPr>
          <w:rStyle w:val="CommentReference"/>
        </w:rPr>
        <w:commentReference w:id="29"/>
      </w:r>
      <w:r>
        <w:t xml:space="preserve">. If </w:t>
      </w:r>
      <m:oMath>
        <m:sSub>
          <m:sSubPr>
            <m:ctrlPr>
              <w:rPr>
                <w:rFonts w:ascii="Cambria Math" w:eastAsia="Cambria Math" w:hAnsi="Cambria Math" w:cs="Cambria Math"/>
              </w:rPr>
            </m:ctrlPr>
          </m:sSubPr>
          <m:e>
            <m:r>
              <w:rPr>
                <w:rFonts w:ascii="Cambria Math" w:eastAsia="Cambria Math" w:hAnsi="Cambria Math" w:cs="Cambria Math"/>
              </w:rPr>
              <m:t>A(x,y,p)</m:t>
            </m:r>
          </m:e>
          <m:sub>
            <m:r>
              <w:rPr>
                <w:rFonts w:ascii="Cambria Math" w:eastAsia="Cambria Math" w:hAnsi="Cambria Math" w:cs="Cambria Math"/>
              </w:rPr>
              <m:t xml:space="preserve"> </m:t>
            </m:r>
          </m:sub>
        </m:sSub>
      </m:oMath>
      <w:r>
        <w:t xml:space="preserve"> refers to the ASFR in year </w:t>
      </w:r>
      <m:oMath>
        <m:r>
          <w:rPr>
            <w:rFonts w:ascii="Cambria Math" w:eastAsia="Cambria Math" w:hAnsi="Cambria Math" w:cs="Cambria Math"/>
          </w:rPr>
          <m:t>x</m:t>
        </m:r>
      </m:oMath>
      <w:r>
        <w:t xml:space="preserve">, at age </w:t>
      </w:r>
      <m:oMath>
        <m:r>
          <w:rPr>
            <w:rFonts w:ascii="Cambria Math" w:eastAsia="Cambria Math" w:hAnsi="Cambria Math" w:cs="Cambria Math"/>
          </w:rPr>
          <m:t>y</m:t>
        </m:r>
      </m:oMath>
      <w:r>
        <w:t xml:space="preserve"> and for country </w:t>
      </w:r>
      <m:oMath>
        <m:r>
          <w:rPr>
            <w:rFonts w:ascii="Cambria Math" w:eastAsia="Cambria Math" w:hAnsi="Cambria Math" w:cs="Cambria Math"/>
          </w:rPr>
          <m:t>p</m:t>
        </m:r>
      </m:oMath>
      <w:r>
        <w:t xml:space="preserve">, then the </w:t>
      </w:r>
      <w:ins w:id="31" w:author="Serena Pattaro" w:date="2020-01-14T18:28:00Z">
        <w:r w:rsidR="005A2FF0">
          <w:t>ps</w:t>
        </w:r>
      </w:ins>
      <w:ins w:id="32" w:author="Serena Pattaro" w:date="2020-01-14T18:29:00Z">
        <w:r w:rsidR="005A2FF0">
          <w:t>eudo-</w:t>
        </w:r>
      </w:ins>
      <w:r w:rsidRPr="00E34309">
        <w:rPr>
          <w:highlight w:val="green"/>
          <w:rPrChange w:id="33" w:author="Serena Pattaro" w:date="2020-01-09T16:05:00Z">
            <w:rPr/>
          </w:rPrChange>
        </w:rPr>
        <w:t>CCFR</w:t>
      </w:r>
      <w:r>
        <w:t xml:space="preserve"> for age </w:t>
      </w:r>
      <m:oMath>
        <m:r>
          <w:rPr>
            <w:rFonts w:ascii="Cambria Math" w:eastAsia="Cambria Math" w:hAnsi="Cambria Math" w:cs="Cambria Math"/>
          </w:rPr>
          <m:t>y</m:t>
        </m:r>
      </m:oMath>
      <w:r>
        <w:t xml:space="preserve"> can be defined as </w:t>
      </w:r>
      <w:commentRangeStart w:id="34"/>
      <w:commentRangeStart w:id="35"/>
      <m:oMath>
        <m:sSub>
          <m:sSubPr>
            <m:ctrlPr>
              <w:rPr>
                <w:rFonts w:ascii="Cambria Math" w:eastAsia="MS Mincho" w:hAnsi="Cambria Math"/>
                <w:i/>
                <w:highlight w:val="yellow"/>
              </w:rPr>
            </m:ctrlPr>
          </m:sSubPr>
          <m:e>
            <m:r>
              <w:rPr>
                <w:rFonts w:ascii="Cambria Math" w:eastAsia="MS Mincho" w:hAnsi="Cambria Math"/>
                <w:highlight w:val="yellow"/>
              </w:rPr>
              <m:t>C(z, y,p)</m:t>
            </m:r>
          </m:e>
          <m:sub>
            <m:r>
              <w:rPr>
                <w:rFonts w:ascii="Cambria Math" w:eastAsia="MS Mincho" w:hAnsi="Cambria Math"/>
                <w:highlight w:val="yellow"/>
              </w:rPr>
              <m:t xml:space="preserve"> </m:t>
            </m:r>
          </m:sub>
        </m:sSub>
        <m:r>
          <w:rPr>
            <w:rFonts w:ascii="Cambria Math" w:eastAsia="MS Mincho" w:hAnsi="Cambria Math"/>
            <w:highlight w:val="yellow"/>
          </w:rPr>
          <m:t>=</m:t>
        </m:r>
        <m:nary>
          <m:naryPr>
            <m:chr m:val="∑"/>
            <m:limLoc m:val="subSup"/>
            <m:ctrlPr>
              <w:rPr>
                <w:rFonts w:ascii="Cambria Math" w:eastAsia="MS Mincho" w:hAnsi="Cambria Math"/>
                <w:i/>
                <w:highlight w:val="yellow"/>
              </w:rPr>
            </m:ctrlPr>
          </m:naryPr>
          <m:sub>
            <m:r>
              <w:rPr>
                <w:rFonts w:ascii="Cambria Math" w:eastAsia="MS Mincho" w:hAnsi="Cambria Math"/>
                <w:highlight w:val="yellow"/>
              </w:rPr>
              <m:t>i=1</m:t>
            </m:r>
          </m:sub>
          <m:sup>
            <m:r>
              <w:rPr>
                <w:rFonts w:ascii="Cambria Math" w:eastAsia="MS Mincho" w:hAnsi="Cambria Math"/>
                <w:highlight w:val="yellow"/>
              </w:rPr>
              <m:t>y</m:t>
            </m:r>
          </m:sup>
          <m:e>
            <m:sSub>
              <m:sSubPr>
                <m:ctrlPr>
                  <w:rPr>
                    <w:rFonts w:ascii="Cambria Math" w:hAnsi="Cambria Math"/>
                    <w:i/>
                    <w:highlight w:val="yellow"/>
                  </w:rPr>
                </m:ctrlPr>
              </m:sSubPr>
              <m:e>
                <m:r>
                  <w:rPr>
                    <w:rFonts w:ascii="Cambria Math" w:hAnsi="Cambria Math"/>
                    <w:highlight w:val="yellow"/>
                  </w:rPr>
                  <m:t>A(z+i, i, p)</m:t>
                </m:r>
              </m:e>
              <m:sub>
                <m:r>
                  <w:rPr>
                    <w:rFonts w:ascii="Cambria Math" w:hAnsi="Cambria Math"/>
                    <w:highlight w:val="yellow"/>
                  </w:rPr>
                  <m:t xml:space="preserve"> </m:t>
                </m:r>
              </m:sub>
            </m:sSub>
          </m:e>
        </m:nary>
        <w:commentRangeEnd w:id="34"/>
        <m:r>
          <m:rPr>
            <m:sty m:val="p"/>
          </m:rPr>
          <w:rPr>
            <w:rStyle w:val="CommentReference"/>
          </w:rPr>
          <w:commentReference w:id="34"/>
        </m:r>
        <w:commentRangeEnd w:id="35"/>
        <m:r>
          <m:rPr>
            <m:sty m:val="p"/>
          </m:rPr>
          <w:rPr>
            <w:rStyle w:val="CommentReference"/>
          </w:rPr>
          <w:commentReference w:id="35"/>
        </m:r>
      </m:oMath>
      <w:r w:rsidR="009538CA">
        <w:t xml:space="preserve">, </w:t>
      </w:r>
      <w:r>
        <w:t xml:space="preserve">where </w:t>
      </w:r>
      <m:oMath>
        <m:r>
          <w:rPr>
            <w:rFonts w:ascii="Cambria Math" w:eastAsia="Cambria Math" w:hAnsi="Cambria Math" w:cs="Cambria Math"/>
          </w:rPr>
          <m:t>z</m:t>
        </m:r>
      </m:oMath>
      <w:r>
        <w:t xml:space="preserve"> is the simple index of cohort (</w:t>
      </w:r>
      <m:oMath>
        <m:r>
          <w:rPr>
            <w:rFonts w:ascii="Cambria Math" w:eastAsia="Cambria Math" w:hAnsi="Cambria Math" w:cs="Cambria Math"/>
          </w:rPr>
          <m:t>x-y)</m:t>
        </m:r>
      </m:oMath>
      <w:r>
        <w:t xml:space="preserve">. Within the Lexis surfaces, contours were added across the cohort-age surface where </w:t>
      </w:r>
      <m:oMath>
        <m:sSub>
          <m:sSubPr>
            <m:ctrlPr>
              <w:rPr>
                <w:rFonts w:ascii="Cambria Math" w:eastAsia="Cambria Math" w:hAnsi="Cambria Math" w:cs="Cambria Math"/>
              </w:rPr>
            </m:ctrlPr>
          </m:sSubPr>
          <m:e>
            <m:r>
              <w:rPr>
                <w:rFonts w:ascii="Cambria Math" w:eastAsia="Cambria Math" w:hAnsi="Cambria Math" w:cs="Cambria Math"/>
              </w:rPr>
              <m:t>C(z, y, p)</m:t>
            </m:r>
          </m:e>
          <m:sub>
            <m:r>
              <w:rPr>
                <w:rFonts w:ascii="Cambria Math" w:eastAsia="Cambria Math" w:hAnsi="Cambria Math" w:cs="Cambria Math"/>
              </w:rPr>
              <m:t xml:space="preserve"> </m:t>
            </m:r>
          </m:sub>
        </m:sSub>
      </m:oMath>
      <w:r>
        <w:t xml:space="preserve"> reached specific values. A thin solid contour indicates </w:t>
      </w:r>
      <m:oMath>
        <m:sSub>
          <m:sSubPr>
            <m:ctrlPr>
              <w:rPr>
                <w:rFonts w:ascii="Cambria Math" w:eastAsia="Cambria Math" w:hAnsi="Cambria Math" w:cs="Cambria Math"/>
              </w:rPr>
            </m:ctrlPr>
          </m:sSubPr>
          <m:e>
            <m:r>
              <w:rPr>
                <w:rFonts w:ascii="Cambria Math" w:eastAsia="Cambria Math" w:hAnsi="Cambria Math" w:cs="Cambria Math"/>
              </w:rPr>
              <m:t>C(z, y,p)</m:t>
            </m:r>
          </m:e>
          <m:sub>
            <m:r>
              <w:rPr>
                <w:rFonts w:ascii="Cambria Math" w:eastAsia="Cambria Math" w:hAnsi="Cambria Math" w:cs="Cambria Math"/>
              </w:rPr>
              <m:t xml:space="preserve"> </m:t>
            </m:r>
          </m:sub>
        </m:sSub>
      </m:oMath>
      <w:r>
        <w:t xml:space="preserve"> of 1</w:t>
      </w:r>
      <w:r w:rsidRPr="00410F1B">
        <w:t>.50 children</w:t>
      </w:r>
      <w:r w:rsidR="007738F1" w:rsidRPr="00410F1B">
        <w:t xml:space="preserve"> per </w:t>
      </w:r>
      <w:r w:rsidRPr="00410F1B">
        <w:t xml:space="preserve">woman and a thick solid contour indicates </w:t>
      </w:r>
      <m:oMath>
        <m:sSub>
          <m:sSubPr>
            <m:ctrlPr>
              <w:rPr>
                <w:rFonts w:ascii="Cambria Math" w:eastAsia="Cambria Math" w:hAnsi="Cambria Math" w:cs="Cambria Math"/>
              </w:rPr>
            </m:ctrlPr>
          </m:sSubPr>
          <m:e>
            <m:r>
              <w:rPr>
                <w:rFonts w:ascii="Cambria Math" w:eastAsia="Cambria Math" w:hAnsi="Cambria Math" w:cs="Cambria Math"/>
              </w:rPr>
              <m:t>C(z, y,p)</m:t>
            </m:r>
          </m:e>
          <m:sub>
            <m:r>
              <w:rPr>
                <w:rFonts w:ascii="Cambria Math" w:eastAsia="Cambria Math" w:hAnsi="Cambria Math" w:cs="Cambria Math"/>
              </w:rPr>
              <m:t xml:space="preserve"> </m:t>
            </m:r>
          </m:sub>
        </m:sSub>
      </m:oMath>
      <w:r w:rsidRPr="00410F1B">
        <w:t xml:space="preserve"> of 2.05</w:t>
      </w:r>
      <w:r>
        <w:t xml:space="preserve"> (replacement fertility level). These values were selected for their relevance in the comparative cohort fertility literature </w:t>
      </w:r>
      <w:r w:rsidR="00CB6DCE">
        <w:fldChar w:fldCharType="begin"/>
      </w:r>
      <w:r w:rsidR="00CB6DCE">
        <w:instrText>ADDIN F1000_CSL_CITATION&lt;~#@#~&gt;[{"title":"Forecasts for the Developed World : Rises ,","id":"6944678","page":"31-56","type":"article-journal","volume":"39","issue":"1","author":[{"family":"Myrskylä","given":"Mikko"},{"family":"Goldstein","given":"Joshua R."},{"family":"Cheng","given":"Yen-hsin Alice"}],"issued":{"date-parts":[["2013"]]},"prefix":"","suffix":"","citation-label":"6944678","CleanAbstract":"No abstract available"}]</w:instrText>
      </w:r>
      <w:r w:rsidR="00CB6DCE">
        <w:fldChar w:fldCharType="separate"/>
      </w:r>
      <w:r w:rsidR="00CB6DCE">
        <w:t>(Myrskylä</w:t>
      </w:r>
      <w:r w:rsidR="00514C6C">
        <w:t>, Goldstein, and Chen</w:t>
      </w:r>
      <w:r w:rsidR="00CB6DCE">
        <w:t xml:space="preserve"> 2013</w:t>
      </w:r>
      <w:r w:rsidR="00410F1B">
        <w:t>;</w:t>
      </w:r>
      <w:r w:rsidR="00CB6DCE">
        <w:fldChar w:fldCharType="end"/>
      </w:r>
      <w:r w:rsidR="00CB6DCE">
        <w:fldChar w:fldCharType="begin"/>
      </w:r>
      <w:r w:rsidR="00CB6DCE">
        <w:instrText>ADDIN F1000_CSL_CITATION&lt;~#@#~&gt;[{"title":"Cohort fertility decline in low fertility countries: Decomposition using parity progression ratios","id":"6944744","page":"651-690","type":"article-journal","volume":"38","author":[{"family":"Zeman","given":"Krystof"},{"family":"Beaujouan","given":"Éva"},{"family":"Brzozowska","given":"Zuzanna"},{"family":"Sobotka","given":"Tomáš"}],"issued":{"date-parts":[["2018","2","22"]]},"container-title":"Demographic Research","container-title-short":"Demogr. Res.","journalAbbreviation":"Demogr. Res.","DOI":"10.4054/DemRes.2018.38.25","prefix":"","suffix":"","citation-label":"6944744","Abstract":"BACKGROUND: The long-term decline in cohort fertility in highly developed countries has been widely documented. However, no systematic analysis has investigated which parity contributed most to the fertility decline to low and very low levels. \r\nObjective: We examine how the contribution of changing parity progression ratios varied across cohorts, countries, and broader regions in Europe, North America, Australia, and East Asia. We pay special attention to countries that reached very low completed cohort fertility, below 1.75 children per woman.\r\nMethods: Using population censuses and large-scale surveys for 32 low fertility countries, we decompose the change in completed cohort fertility among women born between 1940 and 1970. The decomposition method takes into account the sequential nature of childbearing as a chain of transitions from lower to higher parities.\r\nResults: Among women born between 1940 and 1955, the fertility decline was mostly driven by reductions in the progression ratios to third and higher-order births. By contrast, among women born between 1955 and 1970, changes in fertility showed distinct regional patterns: In Central and Eastern Europe they were fuelled by falling second-birth rates, whereas in the German-speaking countries, Southern Europe, and East Asia decreases in first-birth rates played the major role.\r\nConclusions: Pathways to low and very low fertility show distinct geographical patterns, which reflect the diversity of the cultural, socioeconomic, and institutional settings of low fertility countries. \r\nContribution: Our study highlights the importance of analysing parity-specific components of fertility in order to understand fertility change and variation. We demonstrate that similar low levels of completed cohort fertility can result from different combinations of parity-specific fertility rates.","CleanAbstract":"BACKGROUND: The long-term decline in cohort fertility in highly developed countries has been widely documented. However, no systematic analysis has investigated which parity contributed most to the fertility decline to low and very low levels. \r\nObjective: We examine how the contribution of changing parity progression ratios varied across cohorts, countries, and broader regions in Europe, North America, Australia, and East Asia. We pay special attention to countries that reached very low completed cohort fertility, below 1.75 children per woman.\r\nMethods: Using population censuses and large-scale surveys for 32 low fertility countries, we decompose the change in completed cohort fertility among women born between 1940 and 1970. The decomposition method takes into account the sequential nature of childbearing as a chain of transitions from lower to higher parities.\r\nResults: Among women born between 1940 and 1955, the fertility decline was mostly driven by reductions in the progression ratios to third and higher-order births. By contrast, among women born between 1955 and 1970, changes in fertility showed distinct regional patterns: In Central and Eastern Europe they were fuelled by falling second-birth rates, whereas in the German-speaking countries, Southern Europe, and East Asia decreases in first-birth rates played the major role.\r\nConclusions: Pathways to low and very low fertility show distinct geographical patterns, which reflect the diversity of the cultural, socioeconomic, and institutional settings of low fertility countries. \r\nContribution: Our study highlights the importance of analysing parity-specific components of fertility in order to understand fertility change and variation. We demonstrate that similar low levels of completed cohort fertility can result from different combinations of parity-specific fertility rates."}]</w:instrText>
      </w:r>
      <w:r w:rsidR="00CB6DCE">
        <w:fldChar w:fldCharType="separate"/>
      </w:r>
      <w:r w:rsidR="007629C5">
        <w:t xml:space="preserve"> </w:t>
      </w:r>
      <w:r w:rsidR="00CB6DCE">
        <w:t>Zeman et al. 2018)</w:t>
      </w:r>
      <w:r w:rsidR="00CB6DCE">
        <w:fldChar w:fldCharType="end"/>
      </w:r>
      <w:r>
        <w:t xml:space="preserve">, but may not be identical to CCFRs produced using alternative approaches, especially for countries with relatively high rates of immigration and emigration. However, it is important to emphasize that a wider range of </w:t>
      </w:r>
      <w:proofErr w:type="gramStart"/>
      <w:r>
        <w:t>monotonically-ordered</w:t>
      </w:r>
      <w:proofErr w:type="gramEnd"/>
      <w:r>
        <w:t xml:space="preserve"> cumulative values can be identified and analysed; the interactive app allows different numbers and values of threshold values to be selected. </w:t>
      </w:r>
    </w:p>
    <w:p w14:paraId="46E048FF" w14:textId="77777777" w:rsidR="006675D0" w:rsidRDefault="009E6484">
      <w:pPr>
        <w:pStyle w:val="Heading1"/>
        <w:numPr>
          <w:ilvl w:val="0"/>
          <w:numId w:val="2"/>
        </w:numPr>
        <w:spacing w:before="0"/>
        <w:ind w:left="284" w:hanging="284"/>
      </w:pPr>
      <w:r>
        <w:lastRenderedPageBreak/>
        <w:t xml:space="preserve">Results </w:t>
      </w:r>
    </w:p>
    <w:p w14:paraId="255D4A3C" w14:textId="77777777" w:rsidR="006675D0" w:rsidRDefault="009E6484">
      <w:pPr>
        <w:pStyle w:val="Heading2"/>
        <w:spacing w:before="0"/>
      </w:pPr>
      <w:r>
        <w:t>3.1 Unpacking composite fertility lattice plots: the case of West and East Germany</w:t>
      </w:r>
    </w:p>
    <w:p w14:paraId="6B3BC0CA" w14:textId="77777777" w:rsidR="0005468D" w:rsidRDefault="009E6484" w:rsidP="00495D0E">
      <w:pPr>
        <w:pBdr>
          <w:top w:val="nil"/>
          <w:left w:val="nil"/>
          <w:bottom w:val="nil"/>
          <w:right w:val="nil"/>
          <w:between w:val="nil"/>
        </w:pBdr>
        <w:rPr>
          <w:color w:val="000000"/>
        </w:rPr>
      </w:pPr>
      <w:r>
        <w:rPr>
          <w:color w:val="000000"/>
        </w:rPr>
        <w:t xml:space="preserve">Figure 1a provides an illustration of how the </w:t>
      </w:r>
      <w:proofErr w:type="spellStart"/>
      <w:ins w:id="37" w:author="Serena Pattaro" w:date="2020-01-09T16:07:00Z">
        <w:r w:rsidR="00E34309">
          <w:rPr>
            <w:color w:val="000000"/>
          </w:rPr>
          <w:t>pseudo</w:t>
        </w:r>
      </w:ins>
      <w:del w:id="38" w:author="Serena Pattaro" w:date="2020-01-16T16:51:00Z">
        <w:r w:rsidR="0005468D" w:rsidDel="0005468D">
          <w:rPr>
            <w:color w:val="000000"/>
          </w:rPr>
          <w:delText>-</w:delText>
        </w:r>
      </w:del>
      <w:r w:rsidRPr="0005468D">
        <w:rPr>
          <w:color w:val="000000"/>
        </w:rPr>
        <w:t>cumulative</w:t>
      </w:r>
      <w:proofErr w:type="spellEnd"/>
      <w:r w:rsidRPr="0005468D">
        <w:rPr>
          <w:color w:val="000000"/>
        </w:rPr>
        <w:t xml:space="preserve"> cohort fertility contours</w:t>
      </w:r>
      <w:r>
        <w:rPr>
          <w:color w:val="000000"/>
        </w:rPr>
        <w:t xml:space="preserve"> are constructed from the age-specific fertility schedules for any specific cohort. West German cohorts born in 1935 and 1938 are used in the example.</w:t>
      </w:r>
    </w:p>
    <w:p w14:paraId="5D89D683" w14:textId="77777777" w:rsidR="0005468D" w:rsidRDefault="0005468D" w:rsidP="0005468D">
      <w:pPr>
        <w:pBdr>
          <w:top w:val="nil"/>
          <w:left w:val="nil"/>
          <w:bottom w:val="nil"/>
          <w:right w:val="nil"/>
          <w:between w:val="nil"/>
        </w:pBdr>
        <w:rPr>
          <w:color w:val="000000"/>
        </w:rPr>
      </w:pPr>
      <w:r>
        <w:rPr>
          <w:color w:val="000000"/>
        </w:rPr>
        <w:t xml:space="preserve">For both cohorts, pseudo cumulative fertility schedules are constructed indicating the ages at which different levels of cumulative fertility are reached. Two </w:t>
      </w:r>
      <w:proofErr w:type="gramStart"/>
      <w:r>
        <w:rPr>
          <w:color w:val="000000"/>
        </w:rPr>
        <w:t>vertical</w:t>
      </w:r>
      <w:proofErr w:type="gramEnd"/>
      <w:r>
        <w:rPr>
          <w:color w:val="000000"/>
        </w:rPr>
        <w:t xml:space="preserve"> ‘milestones’ are placed at 1.50 (thin solid line) and 2.05 (‘replacement’; thick solid line) children per woman. As the figure shows, the contours for any given cohort are the ages at which that </w:t>
      </w:r>
      <w:r w:rsidRPr="00D17058">
        <w:rPr>
          <w:color w:val="000000"/>
          <w:highlight w:val="green"/>
        </w:rPr>
        <w:t>cohort’s cumulative fertility schedule</w:t>
      </w:r>
      <w:r>
        <w:rPr>
          <w:color w:val="000000"/>
        </w:rPr>
        <w:t xml:space="preserve"> intersects with the corresponding fertility milestone. In the example used, there is little difference between cohorts in the ages at which the 1.50 children per woman milestone is reached, but the replacement fertility contour has moved upwards by around five years between the 1935 and 1938 cohorts.</w:t>
      </w:r>
    </w:p>
    <w:p w14:paraId="0BF744E5" w14:textId="77777777" w:rsidR="0005468D" w:rsidRDefault="0005468D" w:rsidP="0005468D">
      <w:pPr>
        <w:pBdr>
          <w:top w:val="nil"/>
          <w:left w:val="nil"/>
          <w:bottom w:val="nil"/>
          <w:right w:val="nil"/>
          <w:between w:val="nil"/>
        </w:pBdr>
        <w:rPr>
          <w:color w:val="000000"/>
        </w:rPr>
      </w:pPr>
      <w:r>
        <w:rPr>
          <w:color w:val="000000"/>
        </w:rPr>
        <w:t xml:space="preserve">By looking at the furthest right of the </w:t>
      </w:r>
      <w:r w:rsidRPr="00D17058">
        <w:rPr>
          <w:color w:val="000000"/>
          <w:highlight w:val="green"/>
        </w:rPr>
        <w:t>cumulative schedule</w:t>
      </w:r>
      <w:r>
        <w:rPr>
          <w:color w:val="000000"/>
        </w:rPr>
        <w:t xml:space="preserve">, we can see that each schedule becomes vertical after a </w:t>
      </w:r>
      <w:proofErr w:type="gramStart"/>
      <w:r>
        <w:rPr>
          <w:color w:val="000000"/>
        </w:rPr>
        <w:t>particular age</w:t>
      </w:r>
      <w:proofErr w:type="gramEnd"/>
      <w:r>
        <w:rPr>
          <w:color w:val="000000"/>
        </w:rPr>
        <w:t xml:space="preserve">: for later cohorts, this tends to be around the age of 44, and for earlier cohorts, a slightly earlier age. This is the maximum cumulative fertility reached by each cohort, and we can see that this has shifted to the left (become lower) for the 1938 cohort compared with the 1935 cohort. Although the age-specific fertility schedules (on the left of the figure) look similar for both cohorts, the effect of the slight differences in terms of the position of the replacement fertility contour is thus sizeable. </w:t>
      </w:r>
    </w:p>
    <w:p w14:paraId="5AF561EA" w14:textId="52A05077" w:rsidR="00726ED6" w:rsidRDefault="00726ED6" w:rsidP="00495D0E">
      <w:pPr>
        <w:pBdr>
          <w:top w:val="nil"/>
          <w:left w:val="nil"/>
          <w:bottom w:val="nil"/>
          <w:right w:val="nil"/>
          <w:between w:val="nil"/>
        </w:pBdr>
        <w:rPr>
          <w:color w:val="000000"/>
        </w:rPr>
      </w:pPr>
      <w:r>
        <w:rPr>
          <w:color w:val="000000"/>
        </w:rPr>
        <w:br w:type="page"/>
      </w:r>
    </w:p>
    <w:p w14:paraId="1AEDFEC1" w14:textId="1CA145FA" w:rsidR="006675D0" w:rsidRDefault="009E6484">
      <w:pPr>
        <w:pBdr>
          <w:top w:val="nil"/>
          <w:left w:val="nil"/>
          <w:bottom w:val="nil"/>
          <w:right w:val="nil"/>
          <w:between w:val="nil"/>
        </w:pBdr>
        <w:spacing w:line="240" w:lineRule="auto"/>
        <w:rPr>
          <w:ins w:id="39" w:author="Serena Pattaro" w:date="2020-01-13T13:18:00Z"/>
          <w:b/>
          <w:color w:val="4F81BD"/>
        </w:rPr>
      </w:pPr>
      <w:r>
        <w:rPr>
          <w:b/>
          <w:color w:val="4F81BD"/>
        </w:rPr>
        <w:lastRenderedPageBreak/>
        <w:t xml:space="preserve">Figure 1a: Illustration of construction of </w:t>
      </w:r>
      <w:ins w:id="40" w:author="Serena Pattaro" w:date="2020-01-10T16:12:00Z">
        <w:r w:rsidR="00265B80">
          <w:rPr>
            <w:b/>
            <w:color w:val="4F81BD"/>
          </w:rPr>
          <w:t>pseudo</w:t>
        </w:r>
      </w:ins>
      <w:ins w:id="41" w:author="Serena Pattaro" w:date="2020-01-16T17:16:00Z">
        <w:r w:rsidR="00577F88">
          <w:rPr>
            <w:b/>
            <w:color w:val="4F81BD"/>
          </w:rPr>
          <w:t>-</w:t>
        </w:r>
      </w:ins>
      <w:r>
        <w:rPr>
          <w:b/>
          <w:color w:val="4F81BD"/>
        </w:rPr>
        <w:t>cumulative cohort fertility contours</w:t>
      </w:r>
    </w:p>
    <w:p w14:paraId="56E19BC3" w14:textId="70EEA204" w:rsidR="00E40543" w:rsidRDefault="00E40543" w:rsidP="00CC6B49">
      <w:commentRangeStart w:id="42"/>
      <w:ins w:id="43" w:author="Serena Pattaro" w:date="2020-01-13T13:18:00Z">
        <w:r>
          <w:rPr>
            <w:noProof/>
          </w:rPr>
          <w:drawing>
            <wp:inline distT="0" distB="0" distL="0" distR="0" wp14:anchorId="2C57BB32" wp14:editId="7CF2F18E">
              <wp:extent cx="5731510" cy="33794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379470"/>
                      </a:xfrm>
                      <a:prstGeom prst="rect">
                        <a:avLst/>
                      </a:prstGeom>
                      <a:noFill/>
                      <a:ln>
                        <a:noFill/>
                      </a:ln>
                    </pic:spPr>
                  </pic:pic>
                </a:graphicData>
              </a:graphic>
            </wp:inline>
          </w:drawing>
        </w:r>
      </w:ins>
      <w:commentRangeEnd w:id="42"/>
      <w:ins w:id="44" w:author="Serena Pattaro" w:date="2020-01-13T13:19:00Z">
        <w:r>
          <w:rPr>
            <w:rStyle w:val="CommentReference"/>
          </w:rPr>
          <w:commentReference w:id="42"/>
        </w:r>
      </w:ins>
    </w:p>
    <w:p w14:paraId="024FE2C1" w14:textId="38A55C44" w:rsidR="006675D0" w:rsidRPr="00FD1AEC" w:rsidRDefault="009E6484" w:rsidP="00484FF1">
      <w:pPr>
        <w:spacing w:after="60" w:line="240" w:lineRule="auto"/>
        <w:rPr>
          <w:color w:val="000000"/>
          <w:sz w:val="22"/>
          <w:szCs w:val="22"/>
        </w:rPr>
      </w:pPr>
      <w:r w:rsidRPr="00FD1AEC">
        <w:rPr>
          <w:i/>
          <w:sz w:val="22"/>
          <w:szCs w:val="22"/>
        </w:rPr>
        <w:t>Note</w:t>
      </w:r>
      <w:r w:rsidRPr="00FD1AEC">
        <w:rPr>
          <w:sz w:val="22"/>
          <w:szCs w:val="22"/>
        </w:rPr>
        <w:t xml:space="preserve">: </w:t>
      </w:r>
      <w:r w:rsidRPr="00FD1AEC">
        <w:rPr>
          <w:color w:val="000000"/>
          <w:sz w:val="22"/>
          <w:szCs w:val="22"/>
        </w:rPr>
        <w:t xml:space="preserve">Illustration of how the </w:t>
      </w:r>
      <w:r w:rsidR="00E34309" w:rsidRPr="00FD1AEC">
        <w:rPr>
          <w:color w:val="000000"/>
          <w:sz w:val="22"/>
          <w:szCs w:val="22"/>
        </w:rPr>
        <w:t>pseudo</w:t>
      </w:r>
      <w:r w:rsidR="00577F88">
        <w:rPr>
          <w:color w:val="000000"/>
          <w:sz w:val="22"/>
          <w:szCs w:val="22"/>
        </w:rPr>
        <w:t>-</w:t>
      </w:r>
      <w:r w:rsidRPr="00FD1AEC">
        <w:rPr>
          <w:color w:val="000000"/>
          <w:sz w:val="22"/>
          <w:szCs w:val="22"/>
        </w:rPr>
        <w:t>cumulative cohort fertility contours are constructed, using fertility schedules from West Germany for cohorts born in 1935 and 1938.</w:t>
      </w:r>
    </w:p>
    <w:p w14:paraId="4DBAC6C7" w14:textId="77777777" w:rsidR="006675D0" w:rsidRPr="00FD1AEC" w:rsidRDefault="009E6484" w:rsidP="00484FF1">
      <w:pPr>
        <w:spacing w:line="240" w:lineRule="auto"/>
        <w:rPr>
          <w:sz w:val="22"/>
          <w:szCs w:val="22"/>
        </w:rPr>
      </w:pPr>
      <w:r w:rsidRPr="00FD1AEC">
        <w:rPr>
          <w:i/>
          <w:sz w:val="22"/>
          <w:szCs w:val="22"/>
        </w:rPr>
        <w:t>Source</w:t>
      </w:r>
      <w:r w:rsidRPr="00FD1AEC">
        <w:rPr>
          <w:sz w:val="22"/>
          <w:szCs w:val="22"/>
        </w:rPr>
        <w:t>: Human Fertility Database (HFD) and Human Fertility Collection (HFC), own calculations.</w:t>
      </w:r>
    </w:p>
    <w:p w14:paraId="353058DE" w14:textId="77777777" w:rsidR="00484FF1" w:rsidRDefault="00484FF1">
      <w:pPr>
        <w:pBdr>
          <w:top w:val="nil"/>
          <w:left w:val="nil"/>
          <w:bottom w:val="nil"/>
          <w:right w:val="nil"/>
          <w:between w:val="nil"/>
        </w:pBdr>
        <w:rPr>
          <w:color w:val="000000"/>
        </w:rPr>
      </w:pPr>
    </w:p>
    <w:p w14:paraId="4E6C69B0" w14:textId="49015F43" w:rsidR="004620B0" w:rsidRDefault="009E6484" w:rsidP="004620B0">
      <w:pPr>
        <w:pBdr>
          <w:top w:val="nil"/>
          <w:left w:val="nil"/>
          <w:bottom w:val="nil"/>
          <w:right w:val="nil"/>
          <w:between w:val="nil"/>
        </w:pBdr>
        <w:rPr>
          <w:b/>
          <w:color w:val="4F81BD"/>
        </w:rPr>
      </w:pPr>
      <w:r>
        <w:rPr>
          <w:color w:val="000000"/>
        </w:rPr>
        <w:t xml:space="preserve">This case study highlights two important features for interpreting the contours: firstly, and as shown in Figure 1b (mid subpanel), the ordering of the two contours will always be consistent: the thin solid line, indicating </w:t>
      </w:r>
      <w:ins w:id="46" w:author="Serena Pattaro" w:date="2020-01-09T16:16:00Z">
        <w:r w:rsidR="00F01409">
          <w:rPr>
            <w:color w:val="000000"/>
          </w:rPr>
          <w:t xml:space="preserve">pseudo </w:t>
        </w:r>
      </w:ins>
      <w:r>
        <w:rPr>
          <w:color w:val="000000"/>
        </w:rPr>
        <w:t>cumulative fertility of 1.5</w:t>
      </w:r>
      <w:r w:rsidR="00EF2F2F">
        <w:rPr>
          <w:color w:val="000000"/>
        </w:rPr>
        <w:t>0</w:t>
      </w:r>
      <w:r>
        <w:rPr>
          <w:color w:val="000000"/>
        </w:rPr>
        <w:t xml:space="preserve"> children, will always be lower than, and so not intersect with</w:t>
      </w:r>
      <w:r w:rsidR="00482454">
        <w:rPr>
          <w:color w:val="000000"/>
        </w:rPr>
        <w:t>,</w:t>
      </w:r>
      <w:r>
        <w:rPr>
          <w:color w:val="000000"/>
        </w:rPr>
        <w:t xml:space="preserve"> the thick solid replacement fertility line (2.05 children per woman). Secondly, we can see how, as the </w:t>
      </w:r>
      <w:r w:rsidRPr="00F01409">
        <w:rPr>
          <w:color w:val="000000"/>
          <w:highlight w:val="green"/>
          <w:rPrChange w:id="47" w:author="Serena Pattaro" w:date="2020-01-09T16:16:00Z">
            <w:rPr>
              <w:color w:val="000000"/>
            </w:rPr>
          </w:rPrChange>
        </w:rPr>
        <w:t>total cumulative fertility</w:t>
      </w:r>
      <w:r>
        <w:rPr>
          <w:color w:val="000000"/>
        </w:rPr>
        <w:t xml:space="preserve"> of a cohort falls below any of the two fertility milestones, the corresponding contour will swiftly become vertical. In the case of West Germany, the </w:t>
      </w:r>
      <w:r w:rsidRPr="00F01409">
        <w:rPr>
          <w:color w:val="000000"/>
          <w:highlight w:val="green"/>
          <w:rPrChange w:id="48" w:author="Serena Pattaro" w:date="2020-01-09T16:17:00Z">
            <w:rPr>
              <w:color w:val="000000"/>
            </w:rPr>
          </w:rPrChange>
        </w:rPr>
        <w:t>total cumulative fertility</w:t>
      </w:r>
      <w:r>
        <w:rPr>
          <w:color w:val="000000"/>
        </w:rPr>
        <w:t xml:space="preserve"> first falls below replacement for the 1939 </w:t>
      </w:r>
      <w:proofErr w:type="gramStart"/>
      <w:r>
        <w:rPr>
          <w:color w:val="000000"/>
        </w:rPr>
        <w:t>cohort, and</w:t>
      </w:r>
      <w:proofErr w:type="gramEnd"/>
      <w:r>
        <w:rPr>
          <w:color w:val="000000"/>
        </w:rPr>
        <w:t xml:space="preserve"> has never exceeded this level since. </w:t>
      </w:r>
      <w:r w:rsidR="004620B0">
        <w:rPr>
          <w:b/>
          <w:color w:val="4F81BD"/>
        </w:rPr>
        <w:br w:type="page"/>
      </w:r>
    </w:p>
    <w:p w14:paraId="531E2E4E" w14:textId="74CBEDBD" w:rsidR="004620B0" w:rsidRDefault="004620B0" w:rsidP="004620B0">
      <w:pPr>
        <w:pBdr>
          <w:top w:val="nil"/>
          <w:left w:val="nil"/>
          <w:bottom w:val="nil"/>
          <w:right w:val="nil"/>
          <w:between w:val="nil"/>
        </w:pBdr>
        <w:spacing w:line="240" w:lineRule="auto"/>
        <w:rPr>
          <w:b/>
          <w:color w:val="4F81BD"/>
        </w:rPr>
      </w:pPr>
      <w:r>
        <w:rPr>
          <w:b/>
          <w:color w:val="4F81BD"/>
        </w:rPr>
        <w:lastRenderedPageBreak/>
        <w:t>Figure 1b: Production of composite fertility lattice plot for West Germany</w:t>
      </w:r>
    </w:p>
    <w:p w14:paraId="61DB45D4" w14:textId="008F80E3" w:rsidR="004620B0" w:rsidRPr="00DE6268" w:rsidRDefault="004620B0" w:rsidP="00C912AE">
      <w:pPr>
        <w:pBdr>
          <w:top w:val="nil"/>
          <w:left w:val="nil"/>
          <w:bottom w:val="nil"/>
          <w:right w:val="nil"/>
          <w:between w:val="nil"/>
        </w:pBdr>
        <w:spacing w:after="60" w:line="240" w:lineRule="auto"/>
        <w:rPr>
          <w:sz w:val="22"/>
          <w:szCs w:val="22"/>
        </w:rPr>
      </w:pPr>
      <w:commentRangeStart w:id="49"/>
      <w:ins w:id="50" w:author="Serena Pattaro" w:date="2020-01-14T15:03:00Z">
        <w:r>
          <w:rPr>
            <w:noProof/>
          </w:rPr>
          <w:drawing>
            <wp:inline distT="0" distB="0" distL="0" distR="0" wp14:anchorId="26FFB792" wp14:editId="0004E9F8">
              <wp:extent cx="5731510" cy="70808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7080885"/>
                      </a:xfrm>
                      <a:prstGeom prst="rect">
                        <a:avLst/>
                      </a:prstGeom>
                      <a:noFill/>
                      <a:ln>
                        <a:noFill/>
                      </a:ln>
                    </pic:spPr>
                  </pic:pic>
                </a:graphicData>
              </a:graphic>
            </wp:inline>
          </w:drawing>
        </w:r>
      </w:ins>
      <w:commentRangeEnd w:id="49"/>
      <w:r w:rsidR="00A14D1D">
        <w:rPr>
          <w:rStyle w:val="CommentReference"/>
        </w:rPr>
        <w:commentReference w:id="49"/>
      </w:r>
      <w:r w:rsidRPr="00DE6268">
        <w:rPr>
          <w:i/>
          <w:sz w:val="22"/>
          <w:szCs w:val="22"/>
        </w:rPr>
        <w:t>Note</w:t>
      </w:r>
      <w:r w:rsidRPr="00DE6268">
        <w:rPr>
          <w:sz w:val="22"/>
          <w:szCs w:val="22"/>
        </w:rPr>
        <w:t xml:space="preserve">: (a) </w:t>
      </w:r>
      <w:r w:rsidRPr="00DE6268">
        <w:rPr>
          <w:color w:val="000000"/>
          <w:sz w:val="22"/>
          <w:szCs w:val="22"/>
        </w:rPr>
        <w:t xml:space="preserve">Cohort and not period is indicated on x-axis. </w:t>
      </w:r>
      <w:r w:rsidRPr="00242AA3">
        <w:rPr>
          <w:color w:val="000000"/>
          <w:sz w:val="22"/>
          <w:szCs w:val="22"/>
          <w:highlight w:val="green"/>
        </w:rPr>
        <w:t xml:space="preserve">(b) </w:t>
      </w:r>
      <w:r w:rsidRPr="00242AA3">
        <w:rPr>
          <w:sz w:val="22"/>
          <w:szCs w:val="22"/>
          <w:highlight w:val="green"/>
        </w:rPr>
        <w:t xml:space="preserve">The </w:t>
      </w:r>
      <w:r w:rsidR="00242AA3" w:rsidRPr="00242AA3">
        <w:rPr>
          <w:sz w:val="22"/>
          <w:szCs w:val="22"/>
          <w:highlight w:val="green"/>
        </w:rPr>
        <w:t xml:space="preserve">shades in both the level and composite plots correspond to different age-specific fertility rates (ASFRs), as indicated </w:t>
      </w:r>
      <w:r w:rsidR="00242AA3">
        <w:rPr>
          <w:sz w:val="22"/>
          <w:szCs w:val="22"/>
          <w:highlight w:val="green"/>
        </w:rPr>
        <w:t>in</w:t>
      </w:r>
      <w:r w:rsidR="00242AA3" w:rsidRPr="00242AA3">
        <w:rPr>
          <w:sz w:val="22"/>
          <w:szCs w:val="22"/>
          <w:highlight w:val="green"/>
        </w:rPr>
        <w:t xml:space="preserve"> the s</w:t>
      </w:r>
      <w:r w:rsidRPr="00242AA3">
        <w:rPr>
          <w:sz w:val="22"/>
          <w:szCs w:val="22"/>
          <w:highlight w:val="green"/>
        </w:rPr>
        <w:t>haded scale bar on the top</w:t>
      </w:r>
      <w:r w:rsidR="00C912AE">
        <w:rPr>
          <w:sz w:val="22"/>
          <w:szCs w:val="22"/>
          <w:highlight w:val="green"/>
        </w:rPr>
        <w:t xml:space="preserve"> of the figure</w:t>
      </w:r>
      <w:r w:rsidRPr="00242AA3">
        <w:rPr>
          <w:sz w:val="22"/>
          <w:szCs w:val="22"/>
          <w:highlight w:val="green"/>
        </w:rPr>
        <w:t>.</w:t>
      </w:r>
      <w:r w:rsidRPr="00DE6268">
        <w:rPr>
          <w:sz w:val="22"/>
          <w:szCs w:val="22"/>
        </w:rPr>
        <w:t xml:space="preserve"> (c) The thick solid contour line indicates </w:t>
      </w:r>
      <w:r>
        <w:rPr>
          <w:sz w:val="22"/>
          <w:szCs w:val="22"/>
        </w:rPr>
        <w:t xml:space="preserve">pseudo </w:t>
      </w:r>
      <w:r w:rsidRPr="00DE6268">
        <w:rPr>
          <w:sz w:val="22"/>
          <w:szCs w:val="22"/>
        </w:rPr>
        <w:t>cumulative cohort fertility rate (</w:t>
      </w:r>
      <w:r>
        <w:rPr>
          <w:sz w:val="22"/>
          <w:szCs w:val="22"/>
        </w:rPr>
        <w:t>pseudo-</w:t>
      </w:r>
      <w:r w:rsidRPr="00DE6268">
        <w:rPr>
          <w:sz w:val="22"/>
          <w:szCs w:val="22"/>
        </w:rPr>
        <w:t xml:space="preserve">CCFR)=2.05 children per woman (replacement fertility) and the thin solid contour line indicates </w:t>
      </w:r>
      <w:r>
        <w:rPr>
          <w:sz w:val="22"/>
          <w:szCs w:val="22"/>
        </w:rPr>
        <w:t>pseudo-</w:t>
      </w:r>
      <w:r w:rsidRPr="00DE6268">
        <w:rPr>
          <w:sz w:val="22"/>
          <w:szCs w:val="22"/>
        </w:rPr>
        <w:t>CCFR=1.50 children per woman</w:t>
      </w:r>
      <w:r w:rsidR="00C912AE">
        <w:rPr>
          <w:sz w:val="22"/>
          <w:szCs w:val="22"/>
        </w:rPr>
        <w:t xml:space="preserve">; </w:t>
      </w:r>
      <w:r w:rsidR="00C912AE" w:rsidRPr="00C912AE">
        <w:rPr>
          <w:sz w:val="22"/>
          <w:szCs w:val="22"/>
          <w:highlight w:val="green"/>
        </w:rPr>
        <w:t xml:space="preserve">(d) </w:t>
      </w:r>
      <w:r w:rsidR="004C6385">
        <w:rPr>
          <w:sz w:val="22"/>
          <w:szCs w:val="22"/>
          <w:highlight w:val="green"/>
        </w:rPr>
        <w:t>T</w:t>
      </w:r>
      <w:r w:rsidR="00C912AE" w:rsidRPr="00C912AE">
        <w:rPr>
          <w:sz w:val="22"/>
          <w:szCs w:val="22"/>
          <w:highlight w:val="green"/>
        </w:rPr>
        <w:t xml:space="preserve">he green colour of the tile containing the </w:t>
      </w:r>
      <w:r w:rsidR="00C912AE">
        <w:rPr>
          <w:sz w:val="22"/>
          <w:szCs w:val="22"/>
          <w:highlight w:val="green"/>
        </w:rPr>
        <w:t xml:space="preserve">name of the </w:t>
      </w:r>
      <w:r w:rsidR="00C912AE" w:rsidRPr="00C912AE">
        <w:rPr>
          <w:sz w:val="22"/>
          <w:szCs w:val="22"/>
          <w:highlight w:val="green"/>
        </w:rPr>
        <w:t xml:space="preserve">country </w:t>
      </w:r>
      <w:r w:rsidR="00C912AE">
        <w:rPr>
          <w:sz w:val="22"/>
          <w:szCs w:val="22"/>
          <w:highlight w:val="green"/>
        </w:rPr>
        <w:t>(Germany, West) indicates</w:t>
      </w:r>
      <w:r w:rsidR="00C912AE" w:rsidRPr="00C912AE">
        <w:rPr>
          <w:sz w:val="22"/>
          <w:szCs w:val="22"/>
          <w:highlight w:val="green"/>
        </w:rPr>
        <w:t xml:space="preserve"> the macro-region of “Western Europe” (see also note (d) in figure 3)</w:t>
      </w:r>
      <w:r w:rsidRPr="00C912AE">
        <w:rPr>
          <w:sz w:val="22"/>
          <w:szCs w:val="22"/>
          <w:highlight w:val="green"/>
        </w:rPr>
        <w:t>.</w:t>
      </w:r>
    </w:p>
    <w:p w14:paraId="36A155DD" w14:textId="26C5B164" w:rsidR="00484FF1" w:rsidRDefault="004620B0" w:rsidP="00263958">
      <w:pPr>
        <w:pBdr>
          <w:top w:val="nil"/>
          <w:left w:val="nil"/>
          <w:bottom w:val="nil"/>
          <w:right w:val="nil"/>
          <w:between w:val="nil"/>
        </w:pBdr>
        <w:rPr>
          <w:color w:val="000000"/>
        </w:rPr>
      </w:pPr>
      <w:r w:rsidRPr="00E74406">
        <w:rPr>
          <w:i/>
          <w:sz w:val="22"/>
          <w:szCs w:val="22"/>
        </w:rPr>
        <w:t>Source</w:t>
      </w:r>
      <w:r w:rsidRPr="00E74406">
        <w:rPr>
          <w:sz w:val="22"/>
          <w:szCs w:val="22"/>
        </w:rPr>
        <w:t>: Human Fertility Database (HFD) and Human Fertility Collection (HFC), own calculations.</w:t>
      </w:r>
    </w:p>
    <w:p w14:paraId="29FBB774" w14:textId="4364C2B2" w:rsidR="006675D0" w:rsidRDefault="009E6484" w:rsidP="00263958">
      <w:pPr>
        <w:pBdr>
          <w:top w:val="nil"/>
          <w:left w:val="nil"/>
          <w:bottom w:val="nil"/>
          <w:right w:val="nil"/>
          <w:between w:val="nil"/>
        </w:pBdr>
        <w:rPr>
          <w:color w:val="000000"/>
        </w:rPr>
      </w:pPr>
      <w:r>
        <w:rPr>
          <w:color w:val="000000"/>
        </w:rPr>
        <w:lastRenderedPageBreak/>
        <w:t xml:space="preserve">Figure 1b continues the focus on West Germany, by showing the two components of the composite plot separately, and emphasizing some key features arising from the data. Panel (a) shows the level plot component of the composite plot, in which different age-specific fertility rates are mapped onto different colours, as per the key shown at the top of the figure. The colour of the tile containing the name of the country indicates the </w:t>
      </w:r>
      <w:ins w:id="51" w:author="Serena Pattaro" w:date="2020-01-16T17:43:00Z">
        <w:r w:rsidR="00484FF1">
          <w:rPr>
            <w:color w:val="000000"/>
          </w:rPr>
          <w:t>macro-</w:t>
        </w:r>
      </w:ins>
      <w:r>
        <w:rPr>
          <w:color w:val="000000"/>
        </w:rPr>
        <w:t>region in which the country is grouped</w:t>
      </w:r>
      <w:ins w:id="52" w:author="Serena Pattaro" w:date="2020-01-13T13:25:00Z">
        <w:r w:rsidR="00BA2CD7">
          <w:rPr>
            <w:rStyle w:val="FootnoteReference"/>
            <w:color w:val="000000"/>
          </w:rPr>
          <w:footnoteReference w:id="3"/>
        </w:r>
      </w:ins>
      <w:r>
        <w:rPr>
          <w:color w:val="000000"/>
        </w:rPr>
        <w:t xml:space="preserve">. Annotation features have been added to highlight substantive patterns in the data. </w:t>
      </w:r>
      <w:bookmarkStart w:id="63" w:name="_Hlk30089121"/>
      <w:r>
        <w:rPr>
          <w:color w:val="000000"/>
        </w:rPr>
        <w:t xml:space="preserve">These include the fall in fertility rates at all ages seen in the late 1960s, </w:t>
      </w:r>
      <w:r w:rsidR="00F01409">
        <w:rPr>
          <w:color w:val="000000"/>
        </w:rPr>
        <w:t xml:space="preserve">coinciding with the diffusion of </w:t>
      </w:r>
      <w:r>
        <w:rPr>
          <w:color w:val="000000"/>
        </w:rPr>
        <w:t xml:space="preserve">more effective contraceptive methods </w:t>
      </w:r>
      <w:r w:rsidR="00F01409">
        <w:rPr>
          <w:color w:val="000000"/>
        </w:rPr>
        <w:t>among other factors</w:t>
      </w:r>
      <w:r>
        <w:rPr>
          <w:color w:val="000000"/>
        </w:rPr>
        <w:t xml:space="preserve"> (</w:t>
      </w:r>
      <w:r w:rsidR="00601542">
        <w:rPr>
          <w:color w:val="000000"/>
        </w:rPr>
        <w:t>a</w:t>
      </w:r>
      <w:r>
        <w:rPr>
          <w:color w:val="000000"/>
        </w:rPr>
        <w:t>s each vertical section through the figure is a cohort, a period effect will appear as a diagonal band moving bottom right to top left)</w:t>
      </w:r>
      <w:r w:rsidR="002A1E26">
        <w:rPr>
          <w:color w:val="000000"/>
        </w:rPr>
        <w:t>.</w:t>
      </w:r>
      <w:r>
        <w:rPr>
          <w:color w:val="000000"/>
        </w:rPr>
        <w:t xml:space="preserve"> </w:t>
      </w:r>
      <w:bookmarkEnd w:id="63"/>
      <w:r>
        <w:rPr>
          <w:color w:val="000000"/>
        </w:rPr>
        <w:t>After the 1960s, the age of peak fertility increased, whereas the level of fertility at the peak fertility age tended to fall.</w:t>
      </w:r>
    </w:p>
    <w:p w14:paraId="44D543F0" w14:textId="19A40EBC" w:rsidR="006675D0" w:rsidRPr="00E74406" w:rsidRDefault="00482454" w:rsidP="00F26921">
      <w:pPr>
        <w:pBdr>
          <w:top w:val="nil"/>
          <w:left w:val="nil"/>
          <w:bottom w:val="nil"/>
          <w:right w:val="nil"/>
          <w:between w:val="nil"/>
        </w:pBdr>
      </w:pPr>
      <w:r>
        <w:rPr>
          <w:color w:val="000000"/>
        </w:rPr>
        <w:t xml:space="preserve">Panel (b) shows the contours for different </w:t>
      </w:r>
      <w:ins w:id="64" w:author="Serena Pattaro" w:date="2020-01-09T16:31:00Z">
        <w:r w:rsidR="006554AB">
          <w:rPr>
            <w:color w:val="000000"/>
          </w:rPr>
          <w:t xml:space="preserve">pseudo </w:t>
        </w:r>
      </w:ins>
      <w:r>
        <w:rPr>
          <w:color w:val="000000"/>
        </w:rPr>
        <w:t xml:space="preserve">cumulative fertility milestones only. A vertical dotted orange line on the left of the figure shows the first cohort for which the contours were shown; earlier cohorts have incomplete age-specific fertility data at some younger ages, and so the </w:t>
      </w:r>
      <w:ins w:id="65" w:author="Serena Pattaro" w:date="2020-01-09T16:32:00Z">
        <w:r w:rsidR="006554AB">
          <w:rPr>
            <w:color w:val="000000"/>
          </w:rPr>
          <w:t xml:space="preserve">pseudo </w:t>
        </w:r>
      </w:ins>
      <w:r>
        <w:rPr>
          <w:color w:val="000000"/>
        </w:rPr>
        <w:t xml:space="preserve">cumulative fertility schedules for such cohorts would be incomplete, and misleading if plotted. </w:t>
      </w:r>
      <w:r w:rsidR="009E6484">
        <w:rPr>
          <w:color w:val="000000"/>
        </w:rPr>
        <w:t xml:space="preserve">The diagonal dotted orange line shows the last period for which data are available, and so the highest ages at which </w:t>
      </w:r>
      <w:ins w:id="66" w:author="Serena Pattaro" w:date="2020-01-09T16:33:00Z">
        <w:r w:rsidR="006554AB">
          <w:rPr>
            <w:color w:val="000000"/>
          </w:rPr>
          <w:t xml:space="preserve">pseudo </w:t>
        </w:r>
      </w:ins>
      <w:r w:rsidR="009E6484">
        <w:rPr>
          <w:color w:val="000000"/>
        </w:rPr>
        <w:t xml:space="preserve">cumulative cohort fertility schedules can be calculated for more recent cohorts. </w:t>
      </w:r>
    </w:p>
    <w:p w14:paraId="449C35E3" w14:textId="4F3E6840" w:rsidR="006675D0" w:rsidRDefault="009E6484" w:rsidP="00F26921">
      <w:pPr>
        <w:pBdr>
          <w:top w:val="nil"/>
          <w:left w:val="nil"/>
          <w:bottom w:val="nil"/>
          <w:right w:val="nil"/>
          <w:between w:val="nil"/>
        </w:pBdr>
        <w:rPr>
          <w:color w:val="000000"/>
        </w:rPr>
      </w:pPr>
      <w:r>
        <w:rPr>
          <w:color w:val="000000"/>
        </w:rPr>
        <w:t>Starting with the 2.05 contour, we can see that this line quickly becomes vertical for the 1939 cohort; this was the last cohort which reached replacement fertility levels. The 1.5</w:t>
      </w:r>
      <w:r w:rsidR="00EF2F2F">
        <w:rPr>
          <w:color w:val="000000"/>
        </w:rPr>
        <w:t>0</w:t>
      </w:r>
      <w:r>
        <w:rPr>
          <w:color w:val="000000"/>
        </w:rPr>
        <w:t xml:space="preserve"> children per woman contour is observed to move upwards and is likely to be lost for cohorts </w:t>
      </w:r>
      <w:r>
        <w:rPr>
          <w:color w:val="000000"/>
        </w:rPr>
        <w:lastRenderedPageBreak/>
        <w:t xml:space="preserve">born after around 1967-68. Panel (c) </w:t>
      </w:r>
      <w:r w:rsidRPr="008E524F">
        <w:rPr>
          <w:color w:val="000000"/>
        </w:rPr>
        <w:t>shows</w:t>
      </w:r>
      <w:r>
        <w:rPr>
          <w:color w:val="000000"/>
        </w:rPr>
        <w:t xml:space="preserve"> the composite plot which brings together both level plot and contour elements.</w:t>
      </w:r>
    </w:p>
    <w:p w14:paraId="401814B3" w14:textId="6F8EC245" w:rsidR="00123BB8" w:rsidRDefault="009E6484" w:rsidP="00E752AA">
      <w:pPr>
        <w:pBdr>
          <w:top w:val="nil"/>
          <w:left w:val="nil"/>
          <w:bottom w:val="nil"/>
          <w:right w:val="nil"/>
          <w:between w:val="nil"/>
        </w:pBdr>
        <w:rPr>
          <w:color w:val="000000"/>
        </w:rPr>
      </w:pPr>
      <w:r>
        <w:rPr>
          <w:color w:val="000000"/>
        </w:rPr>
        <w:t xml:space="preserve">Figure 1c </w:t>
      </w:r>
      <w:r w:rsidR="006554AB" w:rsidRPr="008E524F">
        <w:rPr>
          <w:color w:val="000000"/>
        </w:rPr>
        <w:t>presents</w:t>
      </w:r>
      <w:r>
        <w:rPr>
          <w:color w:val="000000"/>
        </w:rPr>
        <w:t xml:space="preserve"> the composite plots for both West and East Germany, </w:t>
      </w:r>
      <w:ins w:id="67" w:author="Serena Pattaro" w:date="2020-01-14T15:11:00Z">
        <w:r w:rsidR="005C3A34">
          <w:rPr>
            <w:color w:val="000000"/>
          </w:rPr>
          <w:t xml:space="preserve">with the plot for the latter presented in </w:t>
        </w:r>
      </w:ins>
      <w:ins w:id="68" w:author="Serena Pattaro" w:date="2020-01-16T18:46:00Z">
        <w:r w:rsidR="00123BB8">
          <w:rPr>
            <w:color w:val="000000"/>
          </w:rPr>
          <w:t>both</w:t>
        </w:r>
      </w:ins>
      <w:ins w:id="69" w:author="Serena Pattaro" w:date="2020-01-14T15:11:00Z">
        <w:r w:rsidR="005C3A34">
          <w:rPr>
            <w:color w:val="000000"/>
          </w:rPr>
          <w:t xml:space="preserve"> annotated and non-anno</w:t>
        </w:r>
      </w:ins>
      <w:ins w:id="70" w:author="Serena Pattaro" w:date="2020-01-14T15:12:00Z">
        <w:r w:rsidR="005C3A34">
          <w:rPr>
            <w:color w:val="000000"/>
          </w:rPr>
          <w:t>tated form</w:t>
        </w:r>
      </w:ins>
      <w:ins w:id="71" w:author="Serena Pattaro" w:date="2020-01-16T18:46:00Z">
        <w:r w:rsidR="00123BB8">
          <w:rPr>
            <w:color w:val="000000"/>
          </w:rPr>
          <w:t>s</w:t>
        </w:r>
      </w:ins>
      <w:r>
        <w:rPr>
          <w:color w:val="000000"/>
        </w:rPr>
        <w:t>. As many features regarding West Germany have been previously discussed (when referring to Figure 1b), the focus is now on the corresponding features for East Germany, relating both to the level and contour plot aspects of the composite plot visualization.</w:t>
      </w:r>
    </w:p>
    <w:p w14:paraId="305BBE36" w14:textId="36B25081" w:rsidR="00123BB8" w:rsidRDefault="00123BB8" w:rsidP="00123BB8">
      <w:pPr>
        <w:pBdr>
          <w:top w:val="nil"/>
          <w:left w:val="nil"/>
          <w:bottom w:val="nil"/>
          <w:right w:val="nil"/>
          <w:between w:val="nil"/>
        </w:pBdr>
        <w:rPr>
          <w:color w:val="000000"/>
        </w:rPr>
      </w:pPr>
      <w:r>
        <w:rPr>
          <w:color w:val="000000"/>
        </w:rPr>
        <w:t xml:space="preserve">Unlike West Germany and </w:t>
      </w:r>
      <w:r w:rsidR="007E127F">
        <w:rPr>
          <w:color w:val="000000"/>
        </w:rPr>
        <w:t>most</w:t>
      </w:r>
      <w:r>
        <w:rPr>
          <w:color w:val="000000"/>
        </w:rPr>
        <w:t xml:space="preserve"> Western European and other developed countries, East Germany experienced two period effects/shocks, rather than just one. Though, like most Western European nations, there was a sharp fall in fertility in the late 1960s, there was then a recovery in age-specific rates for most of the 1970s and 1980s. However, in the late 1980s, with the collapse of the Berlin Wall, fertility rates fell rapidly again, with fertility rates at many ages falling below corresponding rates in West Germany. Afterwards, there was a rapid convergence of East German fertility schedules to those seen in West Germany, with a rapid rise in the age of peak fertility. </w:t>
      </w:r>
    </w:p>
    <w:p w14:paraId="05DA8458" w14:textId="218EEF04" w:rsidR="002A1E26" w:rsidRDefault="00123BB8" w:rsidP="00E752AA">
      <w:pPr>
        <w:pBdr>
          <w:top w:val="nil"/>
          <w:left w:val="nil"/>
          <w:bottom w:val="nil"/>
          <w:right w:val="nil"/>
          <w:between w:val="nil"/>
        </w:pBdr>
        <w:rPr>
          <w:color w:val="000000"/>
        </w:rPr>
      </w:pPr>
      <w:bookmarkStart w:id="72" w:name="_Hlk30093912"/>
      <w:r>
        <w:rPr>
          <w:color w:val="000000"/>
        </w:rPr>
        <w:t xml:space="preserve">By looking at the contours, we can see the effects that these changes in age-specific fertility, visualized over the whole period, had on completed cohort fertility rates. </w:t>
      </w:r>
      <w:bookmarkEnd w:id="72"/>
      <w:r>
        <w:rPr>
          <w:color w:val="000000"/>
        </w:rPr>
        <w:t>Replacement fertility rates were last reached for almost the same cohort for both East Germany (1938) and West Germany (1939). In contrast to West Germany, in East Germany for cohorts who were of childbearing age in the 1970s and 1980s, cumulative fertility levels of 1.50 were reached before the age of 30. However, after the late 1980s, the 1.50 fertility milestone was reached by cohorts at ever older ages, and in the last observed period after the age of 40 years. Because of this, it appears likely that East Germany will not sustain fertility rates above 1.50 children per woman in later years.</w:t>
      </w:r>
      <w:r w:rsidR="002A1E26">
        <w:rPr>
          <w:color w:val="000000"/>
        </w:rPr>
        <w:br w:type="page"/>
      </w:r>
    </w:p>
    <w:p w14:paraId="7F28DC50" w14:textId="6B947DD1" w:rsidR="008E524F" w:rsidRDefault="009E6484" w:rsidP="008E524F">
      <w:pPr>
        <w:pBdr>
          <w:top w:val="nil"/>
          <w:left w:val="nil"/>
          <w:bottom w:val="nil"/>
          <w:right w:val="nil"/>
          <w:between w:val="nil"/>
        </w:pBdr>
        <w:spacing w:line="240" w:lineRule="auto"/>
      </w:pPr>
      <w:r>
        <w:rPr>
          <w:b/>
          <w:color w:val="4F81BD"/>
        </w:rPr>
        <w:lastRenderedPageBreak/>
        <w:t xml:space="preserve">Figure 1c: Comparison of </w:t>
      </w:r>
      <w:r w:rsidR="00717326">
        <w:rPr>
          <w:b/>
          <w:color w:val="4F81BD"/>
        </w:rPr>
        <w:t xml:space="preserve">fertility trends in </w:t>
      </w:r>
      <w:r>
        <w:rPr>
          <w:b/>
          <w:color w:val="4F81BD"/>
        </w:rPr>
        <w:t>West and East Germany</w:t>
      </w:r>
    </w:p>
    <w:p w14:paraId="606A713F" w14:textId="131F23CA" w:rsidR="006675D0" w:rsidRDefault="005C3A34">
      <w:pPr>
        <w:pBdr>
          <w:top w:val="nil"/>
          <w:left w:val="nil"/>
          <w:bottom w:val="nil"/>
          <w:right w:val="nil"/>
          <w:between w:val="nil"/>
        </w:pBdr>
        <w:spacing w:line="240" w:lineRule="auto"/>
        <w:rPr>
          <w:b/>
          <w:color w:val="4F81BD"/>
        </w:rPr>
      </w:pPr>
      <w:commentRangeStart w:id="73"/>
      <w:ins w:id="74" w:author="Serena Pattaro" w:date="2020-01-14T15:07:00Z">
        <w:r>
          <w:rPr>
            <w:noProof/>
          </w:rPr>
          <w:drawing>
            <wp:inline distT="0" distB="0" distL="0" distR="0" wp14:anchorId="41E1AFDC" wp14:editId="692F3ED2">
              <wp:extent cx="5731510" cy="7961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7961630"/>
                      </a:xfrm>
                      <a:prstGeom prst="rect">
                        <a:avLst/>
                      </a:prstGeom>
                      <a:noFill/>
                      <a:ln>
                        <a:noFill/>
                      </a:ln>
                    </pic:spPr>
                  </pic:pic>
                </a:graphicData>
              </a:graphic>
            </wp:inline>
          </w:drawing>
        </w:r>
      </w:ins>
      <w:commentRangeEnd w:id="73"/>
      <w:ins w:id="75" w:author="Serena Pattaro" w:date="2020-01-14T15:25:00Z">
        <w:r w:rsidR="003C7F85">
          <w:rPr>
            <w:rStyle w:val="CommentReference"/>
          </w:rPr>
          <w:commentReference w:id="73"/>
        </w:r>
      </w:ins>
    </w:p>
    <w:p w14:paraId="41B528DC" w14:textId="37615943" w:rsidR="00DE6268" w:rsidRPr="00DE6268" w:rsidRDefault="00BA7081" w:rsidP="008E524F">
      <w:pPr>
        <w:spacing w:after="60" w:line="240" w:lineRule="auto"/>
        <w:rPr>
          <w:ins w:id="77" w:author="Serena Pattaro" w:date="2020-01-09T17:00:00Z"/>
          <w:sz w:val="22"/>
          <w:szCs w:val="22"/>
        </w:rPr>
      </w:pPr>
      <w:bookmarkStart w:id="78" w:name="_Hlk30094387"/>
      <w:commentRangeStart w:id="79"/>
      <w:commentRangeStart w:id="80"/>
      <w:commentRangeEnd w:id="79"/>
      <w:r>
        <w:rPr>
          <w:rStyle w:val="CommentReference"/>
        </w:rPr>
        <w:commentReference w:id="79"/>
      </w:r>
      <w:commentRangeEnd w:id="80"/>
      <w:r w:rsidR="006B6868">
        <w:rPr>
          <w:rStyle w:val="CommentReference"/>
        </w:rPr>
        <w:commentReference w:id="80"/>
      </w:r>
      <w:bookmarkStart w:id="82" w:name="_Hlk30168314"/>
      <w:ins w:id="83" w:author="Serena Pattaro" w:date="2020-01-09T17:00:00Z">
        <w:r w:rsidR="00DE6268" w:rsidRPr="00DE6268">
          <w:rPr>
            <w:i/>
            <w:sz w:val="22"/>
            <w:szCs w:val="22"/>
          </w:rPr>
          <w:t>Note</w:t>
        </w:r>
        <w:r w:rsidR="00DE6268" w:rsidRPr="00DE6268">
          <w:rPr>
            <w:sz w:val="22"/>
            <w:szCs w:val="22"/>
          </w:rPr>
          <w:t xml:space="preserve">: (a) </w:t>
        </w:r>
        <w:r w:rsidR="00DE6268" w:rsidRPr="00DE6268">
          <w:rPr>
            <w:color w:val="000000"/>
            <w:sz w:val="22"/>
            <w:szCs w:val="22"/>
          </w:rPr>
          <w:t xml:space="preserve">Cohort and not period is indicated on x-axis. </w:t>
        </w:r>
      </w:ins>
      <w:r w:rsidR="00242AA3">
        <w:rPr>
          <w:color w:val="000000"/>
          <w:sz w:val="22"/>
          <w:szCs w:val="22"/>
        </w:rPr>
        <w:t>(</w:t>
      </w:r>
      <w:r w:rsidR="00242AA3" w:rsidRPr="00242AA3">
        <w:rPr>
          <w:color w:val="000000"/>
          <w:sz w:val="22"/>
          <w:szCs w:val="22"/>
          <w:highlight w:val="green"/>
        </w:rPr>
        <w:t xml:space="preserve">b) </w:t>
      </w:r>
      <w:r w:rsidR="00242AA3" w:rsidRPr="00242AA3">
        <w:rPr>
          <w:sz w:val="22"/>
          <w:szCs w:val="22"/>
          <w:highlight w:val="green"/>
        </w:rPr>
        <w:t xml:space="preserve">The shades </w:t>
      </w:r>
      <w:r w:rsidR="00242AA3">
        <w:rPr>
          <w:sz w:val="22"/>
          <w:szCs w:val="22"/>
          <w:highlight w:val="green"/>
        </w:rPr>
        <w:t>in the plots</w:t>
      </w:r>
      <w:r w:rsidR="00242AA3" w:rsidRPr="00242AA3">
        <w:rPr>
          <w:sz w:val="22"/>
          <w:szCs w:val="22"/>
          <w:highlight w:val="green"/>
        </w:rPr>
        <w:t xml:space="preserve"> correspond to age-specific fertility rates (ASFRs), as indicated </w:t>
      </w:r>
      <w:r w:rsidR="00242AA3">
        <w:rPr>
          <w:sz w:val="22"/>
          <w:szCs w:val="22"/>
          <w:highlight w:val="green"/>
        </w:rPr>
        <w:t>in</w:t>
      </w:r>
      <w:r w:rsidR="00242AA3" w:rsidRPr="00242AA3">
        <w:rPr>
          <w:sz w:val="22"/>
          <w:szCs w:val="22"/>
          <w:highlight w:val="green"/>
        </w:rPr>
        <w:t xml:space="preserve"> the shaded scale bar on the top</w:t>
      </w:r>
      <w:r w:rsidR="00C912AE">
        <w:rPr>
          <w:sz w:val="22"/>
          <w:szCs w:val="22"/>
        </w:rPr>
        <w:t xml:space="preserve"> of the figure</w:t>
      </w:r>
      <w:ins w:id="84" w:author="Serena Pattaro" w:date="2020-01-09T17:00:00Z">
        <w:r w:rsidR="00DE6268" w:rsidRPr="00DE6268">
          <w:rPr>
            <w:sz w:val="22"/>
            <w:szCs w:val="22"/>
          </w:rPr>
          <w:t xml:space="preserve">. (c) The thick solid contour line indicates pseudo </w:t>
        </w:r>
        <w:r w:rsidR="00DE6268" w:rsidRPr="005B5A83">
          <w:rPr>
            <w:sz w:val="22"/>
            <w:szCs w:val="22"/>
          </w:rPr>
          <w:t>cumulative cohort fertility rate (p</w:t>
        </w:r>
        <w:r w:rsidR="00DE6268" w:rsidRPr="00DB1642">
          <w:rPr>
            <w:sz w:val="22"/>
            <w:szCs w:val="22"/>
          </w:rPr>
          <w:t>s</w:t>
        </w:r>
        <w:r w:rsidR="00DE6268" w:rsidRPr="00DE6268">
          <w:rPr>
            <w:sz w:val="22"/>
            <w:szCs w:val="22"/>
          </w:rPr>
          <w:t>eudo-</w:t>
        </w:r>
        <w:proofErr w:type="gramStart"/>
        <w:r w:rsidR="00DE6268" w:rsidRPr="00DE6268">
          <w:rPr>
            <w:sz w:val="22"/>
            <w:szCs w:val="22"/>
          </w:rPr>
          <w:t>CCFR)=</w:t>
        </w:r>
        <w:proofErr w:type="gramEnd"/>
        <w:r w:rsidR="00DE6268" w:rsidRPr="00DE6268">
          <w:rPr>
            <w:sz w:val="22"/>
            <w:szCs w:val="22"/>
          </w:rPr>
          <w:t xml:space="preserve">2.05 </w:t>
        </w:r>
        <w:r w:rsidR="00DE6268" w:rsidRPr="00DE6268">
          <w:rPr>
            <w:sz w:val="22"/>
            <w:szCs w:val="22"/>
          </w:rPr>
          <w:lastRenderedPageBreak/>
          <w:t>children per woman (replacement fertility) and the thin solid contour line indicates pseudo-CCFR=1.50 children per woman</w:t>
        </w:r>
      </w:ins>
      <w:r w:rsidR="00C912AE">
        <w:rPr>
          <w:sz w:val="22"/>
          <w:szCs w:val="22"/>
        </w:rPr>
        <w:t xml:space="preserve">. </w:t>
      </w:r>
      <w:r w:rsidR="00C912AE" w:rsidRPr="00C912AE">
        <w:rPr>
          <w:sz w:val="22"/>
          <w:szCs w:val="22"/>
          <w:highlight w:val="green"/>
        </w:rPr>
        <w:t xml:space="preserve">(d) </w:t>
      </w:r>
      <w:r w:rsidR="004C6385">
        <w:rPr>
          <w:sz w:val="22"/>
          <w:szCs w:val="22"/>
          <w:highlight w:val="green"/>
        </w:rPr>
        <w:t>T</w:t>
      </w:r>
      <w:r w:rsidR="00C912AE" w:rsidRPr="00C912AE">
        <w:rPr>
          <w:sz w:val="22"/>
          <w:szCs w:val="22"/>
          <w:highlight w:val="green"/>
        </w:rPr>
        <w:t xml:space="preserve">he green </w:t>
      </w:r>
      <w:proofErr w:type="spellStart"/>
      <w:r w:rsidR="00C912AE" w:rsidRPr="00C912AE">
        <w:rPr>
          <w:sz w:val="22"/>
          <w:szCs w:val="22"/>
          <w:highlight w:val="green"/>
        </w:rPr>
        <w:t>color</w:t>
      </w:r>
      <w:proofErr w:type="spellEnd"/>
      <w:r w:rsidR="00C912AE" w:rsidRPr="00C912AE">
        <w:rPr>
          <w:sz w:val="22"/>
          <w:szCs w:val="22"/>
          <w:highlight w:val="green"/>
        </w:rPr>
        <w:t xml:space="preserve"> of the tile</w:t>
      </w:r>
      <w:r w:rsidR="00C912AE">
        <w:rPr>
          <w:sz w:val="22"/>
          <w:szCs w:val="22"/>
          <w:highlight w:val="green"/>
        </w:rPr>
        <w:t>s</w:t>
      </w:r>
      <w:r w:rsidR="00C912AE" w:rsidRPr="00C912AE">
        <w:rPr>
          <w:sz w:val="22"/>
          <w:szCs w:val="22"/>
          <w:highlight w:val="green"/>
        </w:rPr>
        <w:t xml:space="preserve"> containing the </w:t>
      </w:r>
      <w:r w:rsidR="00C912AE">
        <w:rPr>
          <w:sz w:val="22"/>
          <w:szCs w:val="22"/>
          <w:highlight w:val="green"/>
        </w:rPr>
        <w:t xml:space="preserve">name of the </w:t>
      </w:r>
      <w:r w:rsidR="00C912AE" w:rsidRPr="00C912AE">
        <w:rPr>
          <w:sz w:val="22"/>
          <w:szCs w:val="22"/>
          <w:highlight w:val="green"/>
        </w:rPr>
        <w:t>countr</w:t>
      </w:r>
      <w:r w:rsidR="00C912AE">
        <w:rPr>
          <w:sz w:val="22"/>
          <w:szCs w:val="22"/>
          <w:highlight w:val="green"/>
        </w:rPr>
        <w:t>ies</w:t>
      </w:r>
      <w:r w:rsidR="00C912AE" w:rsidRPr="00C912AE">
        <w:rPr>
          <w:sz w:val="22"/>
          <w:szCs w:val="22"/>
          <w:highlight w:val="green"/>
        </w:rPr>
        <w:t xml:space="preserve"> </w:t>
      </w:r>
      <w:r w:rsidR="00C912AE">
        <w:rPr>
          <w:sz w:val="22"/>
          <w:szCs w:val="22"/>
          <w:highlight w:val="green"/>
        </w:rPr>
        <w:t>indicates</w:t>
      </w:r>
      <w:r w:rsidR="00C912AE" w:rsidRPr="00C912AE">
        <w:rPr>
          <w:sz w:val="22"/>
          <w:szCs w:val="22"/>
          <w:highlight w:val="green"/>
        </w:rPr>
        <w:t xml:space="preserve"> the macro-region of “Western Europe” (see also note (d) in figure 3).</w:t>
      </w:r>
      <w:bookmarkEnd w:id="82"/>
    </w:p>
    <w:bookmarkEnd w:id="78"/>
    <w:p w14:paraId="5CFA812D" w14:textId="2EF0CE36" w:rsidR="006675D0" w:rsidRPr="006B06C4" w:rsidRDefault="009E6484" w:rsidP="00C912AE">
      <w:pPr>
        <w:spacing w:after="240" w:line="240" w:lineRule="auto"/>
      </w:pPr>
      <w:commentRangeStart w:id="85"/>
      <w:r w:rsidRPr="00DE6268">
        <w:rPr>
          <w:i/>
          <w:sz w:val="22"/>
          <w:szCs w:val="22"/>
          <w:rPrChange w:id="86" w:author="Serena Pattaro" w:date="2020-01-09T17:00:00Z">
            <w:rPr>
              <w:i/>
            </w:rPr>
          </w:rPrChange>
        </w:rPr>
        <w:t>Source</w:t>
      </w:r>
      <w:r w:rsidRPr="00DE6268">
        <w:rPr>
          <w:sz w:val="22"/>
          <w:szCs w:val="22"/>
          <w:rPrChange w:id="87" w:author="Serena Pattaro" w:date="2020-01-09T17:00:00Z">
            <w:rPr/>
          </w:rPrChange>
        </w:rPr>
        <w:t>: Human Fertility Database (HFD) and Human Fertility Collection (HFC), own calculations.</w:t>
      </w:r>
      <w:commentRangeEnd w:id="85"/>
      <w:r w:rsidR="00221737" w:rsidRPr="00DE6268">
        <w:rPr>
          <w:rStyle w:val="CommentReference"/>
          <w:sz w:val="22"/>
          <w:szCs w:val="22"/>
          <w:rPrChange w:id="88" w:author="Serena Pattaro" w:date="2020-01-09T17:00:00Z">
            <w:rPr>
              <w:rStyle w:val="CommentReference"/>
            </w:rPr>
          </w:rPrChange>
        </w:rPr>
        <w:commentReference w:id="85"/>
      </w:r>
    </w:p>
    <w:p w14:paraId="0BF075A1" w14:textId="11621F38" w:rsidR="006675D0" w:rsidRDefault="009E6484">
      <w:pPr>
        <w:pStyle w:val="Heading2"/>
        <w:spacing w:before="0"/>
      </w:pPr>
      <w:r>
        <w:t xml:space="preserve">3.2 Comparing </w:t>
      </w:r>
      <w:r w:rsidR="00AC0801">
        <w:t xml:space="preserve">the fertility trends in </w:t>
      </w:r>
      <w:r>
        <w:t xml:space="preserve">Norway and the USA </w:t>
      </w:r>
    </w:p>
    <w:p w14:paraId="6B225212" w14:textId="77777777" w:rsidR="009E1605" w:rsidRDefault="009E6484" w:rsidP="00E752AA">
      <w:pPr>
        <w:pBdr>
          <w:top w:val="nil"/>
          <w:left w:val="nil"/>
          <w:bottom w:val="nil"/>
          <w:right w:val="nil"/>
          <w:between w:val="nil"/>
        </w:pBdr>
        <w:rPr>
          <w:color w:val="000000"/>
        </w:rPr>
      </w:pPr>
      <w:r>
        <w:rPr>
          <w:color w:val="000000"/>
        </w:rPr>
        <w:t xml:space="preserve">Figure 2 compares the fertility </w:t>
      </w:r>
      <w:r w:rsidR="00FC390E">
        <w:rPr>
          <w:color w:val="000000"/>
        </w:rPr>
        <w:t>trends</w:t>
      </w:r>
      <w:r>
        <w:rPr>
          <w:color w:val="000000"/>
        </w:rPr>
        <w:t xml:space="preserve"> for Norway with those in the USA. When these and other developed countries are compared across a range of internationally comparable measures, they tend to sit at opposite ends of the distribution </w:t>
      </w:r>
      <w:r w:rsidR="00CB6DCE">
        <w:rPr>
          <w:color w:val="000000"/>
        </w:rPr>
        <w:fldChar w:fldCharType="begin"/>
      </w:r>
      <w:r w:rsidR="00CB6DCE">
        <w:rPr>
          <w:color w:val="000000"/>
        </w:rPr>
        <w:instrText>ADDIN F1000_CSL_CITATION&lt;~#@#~&gt;[{"title":"Social foundations of postindustrial economies","id":"6944741","type":"book","publisher":"OUP Oxford","isbn":"0191524948","author":[{"family":"Esping-Andersen","given":"Gosta"}],"issued":{"date-parts":[["1999"]]},"citation-label":"6944741","CleanAbstract":"No abstract available"},{"title":"Re‐theorizing Family Demographics","id":"6944716","page":"1-31","type":"article-journal","volume":"41","issue":"1","author":[{"family":"Esping‐Andersen","given":"Gøsta"},{"family":"Billari","given":"Francesco C"}],"issued":{"date-parts":[["2015"]]},"container-title":"Population and Development Review","container-title-short":"Population and Development Review","journalAbbreviation":"Population and Development Review","citation-label":"6944716","CleanAbstract":"No abstract available"}]</w:instrText>
      </w:r>
      <w:r w:rsidR="00CB6DCE">
        <w:rPr>
          <w:color w:val="000000"/>
        </w:rPr>
        <w:fldChar w:fldCharType="separate"/>
      </w:r>
      <w:r w:rsidR="00CB6DCE">
        <w:rPr>
          <w:color w:val="000000"/>
        </w:rPr>
        <w:t>(Esping-Andersen 1999; Esping‐Andersen and Billari 2015)</w:t>
      </w:r>
      <w:r w:rsidR="00CB6DCE">
        <w:rPr>
          <w:color w:val="000000"/>
        </w:rPr>
        <w:fldChar w:fldCharType="end"/>
      </w:r>
      <w:r w:rsidR="00CB6DCE">
        <w:rPr>
          <w:color w:val="000000"/>
        </w:rPr>
        <w:t xml:space="preserve">. </w:t>
      </w:r>
      <w:r>
        <w:rPr>
          <w:color w:val="000000"/>
        </w:rPr>
        <w:t xml:space="preserve">However, the contours in the composite plots show that they have in common a feature shared with almost no other country covered by this study: Norway and the USA both ‘regained’ </w:t>
      </w:r>
      <w:r w:rsidRPr="00C15440">
        <w:rPr>
          <w:color w:val="000000"/>
        </w:rPr>
        <w:t>replacement cohort fertility levels</w:t>
      </w:r>
      <w:r>
        <w:rPr>
          <w:color w:val="000000"/>
        </w:rPr>
        <w:t xml:space="preserve"> after first losing them for several successive cohorts. We can see this visually by noting the arcing of the thick black contours: for both countries these arc vertically upwards for cohorts born in the early 1950s, then arc vertically downwards from some cohort onwards, then remain plotted for later cohorts. Norway ‘regained’ replacement fertility levels after having lost these levels for three cohorts (1953-1956).</w:t>
      </w:r>
      <w:r w:rsidR="00FC390E">
        <w:rPr>
          <w:color w:val="000000"/>
        </w:rPr>
        <w:t xml:space="preserve"> </w:t>
      </w:r>
      <w:bookmarkStart w:id="90" w:name="_Hlk30159933"/>
      <w:r w:rsidR="00FC390E">
        <w:rPr>
          <w:color w:val="000000"/>
        </w:rPr>
        <w:t>The USA ‘regained’ replacement fertility levels after a much longer period: cohorts born between 1950 and 1962 did not reach replacement fertility, but cohorts from 1963 onwards did.</w:t>
      </w:r>
      <w:bookmarkEnd w:id="90"/>
    </w:p>
    <w:p w14:paraId="5A928436" w14:textId="059B7092" w:rsidR="006675D0" w:rsidRDefault="009E1605" w:rsidP="00E752AA">
      <w:pPr>
        <w:pBdr>
          <w:top w:val="nil"/>
          <w:left w:val="nil"/>
          <w:bottom w:val="nil"/>
          <w:right w:val="nil"/>
          <w:between w:val="nil"/>
        </w:pBdr>
        <w:rPr>
          <w:color w:val="000000"/>
        </w:rPr>
      </w:pPr>
      <w:r>
        <w:rPr>
          <w:color w:val="000000"/>
        </w:rPr>
        <w:t>Although Norway and the USA both re-established replacement fertility levels, whereas almost all other countries have not, more careful exploration of the composite plots shows that they did so in different ways. Firstly, if we compare the late 1960s period effects (diagonal dashed line) for both countries, the fall in fertility appears to be larger for the USA and more gradual in Norway. Secondly, if we compare the changing age schedules after the late 1960s, we can see that in Norway (as in West Germany), the age of peak fertility has moved upwards, from around 25 to 30 years of age.</w:t>
      </w:r>
      <w:r w:rsidR="009E6484">
        <w:br w:type="page"/>
      </w:r>
    </w:p>
    <w:p w14:paraId="41E6F7F7" w14:textId="2E41C282" w:rsidR="006675D0" w:rsidRDefault="009E6484">
      <w:pPr>
        <w:pBdr>
          <w:top w:val="nil"/>
          <w:left w:val="nil"/>
          <w:bottom w:val="nil"/>
          <w:right w:val="nil"/>
          <w:between w:val="nil"/>
        </w:pBdr>
        <w:spacing w:after="240" w:line="240" w:lineRule="auto"/>
        <w:rPr>
          <w:b/>
          <w:color w:val="4F81BD"/>
        </w:rPr>
      </w:pPr>
      <w:r>
        <w:rPr>
          <w:b/>
          <w:color w:val="4F81BD"/>
        </w:rPr>
        <w:lastRenderedPageBreak/>
        <w:t xml:space="preserve">Figure 2: Comparison of </w:t>
      </w:r>
      <w:r w:rsidR="00FC390E">
        <w:rPr>
          <w:b/>
          <w:color w:val="4F81BD"/>
        </w:rPr>
        <w:t xml:space="preserve">fertility trends in </w:t>
      </w:r>
      <w:r>
        <w:rPr>
          <w:b/>
          <w:color w:val="4F81BD"/>
        </w:rPr>
        <w:t>Norway and the USA</w:t>
      </w:r>
    </w:p>
    <w:p w14:paraId="35D3A170" w14:textId="48E21C06" w:rsidR="003C7F85" w:rsidRDefault="003C7F85">
      <w:pPr>
        <w:pBdr>
          <w:top w:val="nil"/>
          <w:left w:val="nil"/>
          <w:bottom w:val="nil"/>
          <w:right w:val="nil"/>
          <w:between w:val="nil"/>
        </w:pBdr>
        <w:spacing w:after="240" w:line="240" w:lineRule="auto"/>
        <w:rPr>
          <w:b/>
          <w:color w:val="4F81BD"/>
        </w:rPr>
      </w:pPr>
      <w:commentRangeStart w:id="91"/>
      <w:ins w:id="92" w:author="Serena Pattaro" w:date="2020-01-14T15:34:00Z">
        <w:r>
          <w:rPr>
            <w:noProof/>
          </w:rPr>
          <w:drawing>
            <wp:inline distT="0" distB="0" distL="0" distR="0" wp14:anchorId="0922F34D" wp14:editId="7238F8CE">
              <wp:extent cx="5731510" cy="50857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085715"/>
                      </a:xfrm>
                      <a:prstGeom prst="rect">
                        <a:avLst/>
                      </a:prstGeom>
                      <a:noFill/>
                      <a:ln>
                        <a:noFill/>
                      </a:ln>
                    </pic:spPr>
                  </pic:pic>
                </a:graphicData>
              </a:graphic>
            </wp:inline>
          </w:drawing>
        </w:r>
      </w:ins>
      <w:commentRangeEnd w:id="91"/>
      <w:ins w:id="93" w:author="Serena Pattaro" w:date="2020-01-14T15:35:00Z">
        <w:r w:rsidR="006B7572">
          <w:rPr>
            <w:rStyle w:val="CommentReference"/>
          </w:rPr>
          <w:commentReference w:id="91"/>
        </w:r>
      </w:ins>
    </w:p>
    <w:p w14:paraId="0FBF4B70" w14:textId="14546332" w:rsidR="00FC390E" w:rsidRPr="00D60B6F" w:rsidRDefault="00FC390E" w:rsidP="009E1605">
      <w:pPr>
        <w:spacing w:after="60" w:line="240" w:lineRule="auto"/>
        <w:rPr>
          <w:sz w:val="22"/>
          <w:szCs w:val="22"/>
        </w:rPr>
      </w:pPr>
      <w:r w:rsidRPr="00DE6268">
        <w:rPr>
          <w:i/>
          <w:sz w:val="22"/>
          <w:szCs w:val="22"/>
        </w:rPr>
        <w:t>Note</w:t>
      </w:r>
      <w:r w:rsidRPr="00DE6268">
        <w:rPr>
          <w:sz w:val="22"/>
          <w:szCs w:val="22"/>
        </w:rPr>
        <w:t xml:space="preserve">: (a) </w:t>
      </w:r>
      <w:r w:rsidRPr="00DE6268">
        <w:rPr>
          <w:color w:val="000000"/>
          <w:sz w:val="22"/>
          <w:szCs w:val="22"/>
        </w:rPr>
        <w:t xml:space="preserve">Cohort and not period is indicated on x-axis. </w:t>
      </w:r>
      <w:r w:rsidRPr="004C6385">
        <w:rPr>
          <w:color w:val="000000"/>
          <w:sz w:val="22"/>
          <w:szCs w:val="22"/>
          <w:highlight w:val="green"/>
        </w:rPr>
        <w:t>(</w:t>
      </w:r>
      <w:r w:rsidR="00242AA3" w:rsidRPr="004C6385">
        <w:rPr>
          <w:color w:val="000000"/>
          <w:sz w:val="22"/>
          <w:szCs w:val="22"/>
          <w:highlight w:val="green"/>
        </w:rPr>
        <w:t xml:space="preserve">b) </w:t>
      </w:r>
      <w:r w:rsidR="00242AA3" w:rsidRPr="004C6385">
        <w:rPr>
          <w:sz w:val="22"/>
          <w:szCs w:val="22"/>
          <w:highlight w:val="green"/>
        </w:rPr>
        <w:t>The shades in the plots correspond to age-specific fertility rates (ASFRs), as indicated by the shaded scale bar on the top</w:t>
      </w:r>
      <w:r w:rsidR="00C912AE" w:rsidRPr="004C6385">
        <w:rPr>
          <w:sz w:val="22"/>
          <w:szCs w:val="22"/>
          <w:highlight w:val="green"/>
        </w:rPr>
        <w:t xml:space="preserve"> of the figure</w:t>
      </w:r>
      <w:r w:rsidRPr="004C6385">
        <w:rPr>
          <w:sz w:val="22"/>
          <w:szCs w:val="22"/>
          <w:highlight w:val="green"/>
        </w:rPr>
        <w:t>.</w:t>
      </w:r>
      <w:r w:rsidRPr="00DE6268">
        <w:rPr>
          <w:sz w:val="22"/>
          <w:szCs w:val="22"/>
        </w:rPr>
        <w:t xml:space="preserve"> (c) The thick solid contour line indicates pseudo </w:t>
      </w:r>
      <w:r w:rsidRPr="00D60B6F">
        <w:rPr>
          <w:sz w:val="22"/>
          <w:szCs w:val="22"/>
        </w:rPr>
        <w:t>cumulative cohort fertility rate (pseudo-</w:t>
      </w:r>
      <w:proofErr w:type="gramStart"/>
      <w:r w:rsidRPr="00D60B6F">
        <w:rPr>
          <w:sz w:val="22"/>
          <w:szCs w:val="22"/>
        </w:rPr>
        <w:t>CCFR)=</w:t>
      </w:r>
      <w:proofErr w:type="gramEnd"/>
      <w:r w:rsidRPr="00D60B6F">
        <w:rPr>
          <w:sz w:val="22"/>
          <w:szCs w:val="22"/>
        </w:rPr>
        <w:t>2.05 children per woman (replacement fertility) and the thin solid contour line indicates pseudo-CCFR=1.50 children per woman.</w:t>
      </w:r>
      <w:r w:rsidR="00C912AE">
        <w:rPr>
          <w:sz w:val="22"/>
          <w:szCs w:val="22"/>
        </w:rPr>
        <w:t xml:space="preserve"> </w:t>
      </w:r>
      <w:r w:rsidR="00C912AE" w:rsidRPr="00C912AE">
        <w:rPr>
          <w:sz w:val="22"/>
          <w:szCs w:val="22"/>
          <w:highlight w:val="green"/>
        </w:rPr>
        <w:t xml:space="preserve">(d) </w:t>
      </w:r>
      <w:r w:rsidR="004C6385">
        <w:rPr>
          <w:sz w:val="22"/>
          <w:szCs w:val="22"/>
          <w:highlight w:val="green"/>
        </w:rPr>
        <w:t>T</w:t>
      </w:r>
      <w:r w:rsidR="00C912AE" w:rsidRPr="00C912AE">
        <w:rPr>
          <w:sz w:val="22"/>
          <w:szCs w:val="22"/>
          <w:highlight w:val="green"/>
        </w:rPr>
        <w:t xml:space="preserve">he </w:t>
      </w:r>
      <w:proofErr w:type="spellStart"/>
      <w:r w:rsidR="00C912AE" w:rsidRPr="00C912AE">
        <w:rPr>
          <w:sz w:val="22"/>
          <w:szCs w:val="22"/>
          <w:highlight w:val="green"/>
        </w:rPr>
        <w:t>colo</w:t>
      </w:r>
      <w:r w:rsidR="00337DB1">
        <w:rPr>
          <w:sz w:val="22"/>
          <w:szCs w:val="22"/>
          <w:highlight w:val="green"/>
        </w:rPr>
        <w:t>r</w:t>
      </w:r>
      <w:r w:rsidR="00C912AE">
        <w:rPr>
          <w:sz w:val="22"/>
          <w:szCs w:val="22"/>
          <w:highlight w:val="green"/>
        </w:rPr>
        <w:t>s</w:t>
      </w:r>
      <w:proofErr w:type="spellEnd"/>
      <w:r w:rsidR="00C912AE" w:rsidRPr="00C912AE">
        <w:rPr>
          <w:sz w:val="22"/>
          <w:szCs w:val="22"/>
          <w:highlight w:val="green"/>
        </w:rPr>
        <w:t xml:space="preserve"> of the tile</w:t>
      </w:r>
      <w:r w:rsidR="00C912AE">
        <w:rPr>
          <w:sz w:val="22"/>
          <w:szCs w:val="22"/>
          <w:highlight w:val="green"/>
        </w:rPr>
        <w:t>s</w:t>
      </w:r>
      <w:r w:rsidR="00C912AE" w:rsidRPr="00C912AE">
        <w:rPr>
          <w:sz w:val="22"/>
          <w:szCs w:val="22"/>
          <w:highlight w:val="green"/>
        </w:rPr>
        <w:t xml:space="preserve"> containing the </w:t>
      </w:r>
      <w:r w:rsidR="00C912AE">
        <w:rPr>
          <w:sz w:val="22"/>
          <w:szCs w:val="22"/>
          <w:highlight w:val="green"/>
        </w:rPr>
        <w:t xml:space="preserve">names of the </w:t>
      </w:r>
      <w:r w:rsidR="00C912AE" w:rsidRPr="00C912AE">
        <w:rPr>
          <w:sz w:val="22"/>
          <w:szCs w:val="22"/>
          <w:highlight w:val="green"/>
        </w:rPr>
        <w:t>countr</w:t>
      </w:r>
      <w:r w:rsidR="00C912AE">
        <w:rPr>
          <w:sz w:val="22"/>
          <w:szCs w:val="22"/>
          <w:highlight w:val="green"/>
        </w:rPr>
        <w:t>ies</w:t>
      </w:r>
      <w:r w:rsidR="00C912AE" w:rsidRPr="00C912AE">
        <w:rPr>
          <w:sz w:val="22"/>
          <w:szCs w:val="22"/>
          <w:highlight w:val="green"/>
        </w:rPr>
        <w:t xml:space="preserve"> </w:t>
      </w:r>
      <w:r w:rsidR="00C912AE">
        <w:rPr>
          <w:sz w:val="22"/>
          <w:szCs w:val="22"/>
          <w:highlight w:val="green"/>
        </w:rPr>
        <w:t xml:space="preserve">indicate </w:t>
      </w:r>
      <w:r w:rsidR="004C6385">
        <w:rPr>
          <w:sz w:val="22"/>
          <w:szCs w:val="22"/>
          <w:highlight w:val="green"/>
        </w:rPr>
        <w:t xml:space="preserve">different geographical </w:t>
      </w:r>
      <w:r w:rsidR="00C912AE" w:rsidRPr="00C912AE">
        <w:rPr>
          <w:sz w:val="22"/>
          <w:szCs w:val="22"/>
          <w:highlight w:val="green"/>
        </w:rPr>
        <w:t>macro-region</w:t>
      </w:r>
      <w:r w:rsidR="004C6385">
        <w:rPr>
          <w:sz w:val="22"/>
          <w:szCs w:val="22"/>
          <w:highlight w:val="green"/>
        </w:rPr>
        <w:t xml:space="preserve">s, as per </w:t>
      </w:r>
      <w:r w:rsidR="00C912AE" w:rsidRPr="00C912AE">
        <w:rPr>
          <w:sz w:val="22"/>
          <w:szCs w:val="22"/>
          <w:highlight w:val="green"/>
        </w:rPr>
        <w:t>note (d) in figure 3.</w:t>
      </w:r>
    </w:p>
    <w:p w14:paraId="6CC141BA" w14:textId="6855837E" w:rsidR="006675D0" w:rsidRDefault="009E6484">
      <w:pPr>
        <w:spacing w:after="240" w:line="240" w:lineRule="auto"/>
        <w:rPr>
          <w:sz w:val="22"/>
          <w:szCs w:val="22"/>
        </w:rPr>
      </w:pPr>
      <w:r w:rsidRPr="007D6F5C">
        <w:rPr>
          <w:i/>
          <w:sz w:val="22"/>
          <w:szCs w:val="22"/>
        </w:rPr>
        <w:t>Source</w:t>
      </w:r>
      <w:r w:rsidRPr="007D6F5C">
        <w:rPr>
          <w:sz w:val="22"/>
          <w:szCs w:val="22"/>
        </w:rPr>
        <w:t>: Human Fertility Database (HFD) and Human Fertility Collection (HFC), own calculations.</w:t>
      </w:r>
    </w:p>
    <w:p w14:paraId="33A271A2" w14:textId="77777777" w:rsidR="009E1605" w:rsidRPr="009E1605" w:rsidRDefault="009E1605" w:rsidP="009E1605"/>
    <w:p w14:paraId="4D0380F8" w14:textId="16288180" w:rsidR="006675D0" w:rsidRDefault="009E6484">
      <w:pPr>
        <w:pBdr>
          <w:top w:val="nil"/>
          <w:left w:val="nil"/>
          <w:bottom w:val="nil"/>
          <w:right w:val="nil"/>
          <w:between w:val="nil"/>
        </w:pBdr>
        <w:rPr>
          <w:color w:val="000000"/>
        </w:rPr>
      </w:pPr>
      <w:bookmarkStart w:id="95" w:name="_Hlk30163282"/>
      <w:r>
        <w:rPr>
          <w:color w:val="000000"/>
        </w:rPr>
        <w:t xml:space="preserve">Unlike in West Germany, </w:t>
      </w:r>
      <w:r w:rsidR="005B5A83">
        <w:rPr>
          <w:color w:val="000000"/>
        </w:rPr>
        <w:t xml:space="preserve">in Norway </w:t>
      </w:r>
      <w:r>
        <w:rPr>
          <w:color w:val="000000"/>
        </w:rPr>
        <w:t xml:space="preserve">there was not a pronounced fall in peak birth rates along with the increase in the age of peak birth rate; it has remained at or close to 0.15. </w:t>
      </w:r>
      <w:bookmarkEnd w:id="95"/>
      <w:r>
        <w:rPr>
          <w:color w:val="000000"/>
        </w:rPr>
        <w:t xml:space="preserve">In the USA, the post-1960s fertility schedules have not so much </w:t>
      </w:r>
      <w:r>
        <w:rPr>
          <w:i/>
          <w:color w:val="000000"/>
        </w:rPr>
        <w:t xml:space="preserve">shifted </w:t>
      </w:r>
      <w:r>
        <w:rPr>
          <w:color w:val="000000"/>
        </w:rPr>
        <w:t xml:space="preserve">as </w:t>
      </w:r>
      <w:r>
        <w:rPr>
          <w:i/>
          <w:color w:val="000000"/>
        </w:rPr>
        <w:t>spread</w:t>
      </w:r>
      <w:r>
        <w:rPr>
          <w:color w:val="000000"/>
        </w:rPr>
        <w:t xml:space="preserve">, producing a flatter age schedule than in Norway: there is a comparatively wide range of ages, from </w:t>
      </w:r>
      <w:r>
        <w:rPr>
          <w:color w:val="000000"/>
        </w:rPr>
        <w:lastRenderedPageBreak/>
        <w:t xml:space="preserve">around 20 to 30 years of age, at which women in the USA have </w:t>
      </w:r>
      <w:r>
        <w:rPr>
          <w:i/>
          <w:color w:val="000000"/>
        </w:rPr>
        <w:t xml:space="preserve">moderate </w:t>
      </w:r>
      <w:r>
        <w:rPr>
          <w:color w:val="000000"/>
        </w:rPr>
        <w:t xml:space="preserve">birth rates (around 0.10-0.12 children per woman per year). In Norway, the peak birth rates have tended to be higher (around 0.14-0.15), but the drop off in birth rates the further a woman’s age moves from this peak age is greater. So, replacement fertility levels were reached in Norway through high fertility at a narrow range of ages, and in the USA by moderate fertility at a broader range of ages. </w:t>
      </w:r>
    </w:p>
    <w:p w14:paraId="7A8D0FAF" w14:textId="382D3F75" w:rsidR="008B08F4" w:rsidRDefault="009E6484" w:rsidP="00E752AA">
      <w:pPr>
        <w:pBdr>
          <w:top w:val="nil"/>
          <w:left w:val="nil"/>
          <w:bottom w:val="nil"/>
          <w:right w:val="nil"/>
          <w:between w:val="nil"/>
        </w:pBdr>
        <w:rPr>
          <w:color w:val="000000"/>
        </w:rPr>
      </w:pPr>
      <w:r>
        <w:rPr>
          <w:color w:val="000000"/>
        </w:rPr>
        <w:t xml:space="preserve">If we consider the trajectories of the replacement contours for the USA and Norway after they were re-established, we can see that the line has been trending upwards for </w:t>
      </w:r>
      <w:proofErr w:type="gramStart"/>
      <w:r>
        <w:rPr>
          <w:color w:val="000000"/>
        </w:rPr>
        <w:t>Norway, but</w:t>
      </w:r>
      <w:proofErr w:type="gramEnd"/>
      <w:r>
        <w:rPr>
          <w:color w:val="000000"/>
        </w:rPr>
        <w:t xml:space="preserve"> falling for the USA. By the end of the series, the age of replacement fertility was around 43 in Norway, but 37 in the USA; if we apply the rule of thumb that cumulative fertility of a cohort by age 43 is likely to be close to that cohort’s total completed fertility, we </w:t>
      </w:r>
      <w:r w:rsidR="005B5A83">
        <w:rPr>
          <w:color w:val="000000"/>
        </w:rPr>
        <w:t xml:space="preserve">might </w:t>
      </w:r>
      <w:r>
        <w:rPr>
          <w:color w:val="000000"/>
        </w:rPr>
        <w:t>assume that Norway looks likely to lose replacement fertility levels over the next few years.</w:t>
      </w:r>
      <w:r w:rsidR="00C46D1E">
        <w:rPr>
          <w:color w:val="000000"/>
        </w:rPr>
        <w:t xml:space="preserve"> </w:t>
      </w:r>
      <w:bookmarkStart w:id="96" w:name="_Hlk30163625"/>
      <w:r w:rsidR="00C46D1E">
        <w:rPr>
          <w:color w:val="000000"/>
        </w:rPr>
        <w:t>However, if we were observing missive trend changes at younger cohorts, we might expect the contour line to go down again, even though it has recently gone upwards.</w:t>
      </w:r>
      <w:bookmarkEnd w:id="96"/>
      <w:r>
        <w:rPr>
          <w:color w:val="000000"/>
        </w:rPr>
        <w:t xml:space="preserve"> By contrast, we might assume that replacement levels will be sustained for longer in the USA.</w:t>
      </w:r>
    </w:p>
    <w:p w14:paraId="75D3BC14" w14:textId="0CEAE5BC" w:rsidR="006675D0" w:rsidRDefault="009E6484">
      <w:pPr>
        <w:pStyle w:val="Heading2"/>
        <w:spacing w:before="0"/>
      </w:pPr>
      <w:r>
        <w:t xml:space="preserve">3.3 </w:t>
      </w:r>
      <w:r w:rsidR="0007575D">
        <w:t xml:space="preserve">Fertility trends in </w:t>
      </w:r>
      <w:r w:rsidR="007D6F5C">
        <w:t>45</w:t>
      </w:r>
      <w:r>
        <w:t xml:space="preserve"> countries </w:t>
      </w:r>
    </w:p>
    <w:p w14:paraId="56E350B6" w14:textId="26086657" w:rsidR="006675D0" w:rsidRDefault="009E6484">
      <w:r>
        <w:t>Figure 3 shows the composite fertility lattice plots for 45 countries, representing a visual summary of hundreds of thousands of separate ASFRs. Country labels are coloured according to their geographic region.</w:t>
      </w:r>
      <w:r w:rsidR="00C46D1E">
        <w:t xml:space="preserve"> </w:t>
      </w:r>
      <w:bookmarkStart w:id="97" w:name="_Hlk29916813"/>
      <w:bookmarkStart w:id="98" w:name="_Hlk30163872"/>
      <w:r w:rsidR="00C46D1E">
        <w:t>Countries are ranked in descending order by pseudo cumulative cohort fertility rates computed in 2007</w:t>
      </w:r>
      <w:bookmarkEnd w:id="97"/>
      <w:r w:rsidR="009644A5">
        <w:rPr>
          <w:rStyle w:val="FootnoteReference"/>
        </w:rPr>
        <w:footnoteReference w:id="4"/>
      </w:r>
      <w:bookmarkEnd w:id="98"/>
      <w:r w:rsidR="00C46D1E">
        <w:t>.</w:t>
      </w:r>
      <w:r>
        <w:t xml:space="preserve"> A higher-resolution version of the figure, including subfigures and related annotations for smaller clusters of countries by </w:t>
      </w:r>
      <w:r>
        <w:lastRenderedPageBreak/>
        <w:t xml:space="preserve">geographic region are included in the online appendix. </w:t>
      </w:r>
      <w:bookmarkStart w:id="100" w:name="_Hlk29915311"/>
      <w:r w:rsidR="00680CF0">
        <w:t>Some interpretation</w:t>
      </w:r>
      <w:r w:rsidR="0035530B">
        <w:t>s</w:t>
      </w:r>
      <w:r w:rsidR="00680CF0">
        <w:t xml:space="preserve"> of the many results presented in this section are discussed in section 4.1.</w:t>
      </w:r>
      <w:bookmarkEnd w:id="100"/>
    </w:p>
    <w:p w14:paraId="7F445984" w14:textId="77777777" w:rsidR="00354B04" w:rsidRDefault="009E6484" w:rsidP="00495D0E">
      <w:r>
        <w:t xml:space="preserve">For most countries we observe a general shift of fertility schedules at increasingly higher ages. There are also clear differences across geographic regions in terms of cohort fertility pathways. For example, on one end of the fertility spectrum, we have South-Eastern European countries such as Albania and Macedonia which display relatively stable cohort fertility at both </w:t>
      </w:r>
      <w:r w:rsidR="00C46D1E">
        <w:t>levels of 1.5</w:t>
      </w:r>
      <w:r w:rsidR="00EF2F2F">
        <w:t>0</w:t>
      </w:r>
      <w:r w:rsidR="0007575D">
        <w:t xml:space="preserve"> and 2.05</w:t>
      </w:r>
      <w:r w:rsidR="00C46D1E">
        <w:t xml:space="preserve"> </w:t>
      </w:r>
      <w:r>
        <w:t xml:space="preserve">children per woman. These are followed by Western European countries which show a higher degree of heterogeneity. In line with the study by Campbell and Robards (2014), Ireland and Northern Ireland present more </w:t>
      </w:r>
      <w:ins w:id="101" w:author="Serena Pattaro" w:date="2020-01-09T17:40:00Z">
        <w:r w:rsidR="00DB1642">
          <w:t xml:space="preserve">pronounced </w:t>
        </w:r>
      </w:ins>
      <w:r>
        <w:t xml:space="preserve">patterns of cohort fertility trajectories, with </w:t>
      </w:r>
      <w:ins w:id="102" w:author="Serena Pattaro" w:date="2020-01-09T17:39:00Z">
        <w:r w:rsidR="00DB1642">
          <w:t>both</w:t>
        </w:r>
      </w:ins>
      <w:r>
        <w:t xml:space="preserve"> levels </w:t>
      </w:r>
      <w:ins w:id="103" w:author="Serena Pattaro" w:date="2020-01-09T17:39:00Z">
        <w:r w:rsidR="00DB1642">
          <w:t xml:space="preserve">of </w:t>
        </w:r>
      </w:ins>
      <w:ins w:id="104" w:author="Serena Pattaro" w:date="2020-01-10T17:10:00Z">
        <w:r w:rsidR="0007575D">
          <w:t xml:space="preserve">pseudo </w:t>
        </w:r>
      </w:ins>
      <w:ins w:id="105" w:author="Serena Pattaro" w:date="2020-01-09T17:39:00Z">
        <w:r w:rsidR="00DB1642">
          <w:t xml:space="preserve">cumulative cohort fertility </w:t>
        </w:r>
      </w:ins>
      <w:ins w:id="106" w:author="Serena Pattaro" w:date="2020-01-10T17:10:00Z">
        <w:r w:rsidR="0007575D">
          <w:t>(</w:t>
        </w:r>
      </w:ins>
      <w:ins w:id="107" w:author="Serena Pattaro" w:date="2020-01-10T17:11:00Z">
        <w:r w:rsidR="0007575D">
          <w:t>1.5</w:t>
        </w:r>
      </w:ins>
      <w:ins w:id="108" w:author="Serena Pattaro" w:date="2020-01-10T17:47:00Z">
        <w:r w:rsidR="00EF2F2F">
          <w:t>0</w:t>
        </w:r>
      </w:ins>
      <w:ins w:id="109" w:author="Serena Pattaro" w:date="2020-01-10T17:11:00Z">
        <w:r w:rsidR="0007575D">
          <w:t xml:space="preserve"> and 2.05 children per woman) </w:t>
        </w:r>
      </w:ins>
      <w:r>
        <w:t xml:space="preserve">increasingly being reached at higher ages for women born approximately after 1955. On the other hand, both England and Wales, and Scotland show lower cohort fertility with replacement fertility being lost for women born around 1955. For the remaining Western European countries, replacement fertility appeared lost even for earlier cohorts, with German-speaking countries, displaying more </w:t>
      </w:r>
      <w:r w:rsidR="00DB1642">
        <w:t>pronounced</w:t>
      </w:r>
      <w:r>
        <w:t xml:space="preserve"> patterns in fertility </w:t>
      </w:r>
      <w:ins w:id="110" w:author="Serena Pattaro" w:date="2020-01-09T17:41:00Z">
        <w:r w:rsidR="00DB1642">
          <w:t>measured at 1.5</w:t>
        </w:r>
      </w:ins>
      <w:ins w:id="111" w:author="Serena Pattaro" w:date="2020-01-10T17:47:00Z">
        <w:r w:rsidR="00EF2F2F">
          <w:t>0</w:t>
        </w:r>
      </w:ins>
      <w:ins w:id="112" w:author="Serena Pattaro" w:date="2020-01-09T17:41:00Z">
        <w:r w:rsidR="00DB1642">
          <w:t xml:space="preserve"> children per woman </w:t>
        </w:r>
      </w:ins>
      <w:r>
        <w:t xml:space="preserve">(see earlier discussion for West and East Germany in section 3.1 and for the latter, Rau et al 2018; for Switzerland, see </w:t>
      </w:r>
      <w:proofErr w:type="spellStart"/>
      <w:r>
        <w:t>Burkimsher</w:t>
      </w:r>
      <w:proofErr w:type="spellEnd"/>
      <w:r>
        <w:t xml:space="preserve"> 2017 and </w:t>
      </w:r>
      <w:proofErr w:type="spellStart"/>
      <w:r>
        <w:t>Calot</w:t>
      </w:r>
      <w:proofErr w:type="spellEnd"/>
      <w:r>
        <w:t xml:space="preserve"> et al. 1998).</w:t>
      </w:r>
    </w:p>
    <w:p w14:paraId="1950E3AD" w14:textId="2900383B" w:rsidR="00790C2A" w:rsidRDefault="00354B04">
      <w:r>
        <w:t xml:space="preserve">A high level of heterogeneity is also observed among Eastern and Central European countries which either show lost fertility replacement or </w:t>
      </w:r>
      <w:ins w:id="113" w:author="Serena Pattaro" w:date="2020-01-10T17:15:00Z">
        <w:r>
          <w:t>pronounced</w:t>
        </w:r>
      </w:ins>
      <w:r>
        <w:t xml:space="preserve"> levels of</w:t>
      </w:r>
      <w:ins w:id="114" w:author="Serena Pattaro" w:date="2020-01-10T17:15:00Z">
        <w:r>
          <w:t xml:space="preserve"> 1.5</w:t>
        </w:r>
      </w:ins>
      <w:ins w:id="115" w:author="Serena Pattaro" w:date="2020-01-10T17:47:00Z">
        <w:r>
          <w:t>0</w:t>
        </w:r>
      </w:ins>
      <w:ins w:id="116" w:author="Serena Pattaro" w:date="2020-01-10T17:15:00Z">
        <w:r>
          <w:t xml:space="preserve"> children per woman </w:t>
        </w:r>
      </w:ins>
      <w:r>
        <w:t xml:space="preserve">for cohorts born approximately after 1960, who have been affected by the collapse of the Socialist regime. Amongst the complex patterns and features shown for Eastern European countries is an apparent cohort effect for Russian women born in the late 1940s, apparent as a brief ‘uptick’ in the </w:t>
      </w:r>
      <w:ins w:id="117" w:author="Serena Pattaro" w:date="2020-01-10T17:16:00Z">
        <w:r>
          <w:t xml:space="preserve">pseudo </w:t>
        </w:r>
      </w:ins>
      <w:r>
        <w:t xml:space="preserve">cumulative cohort line. As this paper is </w:t>
      </w:r>
      <w:r>
        <w:lastRenderedPageBreak/>
        <w:t xml:space="preserve">largely methodologically </w:t>
      </w:r>
      <w:proofErr w:type="gramStart"/>
      <w:r>
        <w:t>focused</w:t>
      </w:r>
      <w:proofErr w:type="gramEnd"/>
      <w:r>
        <w:t xml:space="preserve"> we have not explored the possible causes of this feature </w:t>
      </w:r>
      <w:r w:rsidRPr="00790C2A">
        <w:t>further</w:t>
      </w:r>
      <w:r>
        <w:t xml:space="preserve">, but suggest it may be useful to investigate </w:t>
      </w:r>
      <w:r w:rsidRPr="00790C2A">
        <w:t>in more detail</w:t>
      </w:r>
      <w:r>
        <w:t xml:space="preserve"> whether this is a genuine cohort effect or a data artefact.</w:t>
      </w:r>
      <w:r w:rsidR="00790C2A">
        <w:br w:type="page"/>
      </w:r>
    </w:p>
    <w:p w14:paraId="4787C023" w14:textId="6B6DBAC6" w:rsidR="006675D0" w:rsidRDefault="009E6484" w:rsidP="007F7758">
      <w:pPr>
        <w:pBdr>
          <w:top w:val="nil"/>
          <w:left w:val="nil"/>
          <w:bottom w:val="nil"/>
          <w:right w:val="nil"/>
          <w:between w:val="nil"/>
        </w:pBdr>
        <w:spacing w:after="240" w:line="240" w:lineRule="auto"/>
        <w:rPr>
          <w:b/>
          <w:color w:val="4F81BD"/>
        </w:rPr>
      </w:pPr>
      <w:r>
        <w:rPr>
          <w:b/>
          <w:color w:val="4F81BD"/>
        </w:rPr>
        <w:lastRenderedPageBreak/>
        <w:t>Figure 3: Composite Fertility Lattice Plot for 45 countries by geographic region</w:t>
      </w:r>
      <w:commentRangeStart w:id="118"/>
      <w:r>
        <w:rPr>
          <w:noProof/>
          <w:lang w:val="de-DE" w:eastAsia="de-DE"/>
        </w:rPr>
        <w:drawing>
          <wp:inline distT="114300" distB="114300" distL="114300" distR="114300" wp14:anchorId="77DFBAC4" wp14:editId="5D0CF72C">
            <wp:extent cx="5734050" cy="47752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4050" cy="4775200"/>
                    </a:xfrm>
                    <a:prstGeom prst="rect">
                      <a:avLst/>
                    </a:prstGeom>
                    <a:ln/>
                  </pic:spPr>
                </pic:pic>
              </a:graphicData>
            </a:graphic>
          </wp:inline>
        </w:drawing>
      </w:r>
      <w:commentRangeEnd w:id="118"/>
      <w:r w:rsidR="00573E81">
        <w:rPr>
          <w:rStyle w:val="CommentReference"/>
        </w:rPr>
        <w:commentReference w:id="118"/>
      </w:r>
    </w:p>
    <w:p w14:paraId="1F8F5A51" w14:textId="614D1914" w:rsidR="009E6484" w:rsidRDefault="009E6484" w:rsidP="009E6484">
      <w:pPr>
        <w:spacing w:line="240" w:lineRule="auto"/>
        <w:rPr>
          <w:sz w:val="22"/>
          <w:szCs w:val="22"/>
        </w:rPr>
      </w:pPr>
      <w:r>
        <w:rPr>
          <w:i/>
          <w:sz w:val="22"/>
          <w:szCs w:val="22"/>
        </w:rPr>
        <w:t>Note</w:t>
      </w:r>
      <w:r>
        <w:rPr>
          <w:sz w:val="22"/>
          <w:szCs w:val="22"/>
        </w:rPr>
        <w:t xml:space="preserve">: (a) </w:t>
      </w:r>
      <w:ins w:id="119" w:author="Serena Pattaro" w:date="2020-01-09T16:48:00Z">
        <w:r w:rsidR="006B6868" w:rsidRPr="006B6868">
          <w:rPr>
            <w:color w:val="000000"/>
            <w:sz w:val="22"/>
            <w:szCs w:val="22"/>
            <w:rPrChange w:id="120" w:author="Serena Pattaro" w:date="2020-01-09T16:48:00Z">
              <w:rPr>
                <w:color w:val="000000"/>
              </w:rPr>
            </w:rPrChange>
          </w:rPr>
          <w:t>Cohort and not period is indicated on x-axis.</w:t>
        </w:r>
        <w:r w:rsidR="006B6868">
          <w:rPr>
            <w:color w:val="000000"/>
            <w:sz w:val="22"/>
            <w:szCs w:val="22"/>
          </w:rPr>
          <w:t xml:space="preserve"> </w:t>
        </w:r>
      </w:ins>
      <w:r w:rsidR="004C6385" w:rsidRPr="004C6385">
        <w:rPr>
          <w:color w:val="000000"/>
          <w:sz w:val="22"/>
          <w:szCs w:val="22"/>
          <w:highlight w:val="green"/>
        </w:rPr>
        <w:t xml:space="preserve">(b) </w:t>
      </w:r>
      <w:bookmarkStart w:id="121" w:name="_Hlk30167653"/>
      <w:r w:rsidR="004C6385" w:rsidRPr="004C6385">
        <w:rPr>
          <w:sz w:val="22"/>
          <w:szCs w:val="22"/>
          <w:highlight w:val="green"/>
        </w:rPr>
        <w:t>The shades in the plots correspond to age-specific fertility rates (ASFRs), as indicated by the shaded scale bar on the top of the figure.</w:t>
      </w:r>
      <w:r>
        <w:rPr>
          <w:sz w:val="22"/>
          <w:szCs w:val="22"/>
        </w:rPr>
        <w:t xml:space="preserve"> </w:t>
      </w:r>
      <w:bookmarkEnd w:id="121"/>
      <w:r>
        <w:rPr>
          <w:sz w:val="22"/>
          <w:szCs w:val="22"/>
        </w:rPr>
        <w:t>(</w:t>
      </w:r>
      <w:ins w:id="122" w:author="Serena Pattaro" w:date="2020-01-09T16:49:00Z">
        <w:r w:rsidR="006B6868">
          <w:rPr>
            <w:sz w:val="22"/>
            <w:szCs w:val="22"/>
          </w:rPr>
          <w:t>c</w:t>
        </w:r>
      </w:ins>
      <w:r>
        <w:rPr>
          <w:sz w:val="22"/>
          <w:szCs w:val="22"/>
        </w:rPr>
        <w:t xml:space="preserve">) The thick solid contour line indicates </w:t>
      </w:r>
      <w:ins w:id="123" w:author="Serena Pattaro" w:date="2020-01-09T17:33:00Z">
        <w:r w:rsidR="00C46D1E">
          <w:rPr>
            <w:sz w:val="22"/>
            <w:szCs w:val="22"/>
          </w:rPr>
          <w:t xml:space="preserve">pseudo </w:t>
        </w:r>
      </w:ins>
      <w:r>
        <w:rPr>
          <w:sz w:val="22"/>
          <w:szCs w:val="22"/>
        </w:rPr>
        <w:t>cumulative cohort fertility rate (</w:t>
      </w:r>
      <w:ins w:id="124" w:author="Serena Pattaro" w:date="2020-01-09T17:33:00Z">
        <w:r w:rsidR="00C46D1E">
          <w:rPr>
            <w:sz w:val="22"/>
            <w:szCs w:val="22"/>
          </w:rPr>
          <w:t>pseudo-</w:t>
        </w:r>
      </w:ins>
      <w:proofErr w:type="gramStart"/>
      <w:r>
        <w:rPr>
          <w:sz w:val="22"/>
          <w:szCs w:val="22"/>
        </w:rPr>
        <w:t>CCFR)=</w:t>
      </w:r>
      <w:proofErr w:type="gramEnd"/>
      <w:r>
        <w:rPr>
          <w:sz w:val="22"/>
          <w:szCs w:val="22"/>
        </w:rPr>
        <w:t xml:space="preserve">2.05 children per woman (replacement fertility) and the thin solid contour line indicates </w:t>
      </w:r>
      <w:ins w:id="125" w:author="Serena Pattaro" w:date="2020-01-09T17:33:00Z">
        <w:r w:rsidR="00C46D1E">
          <w:rPr>
            <w:sz w:val="22"/>
            <w:szCs w:val="22"/>
          </w:rPr>
          <w:t>pseudo-</w:t>
        </w:r>
      </w:ins>
      <w:r>
        <w:rPr>
          <w:sz w:val="22"/>
          <w:szCs w:val="22"/>
        </w:rPr>
        <w:t>CCFR=1.50 children per woman</w:t>
      </w:r>
      <w:r w:rsidR="005C18C0">
        <w:rPr>
          <w:sz w:val="22"/>
          <w:szCs w:val="22"/>
        </w:rPr>
        <w:t>.</w:t>
      </w:r>
      <w:r>
        <w:rPr>
          <w:sz w:val="22"/>
          <w:szCs w:val="22"/>
        </w:rPr>
        <w:t xml:space="preserve"> (</w:t>
      </w:r>
      <w:ins w:id="126" w:author="Serena Pattaro" w:date="2020-01-09T16:49:00Z">
        <w:r w:rsidR="006B6868">
          <w:rPr>
            <w:sz w:val="22"/>
            <w:szCs w:val="22"/>
          </w:rPr>
          <w:t>d</w:t>
        </w:r>
      </w:ins>
      <w:r>
        <w:rPr>
          <w:sz w:val="22"/>
          <w:szCs w:val="22"/>
        </w:rPr>
        <w:t xml:space="preserve">) </w:t>
      </w:r>
      <w:commentRangeStart w:id="127"/>
      <w:commentRangeStart w:id="128"/>
      <w:r>
        <w:rPr>
          <w:sz w:val="22"/>
          <w:szCs w:val="22"/>
        </w:rPr>
        <w:t xml:space="preserve">Countries are ranked in descending order by </w:t>
      </w:r>
      <w:ins w:id="129" w:author="Serena Pattaro" w:date="2020-01-09T17:33:00Z">
        <w:r w:rsidR="00C46D1E">
          <w:rPr>
            <w:sz w:val="22"/>
            <w:szCs w:val="22"/>
          </w:rPr>
          <w:t>pseudo-</w:t>
        </w:r>
      </w:ins>
      <w:r>
        <w:rPr>
          <w:sz w:val="22"/>
          <w:szCs w:val="22"/>
        </w:rPr>
        <w:t xml:space="preserve">CCFR in 2007 </w:t>
      </w:r>
      <w:commentRangeEnd w:id="127"/>
      <w:r w:rsidR="006524F3">
        <w:rPr>
          <w:rStyle w:val="CommentReference"/>
        </w:rPr>
        <w:commentReference w:id="127"/>
      </w:r>
      <w:commentRangeEnd w:id="128"/>
      <w:r w:rsidR="00DB1642">
        <w:rPr>
          <w:rStyle w:val="CommentReference"/>
        </w:rPr>
        <w:commentReference w:id="128"/>
      </w:r>
      <w:r>
        <w:rPr>
          <w:sz w:val="22"/>
          <w:szCs w:val="22"/>
        </w:rPr>
        <w:t>(last common year of observation). (</w:t>
      </w:r>
      <w:ins w:id="131" w:author="Serena Pattaro" w:date="2020-01-09T16:49:00Z">
        <w:r w:rsidR="006B6868">
          <w:rPr>
            <w:sz w:val="22"/>
            <w:szCs w:val="22"/>
          </w:rPr>
          <w:t>e</w:t>
        </w:r>
      </w:ins>
      <w:r>
        <w:rPr>
          <w:sz w:val="22"/>
          <w:szCs w:val="22"/>
        </w:rPr>
        <w:t xml:space="preserve">) Countries are grouped </w:t>
      </w:r>
      <w:r w:rsidR="001C0824">
        <w:rPr>
          <w:sz w:val="22"/>
          <w:szCs w:val="22"/>
        </w:rPr>
        <w:t>into</w:t>
      </w:r>
      <w:r>
        <w:rPr>
          <w:sz w:val="22"/>
          <w:szCs w:val="22"/>
        </w:rPr>
        <w:t xml:space="preserve"> </w:t>
      </w:r>
      <w:ins w:id="132" w:author="Serena Pattaro" w:date="2020-01-14T15:45:00Z">
        <w:r w:rsidR="00573E81">
          <w:rPr>
            <w:sz w:val="22"/>
            <w:szCs w:val="22"/>
          </w:rPr>
          <w:t xml:space="preserve">eight </w:t>
        </w:r>
      </w:ins>
      <w:r w:rsidR="001C0824">
        <w:rPr>
          <w:sz w:val="22"/>
          <w:szCs w:val="22"/>
        </w:rPr>
        <w:t>geographic macro-regions</w:t>
      </w:r>
      <w:r w:rsidR="001C0824">
        <w:rPr>
          <w:sz w:val="22"/>
          <w:szCs w:val="22"/>
        </w:rPr>
        <w:t xml:space="preserve">, as indicated by different </w:t>
      </w:r>
      <w:r>
        <w:rPr>
          <w:sz w:val="22"/>
          <w:szCs w:val="22"/>
        </w:rPr>
        <w:t xml:space="preserve">colour-shaded tiles </w:t>
      </w:r>
      <w:r w:rsidR="001C0824">
        <w:rPr>
          <w:sz w:val="22"/>
          <w:szCs w:val="22"/>
        </w:rPr>
        <w:t>as follows</w:t>
      </w:r>
      <w:r>
        <w:rPr>
          <w:sz w:val="22"/>
          <w:szCs w:val="22"/>
        </w:rPr>
        <w:t>:</w:t>
      </w:r>
    </w:p>
    <w:p w14:paraId="5988A96B" w14:textId="77777777" w:rsidR="009E6484" w:rsidRDefault="009E6484" w:rsidP="009E6484">
      <w:pPr>
        <w:spacing w:line="240" w:lineRule="auto"/>
        <w:rPr>
          <w:sz w:val="22"/>
          <w:szCs w:val="22"/>
        </w:rPr>
      </w:pPr>
      <w:r>
        <w:rPr>
          <w:sz w:val="22"/>
          <w:szCs w:val="22"/>
        </w:rPr>
        <w:t xml:space="preserve">(1) </w:t>
      </w:r>
      <w:r>
        <w:rPr>
          <w:noProof/>
          <w:sz w:val="22"/>
          <w:szCs w:val="22"/>
          <w:lang w:val="de-DE" w:eastAsia="de-DE"/>
        </w:rPr>
        <mc:AlternateContent>
          <mc:Choice Requires="wps">
            <w:drawing>
              <wp:inline distT="0" distB="0" distL="0" distR="0" wp14:anchorId="2F78EA34" wp14:editId="4CBD8E74">
                <wp:extent cx="138700" cy="127900"/>
                <wp:effectExtent l="0" t="0" r="0" b="0"/>
                <wp:docPr id="34" name="Rectangle 34"/>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B5B0"/>
                        </a:solidFill>
                        <a:ln w="12700" cap="flat" cmpd="sng">
                          <a:solidFill>
                            <a:schemeClr val="dk1"/>
                          </a:solidFill>
                          <a:prstDash val="solid"/>
                          <a:round/>
                          <a:headEnd type="none" w="sm" len="sm"/>
                          <a:tailEnd type="none" w="sm" len="sm"/>
                        </a:ln>
                      </wps:spPr>
                      <wps:txbx>
                        <w:txbxContent>
                          <w:p w14:paraId="3FC437BC" w14:textId="77777777" w:rsidR="005C18C0" w:rsidRDefault="005C18C0"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2F78EA34" id="Rectangle 34" o:spid="_x0000_s1026"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" fillcolor="#ffb5b0" strokecolor="black [3200]" strokeweight="1pt">
                <v:stroke startarrowwidth="narrow" startarrowlength="short" endarrowwidth="narrow" endarrowlength="short" joinstyle="round"/>
                <v:textbox inset="5mm,2mm,5mm,1mm">
                  <w:txbxContent>
                    <w:p w14:paraId="3FC437BC" w14:textId="77777777" w:rsidR="005C18C0" w:rsidRDefault="005C18C0" w:rsidP="009E6484">
                      <w:pPr>
                        <w:jc w:val="center"/>
                        <w:textDirection w:val="btLr"/>
                      </w:pPr>
                    </w:p>
                  </w:txbxContent>
                </v:textbox>
                <w10:anchorlock/>
              </v:rect>
            </w:pict>
          </mc:Fallback>
        </mc:AlternateContent>
      </w:r>
      <w:r>
        <w:rPr>
          <w:sz w:val="22"/>
          <w:szCs w:val="22"/>
        </w:rPr>
        <w:t xml:space="preserve"> </w:t>
      </w:r>
      <w:commentRangeStart w:id="133"/>
      <w:r>
        <w:rPr>
          <w:sz w:val="22"/>
          <w:szCs w:val="22"/>
        </w:rPr>
        <w:t>South-Eastern Europe: Albania, Romania, Macedonia, Bosnia and Herzegovina, and Bulgaria;</w:t>
      </w:r>
    </w:p>
    <w:p w14:paraId="6AD85F76" w14:textId="77777777" w:rsidR="009E6484" w:rsidRDefault="009E6484" w:rsidP="009E6484">
      <w:pPr>
        <w:spacing w:line="240" w:lineRule="auto"/>
        <w:rPr>
          <w:sz w:val="22"/>
          <w:szCs w:val="22"/>
        </w:rPr>
      </w:pPr>
      <w:r>
        <w:rPr>
          <w:sz w:val="22"/>
          <w:szCs w:val="22"/>
        </w:rPr>
        <w:t xml:space="preserve">(2) </w:t>
      </w:r>
      <w:r>
        <w:rPr>
          <w:noProof/>
          <w:sz w:val="22"/>
          <w:szCs w:val="22"/>
          <w:lang w:val="de-DE" w:eastAsia="de-DE"/>
        </w:rPr>
        <mc:AlternateContent>
          <mc:Choice Requires="wps">
            <w:drawing>
              <wp:inline distT="0" distB="0" distL="0" distR="0" wp14:anchorId="1F0ECF82" wp14:editId="163B8020">
                <wp:extent cx="138700" cy="127900"/>
                <wp:effectExtent l="0" t="0" r="0" b="0"/>
                <wp:docPr id="35" name="Rectangle 35"/>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CAEDC2"/>
                        </a:solidFill>
                        <a:ln w="12700" cap="flat" cmpd="sng">
                          <a:solidFill>
                            <a:schemeClr val="dk1"/>
                          </a:solidFill>
                          <a:prstDash val="solid"/>
                          <a:round/>
                          <a:headEnd type="none" w="sm" len="sm"/>
                          <a:tailEnd type="none" w="sm" len="sm"/>
                        </a:ln>
                      </wps:spPr>
                      <wps:txbx>
                        <w:txbxContent>
                          <w:p w14:paraId="06762E2B" w14:textId="77777777" w:rsidR="005C18C0" w:rsidRDefault="005C18C0"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1F0ECF82" id="Rectangle 35" o:spid="_x0000_s1027"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" fillcolor="#caedc2" strokecolor="black [3200]" strokeweight="1pt">
                <v:stroke startarrowwidth="narrow" startarrowlength="short" endarrowwidth="narrow" endarrowlength="short" joinstyle="round"/>
                <v:textbox inset="5mm,2mm,5mm,1mm">
                  <w:txbxContent>
                    <w:p w14:paraId="06762E2B" w14:textId="77777777" w:rsidR="005C18C0" w:rsidRDefault="005C18C0" w:rsidP="009E6484">
                      <w:pPr>
                        <w:jc w:val="center"/>
                        <w:textDirection w:val="btLr"/>
                      </w:pPr>
                    </w:p>
                  </w:txbxContent>
                </v:textbox>
                <w10:anchorlock/>
              </v:rect>
            </w:pict>
          </mc:Fallback>
        </mc:AlternateContent>
      </w:r>
      <w:r>
        <w:rPr>
          <w:sz w:val="22"/>
          <w:szCs w:val="22"/>
        </w:rPr>
        <w:t xml:space="preserve"> Western Europe: Ireland, UK-Northern Ireland, France, UK-England and Wales, UK-Scotland, Netherlands, Belgium, East Germany, Austria, Switzerland, and West Germany;</w:t>
      </w:r>
    </w:p>
    <w:p w14:paraId="09D319CC" w14:textId="77777777" w:rsidR="009E6484" w:rsidRDefault="009E6484" w:rsidP="009E6484">
      <w:pPr>
        <w:spacing w:line="240" w:lineRule="auto"/>
        <w:rPr>
          <w:sz w:val="22"/>
          <w:szCs w:val="22"/>
        </w:rPr>
      </w:pPr>
      <w:r>
        <w:rPr>
          <w:sz w:val="22"/>
          <w:szCs w:val="22"/>
        </w:rPr>
        <w:t xml:space="preserve">(3) </w:t>
      </w:r>
      <w:r>
        <w:rPr>
          <w:noProof/>
          <w:sz w:val="22"/>
          <w:szCs w:val="22"/>
          <w:lang w:val="de-DE" w:eastAsia="de-DE"/>
        </w:rPr>
        <mc:AlternateContent>
          <mc:Choice Requires="wps">
            <w:drawing>
              <wp:inline distT="0" distB="0" distL="0" distR="0" wp14:anchorId="03AF138F" wp14:editId="6E8E16CF">
                <wp:extent cx="138700" cy="127900"/>
                <wp:effectExtent l="0" t="0" r="0" b="0"/>
                <wp:docPr id="36" name="Rectangle 36"/>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E3DBC0"/>
                        </a:solidFill>
                        <a:ln w="12700" cap="flat" cmpd="sng">
                          <a:solidFill>
                            <a:schemeClr val="dk1"/>
                          </a:solidFill>
                          <a:prstDash val="solid"/>
                          <a:round/>
                          <a:headEnd type="none" w="sm" len="sm"/>
                          <a:tailEnd type="none" w="sm" len="sm"/>
                        </a:ln>
                      </wps:spPr>
                      <wps:txbx>
                        <w:txbxContent>
                          <w:p w14:paraId="6B26B811" w14:textId="77777777" w:rsidR="005C18C0" w:rsidRDefault="005C18C0"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03AF138F" id="Rectangle 36" o:spid="_x0000_s1028"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" fillcolor="#e3dbc0" strokecolor="black [3200]" strokeweight="1pt">
                <v:stroke startarrowwidth="narrow" startarrowlength="short" endarrowwidth="narrow" endarrowlength="short" joinstyle="round"/>
                <v:textbox inset="5mm,2mm,5mm,1mm">
                  <w:txbxContent>
                    <w:p w14:paraId="6B26B811" w14:textId="77777777" w:rsidR="005C18C0" w:rsidRDefault="005C18C0" w:rsidP="009E6484">
                      <w:pPr>
                        <w:jc w:val="center"/>
                        <w:textDirection w:val="btLr"/>
                      </w:pPr>
                    </w:p>
                  </w:txbxContent>
                </v:textbox>
                <w10:anchorlock/>
              </v:rect>
            </w:pict>
          </mc:Fallback>
        </mc:AlternateContent>
      </w:r>
      <w:r>
        <w:rPr>
          <w:sz w:val="22"/>
          <w:szCs w:val="22"/>
        </w:rPr>
        <w:t xml:space="preserve"> Northern Europe: Iceland, Norway, Sweden, Finland, and Denmark;</w:t>
      </w:r>
    </w:p>
    <w:p w14:paraId="02915831" w14:textId="77777777" w:rsidR="009E6484" w:rsidRDefault="009E6484" w:rsidP="009E6484">
      <w:pPr>
        <w:spacing w:line="240" w:lineRule="auto"/>
        <w:rPr>
          <w:sz w:val="22"/>
          <w:szCs w:val="22"/>
        </w:rPr>
      </w:pPr>
      <w:r>
        <w:rPr>
          <w:sz w:val="22"/>
          <w:szCs w:val="22"/>
        </w:rPr>
        <w:t xml:space="preserve">(4) </w:t>
      </w:r>
      <w:r>
        <w:rPr>
          <w:noProof/>
          <w:sz w:val="22"/>
          <w:szCs w:val="22"/>
          <w:lang w:val="de-DE" w:eastAsia="de-DE"/>
        </w:rPr>
        <mc:AlternateContent>
          <mc:Choice Requires="wps">
            <w:drawing>
              <wp:inline distT="0" distB="0" distL="0" distR="0" wp14:anchorId="5C0DF670" wp14:editId="1EB40E9E">
                <wp:extent cx="138700" cy="127900"/>
                <wp:effectExtent l="0" t="0" r="0" b="0"/>
                <wp:docPr id="37" name="Rectangle 37"/>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D7A9"/>
                        </a:solidFill>
                        <a:ln w="12700" cap="flat" cmpd="sng">
                          <a:solidFill>
                            <a:schemeClr val="dk1"/>
                          </a:solidFill>
                          <a:prstDash val="solid"/>
                          <a:round/>
                          <a:headEnd type="none" w="sm" len="sm"/>
                          <a:tailEnd type="none" w="sm" len="sm"/>
                        </a:ln>
                      </wps:spPr>
                      <wps:txbx>
                        <w:txbxContent>
                          <w:p w14:paraId="391BE4C9" w14:textId="77777777" w:rsidR="005C18C0" w:rsidRDefault="005C18C0"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5C0DF670" id="Rectangle 37" o:spid="_x0000_s1029"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" fillcolor="#fdd7a9" strokecolor="black [3200]" strokeweight="1pt">
                <v:stroke startarrowwidth="narrow" startarrowlength="short" endarrowwidth="narrow" endarrowlength="short" joinstyle="round"/>
                <v:textbox inset="5mm,2mm,5mm,1mm">
                  <w:txbxContent>
                    <w:p w14:paraId="391BE4C9" w14:textId="77777777" w:rsidR="005C18C0" w:rsidRDefault="005C18C0" w:rsidP="009E6484">
                      <w:pPr>
                        <w:jc w:val="center"/>
                        <w:textDirection w:val="btLr"/>
                      </w:pPr>
                    </w:p>
                  </w:txbxContent>
                </v:textbox>
                <w10:anchorlock/>
              </v:rect>
            </w:pict>
          </mc:Fallback>
        </mc:AlternateContent>
      </w:r>
      <w:r>
        <w:rPr>
          <w:sz w:val="22"/>
          <w:szCs w:val="22"/>
        </w:rPr>
        <w:t xml:space="preserve"> East and South-East Asian countries: Taiwan, Republic of Korea, and Japan;</w:t>
      </w:r>
    </w:p>
    <w:p w14:paraId="1CF1024E" w14:textId="77777777" w:rsidR="009E6484" w:rsidRDefault="009E6484" w:rsidP="009E6484">
      <w:pPr>
        <w:spacing w:line="240" w:lineRule="auto"/>
        <w:rPr>
          <w:sz w:val="22"/>
          <w:szCs w:val="22"/>
        </w:rPr>
      </w:pPr>
      <w:r>
        <w:rPr>
          <w:sz w:val="22"/>
          <w:szCs w:val="22"/>
        </w:rPr>
        <w:t xml:space="preserve">(5) </w:t>
      </w:r>
      <w:r>
        <w:rPr>
          <w:noProof/>
          <w:sz w:val="22"/>
          <w:szCs w:val="22"/>
          <w:lang w:val="de-DE" w:eastAsia="de-DE"/>
        </w:rPr>
        <mc:AlternateContent>
          <mc:Choice Requires="wps">
            <w:drawing>
              <wp:inline distT="0" distB="0" distL="0" distR="0" wp14:anchorId="7CA17466" wp14:editId="58FB6550">
                <wp:extent cx="138700" cy="127900"/>
                <wp:effectExtent l="0" t="0" r="0" b="0"/>
                <wp:docPr id="38" name="Rectangle 38"/>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B4CDE8"/>
                        </a:solidFill>
                        <a:ln w="12700" cap="flat" cmpd="sng">
                          <a:solidFill>
                            <a:schemeClr val="dk1"/>
                          </a:solidFill>
                          <a:prstDash val="solid"/>
                          <a:round/>
                          <a:headEnd type="none" w="sm" len="sm"/>
                          <a:tailEnd type="none" w="sm" len="sm"/>
                        </a:ln>
                      </wps:spPr>
                      <wps:txbx>
                        <w:txbxContent>
                          <w:p w14:paraId="64020F08" w14:textId="77777777" w:rsidR="005C18C0" w:rsidRDefault="005C18C0"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7CA17466" id="Rectangle 38" o:spid="_x0000_s1030"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" fillcolor="#b4cde8" strokecolor="black [3200]" strokeweight="1pt">
                <v:stroke startarrowwidth="narrow" startarrowlength="short" endarrowwidth="narrow" endarrowlength="short" joinstyle="round"/>
                <v:textbox inset="5mm,2mm,5mm,1mm">
                  <w:txbxContent>
                    <w:p w14:paraId="64020F08" w14:textId="77777777" w:rsidR="005C18C0" w:rsidRDefault="005C18C0" w:rsidP="009E6484">
                      <w:pPr>
                        <w:jc w:val="center"/>
                        <w:textDirection w:val="btLr"/>
                      </w:pPr>
                    </w:p>
                  </w:txbxContent>
                </v:textbox>
                <w10:anchorlock/>
              </v:rect>
            </w:pict>
          </mc:Fallback>
        </mc:AlternateContent>
      </w:r>
      <w:r>
        <w:rPr>
          <w:sz w:val="22"/>
          <w:szCs w:val="22"/>
        </w:rPr>
        <w:t xml:space="preserve"> Non-European English-speaking countries: New Zealand, Australia, United States of America (USA), and Canada;</w:t>
      </w:r>
    </w:p>
    <w:p w14:paraId="64F22E25" w14:textId="77777777" w:rsidR="009E6484" w:rsidRDefault="009E6484" w:rsidP="009E6484">
      <w:pPr>
        <w:spacing w:line="240" w:lineRule="auto"/>
        <w:rPr>
          <w:sz w:val="22"/>
          <w:szCs w:val="22"/>
        </w:rPr>
      </w:pPr>
      <w:r>
        <w:rPr>
          <w:sz w:val="22"/>
          <w:szCs w:val="22"/>
        </w:rPr>
        <w:t xml:space="preserve">(6) </w:t>
      </w:r>
      <w:r>
        <w:rPr>
          <w:noProof/>
          <w:sz w:val="22"/>
          <w:szCs w:val="22"/>
          <w:lang w:val="de-DE" w:eastAsia="de-DE"/>
        </w:rPr>
        <mc:AlternateContent>
          <mc:Choice Requires="wps">
            <w:drawing>
              <wp:inline distT="0" distB="0" distL="0" distR="0" wp14:anchorId="3F6A9C6F" wp14:editId="78001727">
                <wp:extent cx="138700" cy="127900"/>
                <wp:effectExtent l="0" t="0" r="0" b="0"/>
                <wp:docPr id="39" name="Rectangle 39"/>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DFCCE4"/>
                        </a:solidFill>
                        <a:ln w="12700" cap="flat" cmpd="sng">
                          <a:solidFill>
                            <a:schemeClr val="dk1"/>
                          </a:solidFill>
                          <a:prstDash val="solid"/>
                          <a:round/>
                          <a:headEnd type="none" w="sm" len="sm"/>
                          <a:tailEnd type="none" w="sm" len="sm"/>
                        </a:ln>
                      </wps:spPr>
                      <wps:txbx>
                        <w:txbxContent>
                          <w:p w14:paraId="45851CF7" w14:textId="77777777" w:rsidR="005C18C0" w:rsidRDefault="005C18C0"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3F6A9C6F" id="Rectangle 39" o:spid="_x0000_s1031"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" fillcolor="#dfcce4" strokecolor="black [3200]" strokeweight="1pt">
                <v:stroke startarrowwidth="narrow" startarrowlength="short" endarrowwidth="narrow" endarrowlength="short" joinstyle="round"/>
                <v:textbox inset="5mm,2mm,5mm,1mm">
                  <w:txbxContent>
                    <w:p w14:paraId="45851CF7" w14:textId="77777777" w:rsidR="005C18C0" w:rsidRDefault="005C18C0" w:rsidP="009E6484">
                      <w:pPr>
                        <w:jc w:val="center"/>
                        <w:textDirection w:val="btLr"/>
                      </w:pPr>
                    </w:p>
                  </w:txbxContent>
                </v:textbox>
                <w10:anchorlock/>
              </v:rect>
            </w:pict>
          </mc:Fallback>
        </mc:AlternateContent>
      </w:r>
      <w:r>
        <w:rPr>
          <w:sz w:val="22"/>
          <w:szCs w:val="22"/>
        </w:rPr>
        <w:t xml:space="preserve"> Eastern Europe: Moldova, Belarus, Ukraine, and Russia; </w:t>
      </w:r>
    </w:p>
    <w:p w14:paraId="39E1410C" w14:textId="77777777" w:rsidR="009E6484" w:rsidRDefault="009E6484" w:rsidP="009E6484">
      <w:pPr>
        <w:spacing w:line="240" w:lineRule="auto"/>
        <w:rPr>
          <w:sz w:val="22"/>
          <w:szCs w:val="22"/>
        </w:rPr>
      </w:pPr>
      <w:r>
        <w:rPr>
          <w:sz w:val="22"/>
          <w:szCs w:val="22"/>
        </w:rPr>
        <w:t xml:space="preserve">(7) </w:t>
      </w:r>
      <w:r>
        <w:rPr>
          <w:noProof/>
          <w:sz w:val="22"/>
          <w:szCs w:val="22"/>
          <w:lang w:val="de-DE" w:eastAsia="de-DE"/>
        </w:rPr>
        <mc:AlternateContent>
          <mc:Choice Requires="wps">
            <w:drawing>
              <wp:inline distT="0" distB="0" distL="0" distR="0" wp14:anchorId="3685224A" wp14:editId="2C8132BF">
                <wp:extent cx="138700" cy="127900"/>
                <wp:effectExtent l="0" t="0" r="0" b="0"/>
                <wp:docPr id="40" name="Rectangle 40"/>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FBCD"/>
                        </a:solidFill>
                        <a:ln w="12700" cap="flat" cmpd="sng">
                          <a:solidFill>
                            <a:schemeClr val="dk1"/>
                          </a:solidFill>
                          <a:prstDash val="solid"/>
                          <a:round/>
                          <a:headEnd type="none" w="sm" len="sm"/>
                          <a:tailEnd type="none" w="sm" len="sm"/>
                        </a:ln>
                      </wps:spPr>
                      <wps:txbx>
                        <w:txbxContent>
                          <w:p w14:paraId="238A68B6" w14:textId="77777777" w:rsidR="005C18C0" w:rsidRDefault="005C18C0"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3685224A" id="Rectangle 40" o:spid="_x0000_s1032"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" fillcolor="#fffbcd" strokecolor="black [3200]" strokeweight="1pt">
                <v:stroke startarrowwidth="narrow" startarrowlength="short" endarrowwidth="narrow" endarrowlength="short" joinstyle="round"/>
                <v:textbox inset="5mm,2mm,5mm,1mm">
                  <w:txbxContent>
                    <w:p w14:paraId="238A68B6" w14:textId="77777777" w:rsidR="005C18C0" w:rsidRDefault="005C18C0" w:rsidP="009E6484">
                      <w:pPr>
                        <w:jc w:val="center"/>
                        <w:textDirection w:val="btLr"/>
                      </w:pPr>
                    </w:p>
                  </w:txbxContent>
                </v:textbox>
                <w10:anchorlock/>
              </v:rect>
            </w:pict>
          </mc:Fallback>
        </mc:AlternateContent>
      </w:r>
      <w:r>
        <w:rPr>
          <w:sz w:val="22"/>
          <w:szCs w:val="22"/>
        </w:rPr>
        <w:t xml:space="preserve"> Central Europe: Slovakia, Poland, Czech Republic, Estonia, Hungary, Lithuania, Croatia, Slovenia, and Latvia; </w:t>
      </w:r>
    </w:p>
    <w:p w14:paraId="118929A7" w14:textId="77777777" w:rsidR="009E6484" w:rsidRDefault="009E6484" w:rsidP="009E6484">
      <w:pPr>
        <w:spacing w:line="240" w:lineRule="auto"/>
        <w:rPr>
          <w:sz w:val="22"/>
          <w:szCs w:val="22"/>
        </w:rPr>
      </w:pPr>
      <w:r>
        <w:rPr>
          <w:sz w:val="22"/>
          <w:szCs w:val="22"/>
        </w:rPr>
        <w:t xml:space="preserve">(8) </w:t>
      </w:r>
      <w:r>
        <w:rPr>
          <w:noProof/>
          <w:sz w:val="22"/>
          <w:szCs w:val="22"/>
          <w:lang w:val="de-DE" w:eastAsia="de-DE"/>
        </w:rPr>
        <mc:AlternateContent>
          <mc:Choice Requires="wps">
            <w:drawing>
              <wp:inline distT="0" distB="0" distL="0" distR="0" wp14:anchorId="73849643" wp14:editId="4085701E">
                <wp:extent cx="138700" cy="127900"/>
                <wp:effectExtent l="0" t="0" r="0" b="0"/>
                <wp:docPr id="41" name="Rectangle 41"/>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E1ED"/>
                        </a:solidFill>
                        <a:ln w="12700" cap="flat" cmpd="sng">
                          <a:solidFill>
                            <a:schemeClr val="dk1"/>
                          </a:solidFill>
                          <a:prstDash val="solid"/>
                          <a:round/>
                          <a:headEnd type="none" w="sm" len="sm"/>
                          <a:tailEnd type="none" w="sm" len="sm"/>
                        </a:ln>
                      </wps:spPr>
                      <wps:txbx>
                        <w:txbxContent>
                          <w:p w14:paraId="191AD2FA" w14:textId="77777777" w:rsidR="005C18C0" w:rsidRDefault="005C18C0"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73849643" id="Rectangle 41" o:spid="_x0000_s1033"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" fillcolor="#fde1ed" strokecolor="black [3200]" strokeweight="1pt">
                <v:stroke startarrowwidth="narrow" startarrowlength="short" endarrowwidth="narrow" endarrowlength="short" joinstyle="round"/>
                <v:textbox inset="5mm,2mm,5mm,1mm">
                  <w:txbxContent>
                    <w:p w14:paraId="191AD2FA" w14:textId="77777777" w:rsidR="005C18C0" w:rsidRDefault="005C18C0" w:rsidP="009E6484">
                      <w:pPr>
                        <w:jc w:val="center"/>
                        <w:textDirection w:val="btLr"/>
                      </w:pPr>
                    </w:p>
                  </w:txbxContent>
                </v:textbox>
                <w10:anchorlock/>
              </v:rect>
            </w:pict>
          </mc:Fallback>
        </mc:AlternateContent>
      </w:r>
      <w:r>
        <w:rPr>
          <w:sz w:val="22"/>
          <w:szCs w:val="22"/>
        </w:rPr>
        <w:t xml:space="preserve"> Southern Europe: Spain, Portugal, Greece, and Italy.</w:t>
      </w:r>
      <w:commentRangeEnd w:id="133"/>
      <w:r w:rsidR="00DB1642">
        <w:rPr>
          <w:rStyle w:val="CommentReference"/>
        </w:rPr>
        <w:commentReference w:id="133"/>
      </w:r>
    </w:p>
    <w:p w14:paraId="0EED48A7" w14:textId="7A897190" w:rsidR="00E752AA" w:rsidRDefault="009E6484" w:rsidP="00E752AA">
      <w:pPr>
        <w:spacing w:before="120" w:line="240" w:lineRule="auto"/>
        <w:rPr>
          <w:sz w:val="22"/>
          <w:szCs w:val="22"/>
        </w:rPr>
      </w:pPr>
      <w:commentRangeStart w:id="135"/>
      <w:commentRangeStart w:id="136"/>
      <w:r>
        <w:rPr>
          <w:i/>
          <w:sz w:val="22"/>
          <w:szCs w:val="22"/>
        </w:rPr>
        <w:t>Source</w:t>
      </w:r>
      <w:r>
        <w:rPr>
          <w:sz w:val="22"/>
          <w:szCs w:val="22"/>
        </w:rPr>
        <w:t>: Human Fertility Database (HFD) and Human Fertility Collection (HFC), own calculations.</w:t>
      </w:r>
      <w:commentRangeEnd w:id="135"/>
      <w:r w:rsidR="00AB1E24">
        <w:rPr>
          <w:rStyle w:val="CommentReference"/>
        </w:rPr>
        <w:commentReference w:id="135"/>
      </w:r>
      <w:commentRangeEnd w:id="136"/>
      <w:r w:rsidR="00DB1642">
        <w:rPr>
          <w:rStyle w:val="CommentReference"/>
        </w:rPr>
        <w:commentReference w:id="136"/>
      </w:r>
      <w:r w:rsidR="00E752AA">
        <w:rPr>
          <w:sz w:val="22"/>
          <w:szCs w:val="22"/>
        </w:rPr>
        <w:br w:type="page"/>
      </w:r>
    </w:p>
    <w:p w14:paraId="722AA33F" w14:textId="77777777" w:rsidR="006675D0" w:rsidRDefault="009E6484">
      <w:pPr>
        <w:pBdr>
          <w:top w:val="nil"/>
          <w:left w:val="nil"/>
          <w:bottom w:val="nil"/>
          <w:right w:val="nil"/>
          <w:between w:val="nil"/>
        </w:pBdr>
        <w:spacing w:after="240" w:line="240" w:lineRule="auto"/>
        <w:rPr>
          <w:b/>
          <w:color w:val="4F81BD"/>
        </w:rPr>
      </w:pPr>
      <w:r>
        <w:rPr>
          <w:b/>
          <w:color w:val="4F81BD"/>
        </w:rPr>
        <w:lastRenderedPageBreak/>
        <w:t>Figure 3: (Continued)</w:t>
      </w:r>
      <w:r>
        <w:rPr>
          <w:b/>
          <w:noProof/>
          <w:color w:val="4F81BD"/>
          <w:lang w:val="de-DE" w:eastAsia="de-DE"/>
        </w:rPr>
        <w:drawing>
          <wp:inline distT="114300" distB="114300" distL="114300" distR="114300" wp14:anchorId="55734A7E" wp14:editId="42FDB91C">
            <wp:extent cx="5734050" cy="47752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4050" cy="4775200"/>
                    </a:xfrm>
                    <a:prstGeom prst="rect">
                      <a:avLst/>
                    </a:prstGeom>
                    <a:ln/>
                  </pic:spPr>
                </pic:pic>
              </a:graphicData>
            </a:graphic>
          </wp:inline>
        </w:drawing>
      </w:r>
    </w:p>
    <w:p w14:paraId="5E065031" w14:textId="77777777" w:rsidR="002F275E" w:rsidRDefault="002F275E" w:rsidP="002F275E">
      <w:pPr>
        <w:spacing w:line="240" w:lineRule="auto"/>
        <w:rPr>
          <w:sz w:val="22"/>
          <w:szCs w:val="22"/>
        </w:rPr>
      </w:pPr>
      <w:r>
        <w:rPr>
          <w:i/>
          <w:sz w:val="22"/>
          <w:szCs w:val="22"/>
        </w:rPr>
        <w:t>Note</w:t>
      </w:r>
      <w:r>
        <w:rPr>
          <w:sz w:val="22"/>
          <w:szCs w:val="22"/>
        </w:rPr>
        <w:t xml:space="preserve">: (a) </w:t>
      </w:r>
      <w:ins w:id="138" w:author="Serena Pattaro" w:date="2020-01-09T16:48:00Z">
        <w:r w:rsidRPr="006B6868">
          <w:rPr>
            <w:color w:val="000000"/>
            <w:sz w:val="22"/>
            <w:szCs w:val="22"/>
            <w:rPrChange w:id="139" w:author="Serena Pattaro" w:date="2020-01-09T16:48:00Z">
              <w:rPr>
                <w:color w:val="000000"/>
              </w:rPr>
            </w:rPrChange>
          </w:rPr>
          <w:t>Cohort and not period is indicated on x-axis.</w:t>
        </w:r>
        <w:r>
          <w:rPr>
            <w:color w:val="000000"/>
            <w:sz w:val="22"/>
            <w:szCs w:val="22"/>
          </w:rPr>
          <w:t xml:space="preserve"> </w:t>
        </w:r>
      </w:ins>
      <w:r w:rsidRPr="004C6385">
        <w:rPr>
          <w:color w:val="000000"/>
          <w:sz w:val="22"/>
          <w:szCs w:val="22"/>
          <w:highlight w:val="green"/>
        </w:rPr>
        <w:t xml:space="preserve">(b) </w:t>
      </w:r>
      <w:r w:rsidRPr="004C6385">
        <w:rPr>
          <w:sz w:val="22"/>
          <w:szCs w:val="22"/>
          <w:highlight w:val="green"/>
        </w:rPr>
        <w:t>The shades in the plots correspond to age-specific fertility rates (ASFRs), as indicated by the shaded scale bar on the top of the figure.</w:t>
      </w:r>
      <w:r>
        <w:rPr>
          <w:sz w:val="22"/>
          <w:szCs w:val="22"/>
        </w:rPr>
        <w:t xml:space="preserve"> (</w:t>
      </w:r>
      <w:ins w:id="140" w:author="Serena Pattaro" w:date="2020-01-09T16:49:00Z">
        <w:r>
          <w:rPr>
            <w:sz w:val="22"/>
            <w:szCs w:val="22"/>
          </w:rPr>
          <w:t>c</w:t>
        </w:r>
      </w:ins>
      <w:r>
        <w:rPr>
          <w:sz w:val="22"/>
          <w:szCs w:val="22"/>
        </w:rPr>
        <w:t xml:space="preserve">) The thick solid contour line indicates </w:t>
      </w:r>
      <w:ins w:id="141" w:author="Serena Pattaro" w:date="2020-01-09T17:33:00Z">
        <w:r>
          <w:rPr>
            <w:sz w:val="22"/>
            <w:szCs w:val="22"/>
          </w:rPr>
          <w:t xml:space="preserve">pseudo </w:t>
        </w:r>
      </w:ins>
      <w:r>
        <w:rPr>
          <w:sz w:val="22"/>
          <w:szCs w:val="22"/>
        </w:rPr>
        <w:t>cumulative cohort fertility rate (</w:t>
      </w:r>
      <w:ins w:id="142" w:author="Serena Pattaro" w:date="2020-01-09T17:33:00Z">
        <w:r>
          <w:rPr>
            <w:sz w:val="22"/>
            <w:szCs w:val="22"/>
          </w:rPr>
          <w:t>pseudo-</w:t>
        </w:r>
      </w:ins>
      <w:proofErr w:type="gramStart"/>
      <w:r>
        <w:rPr>
          <w:sz w:val="22"/>
          <w:szCs w:val="22"/>
        </w:rPr>
        <w:t>CCFR)=</w:t>
      </w:r>
      <w:proofErr w:type="gramEnd"/>
      <w:r>
        <w:rPr>
          <w:sz w:val="22"/>
          <w:szCs w:val="22"/>
        </w:rPr>
        <w:t xml:space="preserve">2.05 children per woman (replacement fertility) and the thin solid contour line indicates </w:t>
      </w:r>
      <w:ins w:id="143" w:author="Serena Pattaro" w:date="2020-01-09T17:33:00Z">
        <w:r>
          <w:rPr>
            <w:sz w:val="22"/>
            <w:szCs w:val="22"/>
          </w:rPr>
          <w:t>pseudo-</w:t>
        </w:r>
      </w:ins>
      <w:r>
        <w:rPr>
          <w:sz w:val="22"/>
          <w:szCs w:val="22"/>
        </w:rPr>
        <w:t>CCFR=1.50 children per woman. (</w:t>
      </w:r>
      <w:ins w:id="144" w:author="Serena Pattaro" w:date="2020-01-09T16:49:00Z">
        <w:r>
          <w:rPr>
            <w:sz w:val="22"/>
            <w:szCs w:val="22"/>
          </w:rPr>
          <w:t>d</w:t>
        </w:r>
      </w:ins>
      <w:r>
        <w:rPr>
          <w:sz w:val="22"/>
          <w:szCs w:val="22"/>
        </w:rPr>
        <w:t xml:space="preserve">) </w:t>
      </w:r>
      <w:commentRangeStart w:id="145"/>
      <w:commentRangeStart w:id="146"/>
      <w:r>
        <w:rPr>
          <w:sz w:val="22"/>
          <w:szCs w:val="22"/>
        </w:rPr>
        <w:t xml:space="preserve">Countries are ranked in descending order by </w:t>
      </w:r>
      <w:ins w:id="147" w:author="Serena Pattaro" w:date="2020-01-09T17:33:00Z">
        <w:r>
          <w:rPr>
            <w:sz w:val="22"/>
            <w:szCs w:val="22"/>
          </w:rPr>
          <w:t>pseudo-</w:t>
        </w:r>
      </w:ins>
      <w:r>
        <w:rPr>
          <w:sz w:val="22"/>
          <w:szCs w:val="22"/>
        </w:rPr>
        <w:t xml:space="preserve">CCFR in 2007 </w:t>
      </w:r>
      <w:commentRangeEnd w:id="145"/>
      <w:r>
        <w:rPr>
          <w:rStyle w:val="CommentReference"/>
        </w:rPr>
        <w:commentReference w:id="145"/>
      </w:r>
      <w:commentRangeEnd w:id="146"/>
      <w:r>
        <w:rPr>
          <w:rStyle w:val="CommentReference"/>
        </w:rPr>
        <w:commentReference w:id="146"/>
      </w:r>
      <w:r>
        <w:rPr>
          <w:sz w:val="22"/>
          <w:szCs w:val="22"/>
        </w:rPr>
        <w:t>(last common year of observation). (</w:t>
      </w:r>
      <w:ins w:id="148" w:author="Serena Pattaro" w:date="2020-01-09T16:49:00Z">
        <w:r>
          <w:rPr>
            <w:sz w:val="22"/>
            <w:szCs w:val="22"/>
          </w:rPr>
          <w:t>e</w:t>
        </w:r>
      </w:ins>
      <w:r>
        <w:rPr>
          <w:sz w:val="22"/>
          <w:szCs w:val="22"/>
        </w:rPr>
        <w:t xml:space="preserve">) Countries are grouped into </w:t>
      </w:r>
      <w:ins w:id="149" w:author="Serena Pattaro" w:date="2020-01-14T15:45:00Z">
        <w:r>
          <w:rPr>
            <w:sz w:val="22"/>
            <w:szCs w:val="22"/>
          </w:rPr>
          <w:t xml:space="preserve">eight </w:t>
        </w:r>
      </w:ins>
      <w:r>
        <w:rPr>
          <w:sz w:val="22"/>
          <w:szCs w:val="22"/>
        </w:rPr>
        <w:t>geographic macro-regions, as indicated by different colour-shaded tiles as follows:</w:t>
      </w:r>
    </w:p>
    <w:p w14:paraId="333F40AB" w14:textId="77777777" w:rsidR="002F275E" w:rsidRDefault="002F275E" w:rsidP="002F275E">
      <w:pPr>
        <w:spacing w:line="240" w:lineRule="auto"/>
        <w:rPr>
          <w:sz w:val="22"/>
          <w:szCs w:val="22"/>
        </w:rPr>
      </w:pPr>
      <w:r>
        <w:rPr>
          <w:sz w:val="22"/>
          <w:szCs w:val="22"/>
        </w:rPr>
        <w:t xml:space="preserve">(1) </w:t>
      </w:r>
      <w:r>
        <w:rPr>
          <w:noProof/>
          <w:sz w:val="22"/>
          <w:szCs w:val="22"/>
          <w:lang w:val="de-DE" w:eastAsia="de-DE"/>
        </w:rPr>
        <mc:AlternateContent>
          <mc:Choice Requires="wps">
            <w:drawing>
              <wp:inline distT="0" distB="0" distL="0" distR="0" wp14:anchorId="0529AFC8" wp14:editId="2B493565">
                <wp:extent cx="138700" cy="127900"/>
                <wp:effectExtent l="0" t="0" r="0" b="0"/>
                <wp:docPr id="9" name="Rectangle 9"/>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B5B0"/>
                        </a:solidFill>
                        <a:ln w="12700" cap="flat" cmpd="sng">
                          <a:solidFill>
                            <a:schemeClr val="dk1"/>
                          </a:solidFill>
                          <a:prstDash val="solid"/>
                          <a:round/>
                          <a:headEnd type="none" w="sm" len="sm"/>
                          <a:tailEnd type="none" w="sm" len="sm"/>
                        </a:ln>
                      </wps:spPr>
                      <wps:txbx>
                        <w:txbxContent>
                          <w:p w14:paraId="7BCA1C6B" w14:textId="77777777" w:rsidR="002F275E" w:rsidRDefault="002F275E"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0529AFC8" id="Rectangle 9" o:spid="_x0000_s1034"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" fillcolor="#ffb5b0" strokecolor="black [3200]" strokeweight="1pt">
                <v:stroke startarrowwidth="narrow" startarrowlength="short" endarrowwidth="narrow" endarrowlength="short" joinstyle="round"/>
                <v:textbox inset="5mm,2mm,5mm,1mm">
                  <w:txbxContent>
                    <w:p w14:paraId="7BCA1C6B" w14:textId="77777777" w:rsidR="002F275E" w:rsidRDefault="002F275E" w:rsidP="002F275E">
                      <w:pPr>
                        <w:jc w:val="center"/>
                        <w:textDirection w:val="btLr"/>
                      </w:pPr>
                    </w:p>
                  </w:txbxContent>
                </v:textbox>
                <w10:anchorlock/>
              </v:rect>
            </w:pict>
          </mc:Fallback>
        </mc:AlternateContent>
      </w:r>
      <w:r>
        <w:rPr>
          <w:sz w:val="22"/>
          <w:szCs w:val="22"/>
        </w:rPr>
        <w:t xml:space="preserve"> </w:t>
      </w:r>
      <w:commentRangeStart w:id="150"/>
      <w:r>
        <w:rPr>
          <w:sz w:val="22"/>
          <w:szCs w:val="22"/>
        </w:rPr>
        <w:t>South-Eastern Europe: Albania, Romania, Macedonia, Bosnia and Herzegovina, and Bulgaria;</w:t>
      </w:r>
    </w:p>
    <w:p w14:paraId="1CA0A3EF" w14:textId="77777777" w:rsidR="002F275E" w:rsidRDefault="002F275E" w:rsidP="002F275E">
      <w:pPr>
        <w:spacing w:line="240" w:lineRule="auto"/>
        <w:rPr>
          <w:sz w:val="22"/>
          <w:szCs w:val="22"/>
        </w:rPr>
      </w:pPr>
      <w:r>
        <w:rPr>
          <w:sz w:val="22"/>
          <w:szCs w:val="22"/>
        </w:rPr>
        <w:t xml:space="preserve">(2) </w:t>
      </w:r>
      <w:r>
        <w:rPr>
          <w:noProof/>
          <w:sz w:val="22"/>
          <w:szCs w:val="22"/>
          <w:lang w:val="de-DE" w:eastAsia="de-DE"/>
        </w:rPr>
        <mc:AlternateContent>
          <mc:Choice Requires="wps">
            <w:drawing>
              <wp:inline distT="0" distB="0" distL="0" distR="0" wp14:anchorId="32921DD6" wp14:editId="2A8F72C9">
                <wp:extent cx="138700" cy="127900"/>
                <wp:effectExtent l="0" t="0" r="0" b="0"/>
                <wp:docPr id="10" name="Rectangle 10"/>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CAEDC2"/>
                        </a:solidFill>
                        <a:ln w="12700" cap="flat" cmpd="sng">
                          <a:solidFill>
                            <a:schemeClr val="dk1"/>
                          </a:solidFill>
                          <a:prstDash val="solid"/>
                          <a:round/>
                          <a:headEnd type="none" w="sm" len="sm"/>
                          <a:tailEnd type="none" w="sm" len="sm"/>
                        </a:ln>
                      </wps:spPr>
                      <wps:txbx>
                        <w:txbxContent>
                          <w:p w14:paraId="13B12857" w14:textId="77777777" w:rsidR="002F275E" w:rsidRDefault="002F275E"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32921DD6" id="Rectangle 10" o:spid="_x0000_s1035"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" fillcolor="#caedc2" strokecolor="black [3200]" strokeweight="1pt">
                <v:stroke startarrowwidth="narrow" startarrowlength="short" endarrowwidth="narrow" endarrowlength="short" joinstyle="round"/>
                <v:textbox inset="5mm,2mm,5mm,1mm">
                  <w:txbxContent>
                    <w:p w14:paraId="13B12857" w14:textId="77777777" w:rsidR="002F275E" w:rsidRDefault="002F275E" w:rsidP="002F275E">
                      <w:pPr>
                        <w:jc w:val="center"/>
                        <w:textDirection w:val="btLr"/>
                      </w:pPr>
                    </w:p>
                  </w:txbxContent>
                </v:textbox>
                <w10:anchorlock/>
              </v:rect>
            </w:pict>
          </mc:Fallback>
        </mc:AlternateContent>
      </w:r>
      <w:r>
        <w:rPr>
          <w:sz w:val="22"/>
          <w:szCs w:val="22"/>
        </w:rPr>
        <w:t xml:space="preserve"> Western Europe: Ireland, UK-Northern Ireland, France, UK-England and Wales, UK-Scotland, Netherlands, Belgium, East Germany, Austria, Switzerland, and West Germany;</w:t>
      </w:r>
    </w:p>
    <w:p w14:paraId="59BDCA0F" w14:textId="77777777" w:rsidR="002F275E" w:rsidRDefault="002F275E" w:rsidP="002F275E">
      <w:pPr>
        <w:spacing w:line="240" w:lineRule="auto"/>
        <w:rPr>
          <w:sz w:val="22"/>
          <w:szCs w:val="22"/>
        </w:rPr>
      </w:pPr>
      <w:r>
        <w:rPr>
          <w:sz w:val="22"/>
          <w:szCs w:val="22"/>
        </w:rPr>
        <w:t xml:space="preserve">(3) </w:t>
      </w:r>
      <w:r>
        <w:rPr>
          <w:noProof/>
          <w:sz w:val="22"/>
          <w:szCs w:val="22"/>
          <w:lang w:val="de-DE" w:eastAsia="de-DE"/>
        </w:rPr>
        <mc:AlternateContent>
          <mc:Choice Requires="wps">
            <w:drawing>
              <wp:inline distT="0" distB="0" distL="0" distR="0" wp14:anchorId="5C334CE7" wp14:editId="371A297D">
                <wp:extent cx="138700" cy="127900"/>
                <wp:effectExtent l="0" t="0" r="0" b="0"/>
                <wp:docPr id="12" name="Rectangle 12"/>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E3DBC0"/>
                        </a:solidFill>
                        <a:ln w="12700" cap="flat" cmpd="sng">
                          <a:solidFill>
                            <a:schemeClr val="dk1"/>
                          </a:solidFill>
                          <a:prstDash val="solid"/>
                          <a:round/>
                          <a:headEnd type="none" w="sm" len="sm"/>
                          <a:tailEnd type="none" w="sm" len="sm"/>
                        </a:ln>
                      </wps:spPr>
                      <wps:txbx>
                        <w:txbxContent>
                          <w:p w14:paraId="0E6541A3" w14:textId="77777777" w:rsidR="002F275E" w:rsidRDefault="002F275E"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5C334CE7" id="Rectangle 12" o:spid="_x0000_s1036"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" fillcolor="#e3dbc0" strokecolor="black [3200]" strokeweight="1pt">
                <v:stroke startarrowwidth="narrow" startarrowlength="short" endarrowwidth="narrow" endarrowlength="short" joinstyle="round"/>
                <v:textbox inset="5mm,2mm,5mm,1mm">
                  <w:txbxContent>
                    <w:p w14:paraId="0E6541A3" w14:textId="77777777" w:rsidR="002F275E" w:rsidRDefault="002F275E" w:rsidP="002F275E">
                      <w:pPr>
                        <w:jc w:val="center"/>
                        <w:textDirection w:val="btLr"/>
                      </w:pPr>
                    </w:p>
                  </w:txbxContent>
                </v:textbox>
                <w10:anchorlock/>
              </v:rect>
            </w:pict>
          </mc:Fallback>
        </mc:AlternateContent>
      </w:r>
      <w:r>
        <w:rPr>
          <w:sz w:val="22"/>
          <w:szCs w:val="22"/>
        </w:rPr>
        <w:t xml:space="preserve"> Northern Europe: Iceland, Norway, Sweden, Finland, and Denmark;</w:t>
      </w:r>
    </w:p>
    <w:p w14:paraId="60FD912A" w14:textId="77777777" w:rsidR="002F275E" w:rsidRDefault="002F275E" w:rsidP="002F275E">
      <w:pPr>
        <w:spacing w:line="240" w:lineRule="auto"/>
        <w:rPr>
          <w:sz w:val="22"/>
          <w:szCs w:val="22"/>
        </w:rPr>
      </w:pPr>
      <w:r>
        <w:rPr>
          <w:sz w:val="22"/>
          <w:szCs w:val="22"/>
        </w:rPr>
        <w:t xml:space="preserve">(4) </w:t>
      </w:r>
      <w:r>
        <w:rPr>
          <w:noProof/>
          <w:sz w:val="22"/>
          <w:szCs w:val="22"/>
          <w:lang w:val="de-DE" w:eastAsia="de-DE"/>
        </w:rPr>
        <mc:AlternateContent>
          <mc:Choice Requires="wps">
            <w:drawing>
              <wp:inline distT="0" distB="0" distL="0" distR="0" wp14:anchorId="01B665A6" wp14:editId="4D663E7C">
                <wp:extent cx="138700" cy="127900"/>
                <wp:effectExtent l="0" t="0" r="0" b="0"/>
                <wp:docPr id="13" name="Rectangle 13"/>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D7A9"/>
                        </a:solidFill>
                        <a:ln w="12700" cap="flat" cmpd="sng">
                          <a:solidFill>
                            <a:schemeClr val="dk1"/>
                          </a:solidFill>
                          <a:prstDash val="solid"/>
                          <a:round/>
                          <a:headEnd type="none" w="sm" len="sm"/>
                          <a:tailEnd type="none" w="sm" len="sm"/>
                        </a:ln>
                      </wps:spPr>
                      <wps:txbx>
                        <w:txbxContent>
                          <w:p w14:paraId="5D93CE40" w14:textId="77777777" w:rsidR="002F275E" w:rsidRDefault="002F275E"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01B665A6" id="Rectangle 13" o:spid="_x0000_s1037"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" fillcolor="#fdd7a9" strokecolor="black [3200]" strokeweight="1pt">
                <v:stroke startarrowwidth="narrow" startarrowlength="short" endarrowwidth="narrow" endarrowlength="short" joinstyle="round"/>
                <v:textbox inset="5mm,2mm,5mm,1mm">
                  <w:txbxContent>
                    <w:p w14:paraId="5D93CE40" w14:textId="77777777" w:rsidR="002F275E" w:rsidRDefault="002F275E" w:rsidP="002F275E">
                      <w:pPr>
                        <w:jc w:val="center"/>
                        <w:textDirection w:val="btLr"/>
                      </w:pPr>
                    </w:p>
                  </w:txbxContent>
                </v:textbox>
                <w10:anchorlock/>
              </v:rect>
            </w:pict>
          </mc:Fallback>
        </mc:AlternateContent>
      </w:r>
      <w:r>
        <w:rPr>
          <w:sz w:val="22"/>
          <w:szCs w:val="22"/>
        </w:rPr>
        <w:t xml:space="preserve"> East and South-East Asian countries: Taiwan, Republic of Korea, and Japan;</w:t>
      </w:r>
    </w:p>
    <w:p w14:paraId="7AB6F1CA" w14:textId="77777777" w:rsidR="002F275E" w:rsidRDefault="002F275E" w:rsidP="002F275E">
      <w:pPr>
        <w:spacing w:line="240" w:lineRule="auto"/>
        <w:rPr>
          <w:sz w:val="22"/>
          <w:szCs w:val="22"/>
        </w:rPr>
      </w:pPr>
      <w:r>
        <w:rPr>
          <w:sz w:val="22"/>
          <w:szCs w:val="22"/>
        </w:rPr>
        <w:t xml:space="preserve">(5) </w:t>
      </w:r>
      <w:r>
        <w:rPr>
          <w:noProof/>
          <w:sz w:val="22"/>
          <w:szCs w:val="22"/>
          <w:lang w:val="de-DE" w:eastAsia="de-DE"/>
        </w:rPr>
        <mc:AlternateContent>
          <mc:Choice Requires="wps">
            <w:drawing>
              <wp:inline distT="0" distB="0" distL="0" distR="0" wp14:anchorId="66780931" wp14:editId="26058E18">
                <wp:extent cx="138700" cy="127900"/>
                <wp:effectExtent l="0" t="0" r="0" b="0"/>
                <wp:docPr id="17" name="Rectangle 17"/>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B4CDE8"/>
                        </a:solidFill>
                        <a:ln w="12700" cap="flat" cmpd="sng">
                          <a:solidFill>
                            <a:schemeClr val="dk1"/>
                          </a:solidFill>
                          <a:prstDash val="solid"/>
                          <a:round/>
                          <a:headEnd type="none" w="sm" len="sm"/>
                          <a:tailEnd type="none" w="sm" len="sm"/>
                        </a:ln>
                      </wps:spPr>
                      <wps:txbx>
                        <w:txbxContent>
                          <w:p w14:paraId="0A5C4465" w14:textId="77777777" w:rsidR="002F275E" w:rsidRDefault="002F275E"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66780931" id="Rectangle 17" o:spid="_x0000_s1038"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" fillcolor="#b4cde8" strokecolor="black [3200]" strokeweight="1pt">
                <v:stroke startarrowwidth="narrow" startarrowlength="short" endarrowwidth="narrow" endarrowlength="short" joinstyle="round"/>
                <v:textbox inset="5mm,2mm,5mm,1mm">
                  <w:txbxContent>
                    <w:p w14:paraId="0A5C4465" w14:textId="77777777" w:rsidR="002F275E" w:rsidRDefault="002F275E" w:rsidP="002F275E">
                      <w:pPr>
                        <w:jc w:val="center"/>
                        <w:textDirection w:val="btLr"/>
                      </w:pPr>
                    </w:p>
                  </w:txbxContent>
                </v:textbox>
                <w10:anchorlock/>
              </v:rect>
            </w:pict>
          </mc:Fallback>
        </mc:AlternateContent>
      </w:r>
      <w:r>
        <w:rPr>
          <w:sz w:val="22"/>
          <w:szCs w:val="22"/>
        </w:rPr>
        <w:t xml:space="preserve"> Non-European English-speaking countries: New Zealand, Australia, United States of America (USA), and Canada;</w:t>
      </w:r>
    </w:p>
    <w:p w14:paraId="5766C40C" w14:textId="77777777" w:rsidR="002F275E" w:rsidRDefault="002F275E" w:rsidP="002F275E">
      <w:pPr>
        <w:spacing w:line="240" w:lineRule="auto"/>
        <w:rPr>
          <w:sz w:val="22"/>
          <w:szCs w:val="22"/>
        </w:rPr>
      </w:pPr>
      <w:r>
        <w:rPr>
          <w:sz w:val="22"/>
          <w:szCs w:val="22"/>
        </w:rPr>
        <w:t xml:space="preserve">(6) </w:t>
      </w:r>
      <w:r>
        <w:rPr>
          <w:noProof/>
          <w:sz w:val="22"/>
          <w:szCs w:val="22"/>
          <w:lang w:val="de-DE" w:eastAsia="de-DE"/>
        </w:rPr>
        <mc:AlternateContent>
          <mc:Choice Requires="wps">
            <w:drawing>
              <wp:inline distT="0" distB="0" distL="0" distR="0" wp14:anchorId="3E28FAC5" wp14:editId="45293F6B">
                <wp:extent cx="138700" cy="127900"/>
                <wp:effectExtent l="0" t="0" r="0" b="0"/>
                <wp:docPr id="21" name="Rectangle 21"/>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DFCCE4"/>
                        </a:solidFill>
                        <a:ln w="12700" cap="flat" cmpd="sng">
                          <a:solidFill>
                            <a:schemeClr val="dk1"/>
                          </a:solidFill>
                          <a:prstDash val="solid"/>
                          <a:round/>
                          <a:headEnd type="none" w="sm" len="sm"/>
                          <a:tailEnd type="none" w="sm" len="sm"/>
                        </a:ln>
                      </wps:spPr>
                      <wps:txbx>
                        <w:txbxContent>
                          <w:p w14:paraId="10B893B0" w14:textId="77777777" w:rsidR="002F275E" w:rsidRDefault="002F275E"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3E28FAC5" id="Rectangle 21" o:spid="_x0000_s1039"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" fillcolor="#dfcce4" strokecolor="black [3200]" strokeweight="1pt">
                <v:stroke startarrowwidth="narrow" startarrowlength="short" endarrowwidth="narrow" endarrowlength="short" joinstyle="round"/>
                <v:textbox inset="5mm,2mm,5mm,1mm">
                  <w:txbxContent>
                    <w:p w14:paraId="10B893B0" w14:textId="77777777" w:rsidR="002F275E" w:rsidRDefault="002F275E" w:rsidP="002F275E">
                      <w:pPr>
                        <w:jc w:val="center"/>
                        <w:textDirection w:val="btLr"/>
                      </w:pPr>
                    </w:p>
                  </w:txbxContent>
                </v:textbox>
                <w10:anchorlock/>
              </v:rect>
            </w:pict>
          </mc:Fallback>
        </mc:AlternateContent>
      </w:r>
      <w:r>
        <w:rPr>
          <w:sz w:val="22"/>
          <w:szCs w:val="22"/>
        </w:rPr>
        <w:t xml:space="preserve"> Eastern Europe: Moldova, Belarus, Ukraine, and Russia; </w:t>
      </w:r>
    </w:p>
    <w:p w14:paraId="1C7BEF55" w14:textId="77777777" w:rsidR="002F275E" w:rsidRDefault="002F275E" w:rsidP="002F275E">
      <w:pPr>
        <w:spacing w:line="240" w:lineRule="auto"/>
        <w:rPr>
          <w:sz w:val="22"/>
          <w:szCs w:val="22"/>
        </w:rPr>
      </w:pPr>
      <w:r>
        <w:rPr>
          <w:sz w:val="22"/>
          <w:szCs w:val="22"/>
        </w:rPr>
        <w:t xml:space="preserve">(7) </w:t>
      </w:r>
      <w:r>
        <w:rPr>
          <w:noProof/>
          <w:sz w:val="22"/>
          <w:szCs w:val="22"/>
          <w:lang w:val="de-DE" w:eastAsia="de-DE"/>
        </w:rPr>
        <mc:AlternateContent>
          <mc:Choice Requires="wps">
            <w:drawing>
              <wp:inline distT="0" distB="0" distL="0" distR="0" wp14:anchorId="5A72BC45" wp14:editId="7EAD7915">
                <wp:extent cx="138700" cy="127900"/>
                <wp:effectExtent l="0" t="0" r="0" b="0"/>
                <wp:docPr id="22" name="Rectangle 22"/>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FBCD"/>
                        </a:solidFill>
                        <a:ln w="12700" cap="flat" cmpd="sng">
                          <a:solidFill>
                            <a:schemeClr val="dk1"/>
                          </a:solidFill>
                          <a:prstDash val="solid"/>
                          <a:round/>
                          <a:headEnd type="none" w="sm" len="sm"/>
                          <a:tailEnd type="none" w="sm" len="sm"/>
                        </a:ln>
                      </wps:spPr>
                      <wps:txbx>
                        <w:txbxContent>
                          <w:p w14:paraId="140674DF" w14:textId="77777777" w:rsidR="002F275E" w:rsidRDefault="002F275E"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5A72BC45" id="Rectangle 22" o:spid="_x0000_s1040"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" fillcolor="#fffbcd" strokecolor="black [3200]" strokeweight="1pt">
                <v:stroke startarrowwidth="narrow" startarrowlength="short" endarrowwidth="narrow" endarrowlength="short" joinstyle="round"/>
                <v:textbox inset="5mm,2mm,5mm,1mm">
                  <w:txbxContent>
                    <w:p w14:paraId="140674DF" w14:textId="77777777" w:rsidR="002F275E" w:rsidRDefault="002F275E" w:rsidP="002F275E">
                      <w:pPr>
                        <w:jc w:val="center"/>
                        <w:textDirection w:val="btLr"/>
                      </w:pPr>
                    </w:p>
                  </w:txbxContent>
                </v:textbox>
                <w10:anchorlock/>
              </v:rect>
            </w:pict>
          </mc:Fallback>
        </mc:AlternateContent>
      </w:r>
      <w:r>
        <w:rPr>
          <w:sz w:val="22"/>
          <w:szCs w:val="22"/>
        </w:rPr>
        <w:t xml:space="preserve"> Central Europe: Slovakia, Poland, Czech Republic, Estonia, Hungary, Lithuania, Croatia, Slovenia, and Latvia; </w:t>
      </w:r>
    </w:p>
    <w:p w14:paraId="599943BA" w14:textId="77777777" w:rsidR="002F275E" w:rsidRDefault="002F275E" w:rsidP="002F275E">
      <w:pPr>
        <w:spacing w:line="240" w:lineRule="auto"/>
        <w:rPr>
          <w:sz w:val="22"/>
          <w:szCs w:val="22"/>
        </w:rPr>
      </w:pPr>
      <w:r>
        <w:rPr>
          <w:sz w:val="22"/>
          <w:szCs w:val="22"/>
        </w:rPr>
        <w:t xml:space="preserve">(8) </w:t>
      </w:r>
      <w:r>
        <w:rPr>
          <w:noProof/>
          <w:sz w:val="22"/>
          <w:szCs w:val="22"/>
          <w:lang w:val="de-DE" w:eastAsia="de-DE"/>
        </w:rPr>
        <mc:AlternateContent>
          <mc:Choice Requires="wps">
            <w:drawing>
              <wp:inline distT="0" distB="0" distL="0" distR="0" wp14:anchorId="600B088C" wp14:editId="2253CEAF">
                <wp:extent cx="138700" cy="127900"/>
                <wp:effectExtent l="0" t="0" r="0" b="0"/>
                <wp:docPr id="23" name="Rectangle 23"/>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E1ED"/>
                        </a:solidFill>
                        <a:ln w="12700" cap="flat" cmpd="sng">
                          <a:solidFill>
                            <a:schemeClr val="dk1"/>
                          </a:solidFill>
                          <a:prstDash val="solid"/>
                          <a:round/>
                          <a:headEnd type="none" w="sm" len="sm"/>
                          <a:tailEnd type="none" w="sm" len="sm"/>
                        </a:ln>
                      </wps:spPr>
                      <wps:txbx>
                        <w:txbxContent>
                          <w:p w14:paraId="56BE4FC0" w14:textId="77777777" w:rsidR="002F275E" w:rsidRDefault="002F275E"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600B088C" id="Rectangle 23" o:spid="_x0000_s1041"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" fillcolor="#fde1ed" strokecolor="black [3200]" strokeweight="1pt">
                <v:stroke startarrowwidth="narrow" startarrowlength="short" endarrowwidth="narrow" endarrowlength="short" joinstyle="round"/>
                <v:textbox inset="5mm,2mm,5mm,1mm">
                  <w:txbxContent>
                    <w:p w14:paraId="56BE4FC0" w14:textId="77777777" w:rsidR="002F275E" w:rsidRDefault="002F275E" w:rsidP="002F275E">
                      <w:pPr>
                        <w:jc w:val="center"/>
                        <w:textDirection w:val="btLr"/>
                      </w:pPr>
                    </w:p>
                  </w:txbxContent>
                </v:textbox>
                <w10:anchorlock/>
              </v:rect>
            </w:pict>
          </mc:Fallback>
        </mc:AlternateContent>
      </w:r>
      <w:r>
        <w:rPr>
          <w:sz w:val="22"/>
          <w:szCs w:val="22"/>
        </w:rPr>
        <w:t xml:space="preserve"> Southern Europe: Spain, Portugal, Greece, and Italy.</w:t>
      </w:r>
      <w:commentRangeEnd w:id="150"/>
      <w:r>
        <w:rPr>
          <w:rStyle w:val="CommentReference"/>
        </w:rPr>
        <w:commentReference w:id="150"/>
      </w:r>
    </w:p>
    <w:p w14:paraId="6D7E1EA8" w14:textId="67C82B15" w:rsidR="00E752AA" w:rsidRDefault="002F275E" w:rsidP="002F275E">
      <w:pPr>
        <w:spacing w:before="120" w:line="240" w:lineRule="auto"/>
        <w:rPr>
          <w:sz w:val="22"/>
          <w:szCs w:val="22"/>
        </w:rPr>
      </w:pPr>
      <w:commentRangeStart w:id="151"/>
      <w:commentRangeStart w:id="152"/>
      <w:r>
        <w:rPr>
          <w:i/>
          <w:sz w:val="22"/>
          <w:szCs w:val="22"/>
        </w:rPr>
        <w:t>Source</w:t>
      </w:r>
      <w:r>
        <w:rPr>
          <w:sz w:val="22"/>
          <w:szCs w:val="22"/>
        </w:rPr>
        <w:t>: Human Fertility Database (HFD) and Human Fertility Collection (HFC), own calculations.</w:t>
      </w:r>
      <w:commentRangeEnd w:id="151"/>
      <w:r>
        <w:rPr>
          <w:rStyle w:val="CommentReference"/>
        </w:rPr>
        <w:commentReference w:id="151"/>
      </w:r>
      <w:commentRangeEnd w:id="152"/>
      <w:r>
        <w:rPr>
          <w:rStyle w:val="CommentReference"/>
        </w:rPr>
        <w:commentReference w:id="152"/>
      </w:r>
      <w:r w:rsidR="00E752AA">
        <w:rPr>
          <w:sz w:val="22"/>
          <w:szCs w:val="22"/>
        </w:rPr>
        <w:br w:type="page"/>
      </w:r>
    </w:p>
    <w:p w14:paraId="76A0B060" w14:textId="77777777" w:rsidR="006675D0" w:rsidRDefault="009E6484">
      <w:pPr>
        <w:pBdr>
          <w:top w:val="nil"/>
          <w:left w:val="nil"/>
          <w:bottom w:val="nil"/>
          <w:right w:val="nil"/>
          <w:between w:val="nil"/>
        </w:pBdr>
        <w:spacing w:after="240" w:line="240" w:lineRule="auto"/>
        <w:rPr>
          <w:b/>
          <w:color w:val="4F81BD"/>
        </w:rPr>
      </w:pPr>
      <w:r>
        <w:rPr>
          <w:b/>
          <w:color w:val="4F81BD"/>
        </w:rPr>
        <w:lastRenderedPageBreak/>
        <w:t>Figure 3: (Continued)</w:t>
      </w:r>
      <w:r>
        <w:rPr>
          <w:b/>
          <w:noProof/>
          <w:color w:val="4F81BD"/>
          <w:lang w:val="de-DE" w:eastAsia="de-DE"/>
        </w:rPr>
        <w:drawing>
          <wp:inline distT="114300" distB="114300" distL="114300" distR="114300" wp14:anchorId="1AB3523F" wp14:editId="6C670404">
            <wp:extent cx="5734050" cy="47752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34050" cy="4775200"/>
                    </a:xfrm>
                    <a:prstGeom prst="rect">
                      <a:avLst/>
                    </a:prstGeom>
                    <a:ln/>
                  </pic:spPr>
                </pic:pic>
              </a:graphicData>
            </a:graphic>
          </wp:inline>
        </w:drawing>
      </w:r>
    </w:p>
    <w:p w14:paraId="2A9B35AE" w14:textId="77777777" w:rsidR="002F275E" w:rsidRDefault="002F275E" w:rsidP="002F275E">
      <w:pPr>
        <w:spacing w:line="240" w:lineRule="auto"/>
        <w:rPr>
          <w:sz w:val="22"/>
          <w:szCs w:val="22"/>
        </w:rPr>
      </w:pPr>
      <w:r>
        <w:rPr>
          <w:i/>
          <w:sz w:val="22"/>
          <w:szCs w:val="22"/>
        </w:rPr>
        <w:t>Note</w:t>
      </w:r>
      <w:r>
        <w:rPr>
          <w:sz w:val="22"/>
          <w:szCs w:val="22"/>
        </w:rPr>
        <w:t xml:space="preserve">: (a) </w:t>
      </w:r>
      <w:ins w:id="153" w:author="Serena Pattaro" w:date="2020-01-09T16:48:00Z">
        <w:r w:rsidRPr="006B6868">
          <w:rPr>
            <w:color w:val="000000"/>
            <w:sz w:val="22"/>
            <w:szCs w:val="22"/>
            <w:rPrChange w:id="154" w:author="Serena Pattaro" w:date="2020-01-09T16:48:00Z">
              <w:rPr>
                <w:color w:val="000000"/>
              </w:rPr>
            </w:rPrChange>
          </w:rPr>
          <w:t>Cohort and not period is indicated on x-axis.</w:t>
        </w:r>
        <w:r>
          <w:rPr>
            <w:color w:val="000000"/>
            <w:sz w:val="22"/>
            <w:szCs w:val="22"/>
          </w:rPr>
          <w:t xml:space="preserve"> </w:t>
        </w:r>
      </w:ins>
      <w:r w:rsidRPr="004C6385">
        <w:rPr>
          <w:color w:val="000000"/>
          <w:sz w:val="22"/>
          <w:szCs w:val="22"/>
          <w:highlight w:val="green"/>
        </w:rPr>
        <w:t xml:space="preserve">(b) </w:t>
      </w:r>
      <w:r w:rsidRPr="004C6385">
        <w:rPr>
          <w:sz w:val="22"/>
          <w:szCs w:val="22"/>
          <w:highlight w:val="green"/>
        </w:rPr>
        <w:t>The shades in the plots correspond to age-specific fertility rates (ASFRs), as indicated by the shaded scale bar on the top of the figure.</w:t>
      </w:r>
      <w:r>
        <w:rPr>
          <w:sz w:val="22"/>
          <w:szCs w:val="22"/>
        </w:rPr>
        <w:t xml:space="preserve"> (</w:t>
      </w:r>
      <w:ins w:id="155" w:author="Serena Pattaro" w:date="2020-01-09T16:49:00Z">
        <w:r>
          <w:rPr>
            <w:sz w:val="22"/>
            <w:szCs w:val="22"/>
          </w:rPr>
          <w:t>c</w:t>
        </w:r>
      </w:ins>
      <w:r>
        <w:rPr>
          <w:sz w:val="22"/>
          <w:szCs w:val="22"/>
        </w:rPr>
        <w:t xml:space="preserve">) The thick solid contour line indicates </w:t>
      </w:r>
      <w:ins w:id="156" w:author="Serena Pattaro" w:date="2020-01-09T17:33:00Z">
        <w:r>
          <w:rPr>
            <w:sz w:val="22"/>
            <w:szCs w:val="22"/>
          </w:rPr>
          <w:t xml:space="preserve">pseudo </w:t>
        </w:r>
      </w:ins>
      <w:r>
        <w:rPr>
          <w:sz w:val="22"/>
          <w:szCs w:val="22"/>
        </w:rPr>
        <w:t>cumulative cohort fertility rate (</w:t>
      </w:r>
      <w:ins w:id="157" w:author="Serena Pattaro" w:date="2020-01-09T17:33:00Z">
        <w:r>
          <w:rPr>
            <w:sz w:val="22"/>
            <w:szCs w:val="22"/>
          </w:rPr>
          <w:t>pseudo-</w:t>
        </w:r>
      </w:ins>
      <w:proofErr w:type="gramStart"/>
      <w:r>
        <w:rPr>
          <w:sz w:val="22"/>
          <w:szCs w:val="22"/>
        </w:rPr>
        <w:t>CCFR)=</w:t>
      </w:r>
      <w:proofErr w:type="gramEnd"/>
      <w:r>
        <w:rPr>
          <w:sz w:val="22"/>
          <w:szCs w:val="22"/>
        </w:rPr>
        <w:t xml:space="preserve">2.05 children per woman (replacement fertility) and the thin solid contour line indicates </w:t>
      </w:r>
      <w:ins w:id="158" w:author="Serena Pattaro" w:date="2020-01-09T17:33:00Z">
        <w:r>
          <w:rPr>
            <w:sz w:val="22"/>
            <w:szCs w:val="22"/>
          </w:rPr>
          <w:t>pseudo-</w:t>
        </w:r>
      </w:ins>
      <w:r>
        <w:rPr>
          <w:sz w:val="22"/>
          <w:szCs w:val="22"/>
        </w:rPr>
        <w:t>CCFR=1.50 children per woman. (</w:t>
      </w:r>
      <w:ins w:id="159" w:author="Serena Pattaro" w:date="2020-01-09T16:49:00Z">
        <w:r>
          <w:rPr>
            <w:sz w:val="22"/>
            <w:szCs w:val="22"/>
          </w:rPr>
          <w:t>d</w:t>
        </w:r>
      </w:ins>
      <w:r>
        <w:rPr>
          <w:sz w:val="22"/>
          <w:szCs w:val="22"/>
        </w:rPr>
        <w:t xml:space="preserve">) </w:t>
      </w:r>
      <w:commentRangeStart w:id="160"/>
      <w:commentRangeStart w:id="161"/>
      <w:r>
        <w:rPr>
          <w:sz w:val="22"/>
          <w:szCs w:val="22"/>
        </w:rPr>
        <w:t xml:space="preserve">Countries are ranked in descending order by </w:t>
      </w:r>
      <w:ins w:id="162" w:author="Serena Pattaro" w:date="2020-01-09T17:33:00Z">
        <w:r>
          <w:rPr>
            <w:sz w:val="22"/>
            <w:szCs w:val="22"/>
          </w:rPr>
          <w:t>pseudo-</w:t>
        </w:r>
      </w:ins>
      <w:r>
        <w:rPr>
          <w:sz w:val="22"/>
          <w:szCs w:val="22"/>
        </w:rPr>
        <w:t xml:space="preserve">CCFR in 2007 </w:t>
      </w:r>
      <w:commentRangeEnd w:id="160"/>
      <w:r>
        <w:rPr>
          <w:rStyle w:val="CommentReference"/>
        </w:rPr>
        <w:commentReference w:id="160"/>
      </w:r>
      <w:commentRangeEnd w:id="161"/>
      <w:r>
        <w:rPr>
          <w:rStyle w:val="CommentReference"/>
        </w:rPr>
        <w:commentReference w:id="161"/>
      </w:r>
      <w:r>
        <w:rPr>
          <w:sz w:val="22"/>
          <w:szCs w:val="22"/>
        </w:rPr>
        <w:t>(last common year of observation). (</w:t>
      </w:r>
      <w:ins w:id="163" w:author="Serena Pattaro" w:date="2020-01-09T16:49:00Z">
        <w:r>
          <w:rPr>
            <w:sz w:val="22"/>
            <w:szCs w:val="22"/>
          </w:rPr>
          <w:t>e</w:t>
        </w:r>
      </w:ins>
      <w:r>
        <w:rPr>
          <w:sz w:val="22"/>
          <w:szCs w:val="22"/>
        </w:rPr>
        <w:t xml:space="preserve">) Countries are grouped into </w:t>
      </w:r>
      <w:ins w:id="164" w:author="Serena Pattaro" w:date="2020-01-14T15:45:00Z">
        <w:r>
          <w:rPr>
            <w:sz w:val="22"/>
            <w:szCs w:val="22"/>
          </w:rPr>
          <w:t xml:space="preserve">eight </w:t>
        </w:r>
      </w:ins>
      <w:r>
        <w:rPr>
          <w:sz w:val="22"/>
          <w:szCs w:val="22"/>
        </w:rPr>
        <w:t>geographic macro-regions, as indicated by different colour-shaded tiles as follows:</w:t>
      </w:r>
    </w:p>
    <w:p w14:paraId="1F672AD5" w14:textId="77777777" w:rsidR="002F275E" w:rsidRDefault="002F275E" w:rsidP="002F275E">
      <w:pPr>
        <w:spacing w:line="240" w:lineRule="auto"/>
        <w:rPr>
          <w:sz w:val="22"/>
          <w:szCs w:val="22"/>
        </w:rPr>
      </w:pPr>
      <w:r>
        <w:rPr>
          <w:sz w:val="22"/>
          <w:szCs w:val="22"/>
        </w:rPr>
        <w:t xml:space="preserve">(1) </w:t>
      </w:r>
      <w:r>
        <w:rPr>
          <w:noProof/>
          <w:sz w:val="22"/>
          <w:szCs w:val="22"/>
          <w:lang w:val="de-DE" w:eastAsia="de-DE"/>
        </w:rPr>
        <mc:AlternateContent>
          <mc:Choice Requires="wps">
            <w:drawing>
              <wp:inline distT="0" distB="0" distL="0" distR="0" wp14:anchorId="2A3B3095" wp14:editId="3BC391E8">
                <wp:extent cx="138700" cy="127900"/>
                <wp:effectExtent l="0" t="0" r="0" b="0"/>
                <wp:docPr id="24" name="Rectangle 24"/>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B5B0"/>
                        </a:solidFill>
                        <a:ln w="12700" cap="flat" cmpd="sng">
                          <a:solidFill>
                            <a:schemeClr val="dk1"/>
                          </a:solidFill>
                          <a:prstDash val="solid"/>
                          <a:round/>
                          <a:headEnd type="none" w="sm" len="sm"/>
                          <a:tailEnd type="none" w="sm" len="sm"/>
                        </a:ln>
                      </wps:spPr>
                      <wps:txbx>
                        <w:txbxContent>
                          <w:p w14:paraId="7E5DA275" w14:textId="77777777" w:rsidR="002F275E" w:rsidRDefault="002F275E"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2A3B3095" id="Rectangle 24" o:spid="_x0000_s1042"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" fillcolor="#ffb5b0" strokecolor="black [3200]" strokeweight="1pt">
                <v:stroke startarrowwidth="narrow" startarrowlength="short" endarrowwidth="narrow" endarrowlength="short" joinstyle="round"/>
                <v:textbox inset="5mm,2mm,5mm,1mm">
                  <w:txbxContent>
                    <w:p w14:paraId="7E5DA275" w14:textId="77777777" w:rsidR="002F275E" w:rsidRDefault="002F275E" w:rsidP="002F275E">
                      <w:pPr>
                        <w:jc w:val="center"/>
                        <w:textDirection w:val="btLr"/>
                      </w:pPr>
                    </w:p>
                  </w:txbxContent>
                </v:textbox>
                <w10:anchorlock/>
              </v:rect>
            </w:pict>
          </mc:Fallback>
        </mc:AlternateContent>
      </w:r>
      <w:r>
        <w:rPr>
          <w:sz w:val="22"/>
          <w:szCs w:val="22"/>
        </w:rPr>
        <w:t xml:space="preserve"> </w:t>
      </w:r>
      <w:commentRangeStart w:id="165"/>
      <w:r>
        <w:rPr>
          <w:sz w:val="22"/>
          <w:szCs w:val="22"/>
        </w:rPr>
        <w:t>South-Eastern Europe: Albania, Romania, Macedonia, Bosnia and Herzegovina, and Bulgaria;</w:t>
      </w:r>
    </w:p>
    <w:p w14:paraId="53E2DFF4" w14:textId="77777777" w:rsidR="002F275E" w:rsidRDefault="002F275E" w:rsidP="002F275E">
      <w:pPr>
        <w:spacing w:line="240" w:lineRule="auto"/>
        <w:rPr>
          <w:sz w:val="22"/>
          <w:szCs w:val="22"/>
        </w:rPr>
      </w:pPr>
      <w:r>
        <w:rPr>
          <w:sz w:val="22"/>
          <w:szCs w:val="22"/>
        </w:rPr>
        <w:t xml:space="preserve">(2) </w:t>
      </w:r>
      <w:r>
        <w:rPr>
          <w:noProof/>
          <w:sz w:val="22"/>
          <w:szCs w:val="22"/>
          <w:lang w:val="de-DE" w:eastAsia="de-DE"/>
        </w:rPr>
        <mc:AlternateContent>
          <mc:Choice Requires="wps">
            <w:drawing>
              <wp:inline distT="0" distB="0" distL="0" distR="0" wp14:anchorId="58C13996" wp14:editId="07CB1433">
                <wp:extent cx="138700" cy="127900"/>
                <wp:effectExtent l="0" t="0" r="0" b="0"/>
                <wp:docPr id="25" name="Rectangle 25"/>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CAEDC2"/>
                        </a:solidFill>
                        <a:ln w="12700" cap="flat" cmpd="sng">
                          <a:solidFill>
                            <a:schemeClr val="dk1"/>
                          </a:solidFill>
                          <a:prstDash val="solid"/>
                          <a:round/>
                          <a:headEnd type="none" w="sm" len="sm"/>
                          <a:tailEnd type="none" w="sm" len="sm"/>
                        </a:ln>
                      </wps:spPr>
                      <wps:txbx>
                        <w:txbxContent>
                          <w:p w14:paraId="692E55D2" w14:textId="77777777" w:rsidR="002F275E" w:rsidRDefault="002F275E"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58C13996" id="Rectangle 25" o:spid="_x0000_s1043"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" fillcolor="#caedc2" strokecolor="black [3200]" strokeweight="1pt">
                <v:stroke startarrowwidth="narrow" startarrowlength="short" endarrowwidth="narrow" endarrowlength="short" joinstyle="round"/>
                <v:textbox inset="5mm,2mm,5mm,1mm">
                  <w:txbxContent>
                    <w:p w14:paraId="692E55D2" w14:textId="77777777" w:rsidR="002F275E" w:rsidRDefault="002F275E" w:rsidP="002F275E">
                      <w:pPr>
                        <w:jc w:val="center"/>
                        <w:textDirection w:val="btLr"/>
                      </w:pPr>
                    </w:p>
                  </w:txbxContent>
                </v:textbox>
                <w10:anchorlock/>
              </v:rect>
            </w:pict>
          </mc:Fallback>
        </mc:AlternateContent>
      </w:r>
      <w:r>
        <w:rPr>
          <w:sz w:val="22"/>
          <w:szCs w:val="22"/>
        </w:rPr>
        <w:t xml:space="preserve"> Western Europe: Ireland, UK-Northern Ireland, France, UK-England and Wales, UK-Scotland, Netherlands, Belgium, East Germany, Austria, Switzerland, and West Germany;</w:t>
      </w:r>
    </w:p>
    <w:p w14:paraId="41B684C8" w14:textId="77777777" w:rsidR="002F275E" w:rsidRDefault="002F275E" w:rsidP="002F275E">
      <w:pPr>
        <w:spacing w:line="240" w:lineRule="auto"/>
        <w:rPr>
          <w:sz w:val="22"/>
          <w:szCs w:val="22"/>
        </w:rPr>
      </w:pPr>
      <w:r>
        <w:rPr>
          <w:sz w:val="22"/>
          <w:szCs w:val="22"/>
        </w:rPr>
        <w:t xml:space="preserve">(3) </w:t>
      </w:r>
      <w:r>
        <w:rPr>
          <w:noProof/>
          <w:sz w:val="22"/>
          <w:szCs w:val="22"/>
          <w:lang w:val="de-DE" w:eastAsia="de-DE"/>
        </w:rPr>
        <mc:AlternateContent>
          <mc:Choice Requires="wps">
            <w:drawing>
              <wp:inline distT="0" distB="0" distL="0" distR="0" wp14:anchorId="14D2A0CD" wp14:editId="6F6F9BC1">
                <wp:extent cx="138700" cy="127900"/>
                <wp:effectExtent l="0" t="0" r="0" b="0"/>
                <wp:docPr id="42" name="Rectangle 42"/>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E3DBC0"/>
                        </a:solidFill>
                        <a:ln w="12700" cap="flat" cmpd="sng">
                          <a:solidFill>
                            <a:schemeClr val="dk1"/>
                          </a:solidFill>
                          <a:prstDash val="solid"/>
                          <a:round/>
                          <a:headEnd type="none" w="sm" len="sm"/>
                          <a:tailEnd type="none" w="sm" len="sm"/>
                        </a:ln>
                      </wps:spPr>
                      <wps:txbx>
                        <w:txbxContent>
                          <w:p w14:paraId="319F38AD" w14:textId="77777777" w:rsidR="002F275E" w:rsidRDefault="002F275E"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14D2A0CD" id="Rectangle 42" o:spid="_x0000_s1044"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" fillcolor="#e3dbc0" strokecolor="black [3200]" strokeweight="1pt">
                <v:stroke startarrowwidth="narrow" startarrowlength="short" endarrowwidth="narrow" endarrowlength="short" joinstyle="round"/>
                <v:textbox inset="5mm,2mm,5mm,1mm">
                  <w:txbxContent>
                    <w:p w14:paraId="319F38AD" w14:textId="77777777" w:rsidR="002F275E" w:rsidRDefault="002F275E" w:rsidP="002F275E">
                      <w:pPr>
                        <w:jc w:val="center"/>
                        <w:textDirection w:val="btLr"/>
                      </w:pPr>
                    </w:p>
                  </w:txbxContent>
                </v:textbox>
                <w10:anchorlock/>
              </v:rect>
            </w:pict>
          </mc:Fallback>
        </mc:AlternateContent>
      </w:r>
      <w:r>
        <w:rPr>
          <w:sz w:val="22"/>
          <w:szCs w:val="22"/>
        </w:rPr>
        <w:t xml:space="preserve"> Northern Europe: Iceland, Norway, Sweden, Finland, and Denmark;</w:t>
      </w:r>
    </w:p>
    <w:p w14:paraId="1210D123" w14:textId="77777777" w:rsidR="002F275E" w:rsidRDefault="002F275E" w:rsidP="002F275E">
      <w:pPr>
        <w:spacing w:line="240" w:lineRule="auto"/>
        <w:rPr>
          <w:sz w:val="22"/>
          <w:szCs w:val="22"/>
        </w:rPr>
      </w:pPr>
      <w:r>
        <w:rPr>
          <w:sz w:val="22"/>
          <w:szCs w:val="22"/>
        </w:rPr>
        <w:t xml:space="preserve">(4) </w:t>
      </w:r>
      <w:r>
        <w:rPr>
          <w:noProof/>
          <w:sz w:val="22"/>
          <w:szCs w:val="22"/>
          <w:lang w:val="de-DE" w:eastAsia="de-DE"/>
        </w:rPr>
        <mc:AlternateContent>
          <mc:Choice Requires="wps">
            <w:drawing>
              <wp:inline distT="0" distB="0" distL="0" distR="0" wp14:anchorId="27B73FAA" wp14:editId="3C121CAC">
                <wp:extent cx="138700" cy="127900"/>
                <wp:effectExtent l="0" t="0" r="0" b="0"/>
                <wp:docPr id="43" name="Rectangle 43"/>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D7A9"/>
                        </a:solidFill>
                        <a:ln w="12700" cap="flat" cmpd="sng">
                          <a:solidFill>
                            <a:schemeClr val="dk1"/>
                          </a:solidFill>
                          <a:prstDash val="solid"/>
                          <a:round/>
                          <a:headEnd type="none" w="sm" len="sm"/>
                          <a:tailEnd type="none" w="sm" len="sm"/>
                        </a:ln>
                      </wps:spPr>
                      <wps:txbx>
                        <w:txbxContent>
                          <w:p w14:paraId="444E0117" w14:textId="77777777" w:rsidR="002F275E" w:rsidRDefault="002F275E"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27B73FAA" id="Rectangle 43" o:spid="_x0000_s1045"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" fillcolor="#fdd7a9" strokecolor="black [3200]" strokeweight="1pt">
                <v:stroke startarrowwidth="narrow" startarrowlength="short" endarrowwidth="narrow" endarrowlength="short" joinstyle="round"/>
                <v:textbox inset="5mm,2mm,5mm,1mm">
                  <w:txbxContent>
                    <w:p w14:paraId="444E0117" w14:textId="77777777" w:rsidR="002F275E" w:rsidRDefault="002F275E" w:rsidP="002F275E">
                      <w:pPr>
                        <w:jc w:val="center"/>
                        <w:textDirection w:val="btLr"/>
                      </w:pPr>
                    </w:p>
                  </w:txbxContent>
                </v:textbox>
                <w10:anchorlock/>
              </v:rect>
            </w:pict>
          </mc:Fallback>
        </mc:AlternateContent>
      </w:r>
      <w:r>
        <w:rPr>
          <w:sz w:val="22"/>
          <w:szCs w:val="22"/>
        </w:rPr>
        <w:t xml:space="preserve"> East and South-East Asian countries: Taiwan, Republic of Korea, and Japan;</w:t>
      </w:r>
    </w:p>
    <w:p w14:paraId="2A33F572" w14:textId="77777777" w:rsidR="002F275E" w:rsidRDefault="002F275E" w:rsidP="002F275E">
      <w:pPr>
        <w:spacing w:line="240" w:lineRule="auto"/>
        <w:rPr>
          <w:sz w:val="22"/>
          <w:szCs w:val="22"/>
        </w:rPr>
      </w:pPr>
      <w:r>
        <w:rPr>
          <w:sz w:val="22"/>
          <w:szCs w:val="22"/>
        </w:rPr>
        <w:t xml:space="preserve">(5) </w:t>
      </w:r>
      <w:r>
        <w:rPr>
          <w:noProof/>
          <w:sz w:val="22"/>
          <w:szCs w:val="22"/>
          <w:lang w:val="de-DE" w:eastAsia="de-DE"/>
        </w:rPr>
        <mc:AlternateContent>
          <mc:Choice Requires="wps">
            <w:drawing>
              <wp:inline distT="0" distB="0" distL="0" distR="0" wp14:anchorId="1DE2CA01" wp14:editId="206C41D6">
                <wp:extent cx="138700" cy="127900"/>
                <wp:effectExtent l="0" t="0" r="0" b="0"/>
                <wp:docPr id="44" name="Rectangle 44"/>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B4CDE8"/>
                        </a:solidFill>
                        <a:ln w="12700" cap="flat" cmpd="sng">
                          <a:solidFill>
                            <a:schemeClr val="dk1"/>
                          </a:solidFill>
                          <a:prstDash val="solid"/>
                          <a:round/>
                          <a:headEnd type="none" w="sm" len="sm"/>
                          <a:tailEnd type="none" w="sm" len="sm"/>
                        </a:ln>
                      </wps:spPr>
                      <wps:txbx>
                        <w:txbxContent>
                          <w:p w14:paraId="7F8CAAB1" w14:textId="77777777" w:rsidR="002F275E" w:rsidRDefault="002F275E"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1DE2CA01" id="Rectangle 44" o:spid="_x0000_s1046"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" fillcolor="#b4cde8" strokecolor="black [3200]" strokeweight="1pt">
                <v:stroke startarrowwidth="narrow" startarrowlength="short" endarrowwidth="narrow" endarrowlength="short" joinstyle="round"/>
                <v:textbox inset="5mm,2mm,5mm,1mm">
                  <w:txbxContent>
                    <w:p w14:paraId="7F8CAAB1" w14:textId="77777777" w:rsidR="002F275E" w:rsidRDefault="002F275E" w:rsidP="002F275E">
                      <w:pPr>
                        <w:jc w:val="center"/>
                        <w:textDirection w:val="btLr"/>
                      </w:pPr>
                    </w:p>
                  </w:txbxContent>
                </v:textbox>
                <w10:anchorlock/>
              </v:rect>
            </w:pict>
          </mc:Fallback>
        </mc:AlternateContent>
      </w:r>
      <w:r>
        <w:rPr>
          <w:sz w:val="22"/>
          <w:szCs w:val="22"/>
        </w:rPr>
        <w:t xml:space="preserve"> Non-European English-speaking countries: New Zealand, Australia, United States of America (USA), and Canada;</w:t>
      </w:r>
    </w:p>
    <w:p w14:paraId="265BE611" w14:textId="77777777" w:rsidR="002F275E" w:rsidRDefault="002F275E" w:rsidP="002F275E">
      <w:pPr>
        <w:spacing w:line="240" w:lineRule="auto"/>
        <w:rPr>
          <w:sz w:val="22"/>
          <w:szCs w:val="22"/>
        </w:rPr>
      </w:pPr>
      <w:r>
        <w:rPr>
          <w:sz w:val="22"/>
          <w:szCs w:val="22"/>
        </w:rPr>
        <w:t xml:space="preserve">(6) </w:t>
      </w:r>
      <w:r>
        <w:rPr>
          <w:noProof/>
          <w:sz w:val="22"/>
          <w:szCs w:val="22"/>
          <w:lang w:val="de-DE" w:eastAsia="de-DE"/>
        </w:rPr>
        <mc:AlternateContent>
          <mc:Choice Requires="wps">
            <w:drawing>
              <wp:inline distT="0" distB="0" distL="0" distR="0" wp14:anchorId="74266E6E" wp14:editId="01675AF1">
                <wp:extent cx="138700" cy="127900"/>
                <wp:effectExtent l="0" t="0" r="0" b="0"/>
                <wp:docPr id="45" name="Rectangle 45"/>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DFCCE4"/>
                        </a:solidFill>
                        <a:ln w="12700" cap="flat" cmpd="sng">
                          <a:solidFill>
                            <a:schemeClr val="dk1"/>
                          </a:solidFill>
                          <a:prstDash val="solid"/>
                          <a:round/>
                          <a:headEnd type="none" w="sm" len="sm"/>
                          <a:tailEnd type="none" w="sm" len="sm"/>
                        </a:ln>
                      </wps:spPr>
                      <wps:txbx>
                        <w:txbxContent>
                          <w:p w14:paraId="527D3240" w14:textId="77777777" w:rsidR="002F275E" w:rsidRDefault="002F275E"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74266E6E" id="Rectangle 45" o:spid="_x0000_s1047"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" fillcolor="#dfcce4" strokecolor="black [3200]" strokeweight="1pt">
                <v:stroke startarrowwidth="narrow" startarrowlength="short" endarrowwidth="narrow" endarrowlength="short" joinstyle="round"/>
                <v:textbox inset="5mm,2mm,5mm,1mm">
                  <w:txbxContent>
                    <w:p w14:paraId="527D3240" w14:textId="77777777" w:rsidR="002F275E" w:rsidRDefault="002F275E" w:rsidP="002F275E">
                      <w:pPr>
                        <w:jc w:val="center"/>
                        <w:textDirection w:val="btLr"/>
                      </w:pPr>
                    </w:p>
                  </w:txbxContent>
                </v:textbox>
                <w10:anchorlock/>
              </v:rect>
            </w:pict>
          </mc:Fallback>
        </mc:AlternateContent>
      </w:r>
      <w:r>
        <w:rPr>
          <w:sz w:val="22"/>
          <w:szCs w:val="22"/>
        </w:rPr>
        <w:t xml:space="preserve"> Eastern Europe: Moldova, Belarus, Ukraine, and Russia; </w:t>
      </w:r>
    </w:p>
    <w:p w14:paraId="2E95D0E0" w14:textId="77777777" w:rsidR="002F275E" w:rsidRDefault="002F275E" w:rsidP="002F275E">
      <w:pPr>
        <w:spacing w:line="240" w:lineRule="auto"/>
        <w:rPr>
          <w:sz w:val="22"/>
          <w:szCs w:val="22"/>
        </w:rPr>
      </w:pPr>
      <w:r>
        <w:rPr>
          <w:sz w:val="22"/>
          <w:szCs w:val="22"/>
        </w:rPr>
        <w:t xml:space="preserve">(7) </w:t>
      </w:r>
      <w:r>
        <w:rPr>
          <w:noProof/>
          <w:sz w:val="22"/>
          <w:szCs w:val="22"/>
          <w:lang w:val="de-DE" w:eastAsia="de-DE"/>
        </w:rPr>
        <mc:AlternateContent>
          <mc:Choice Requires="wps">
            <w:drawing>
              <wp:inline distT="0" distB="0" distL="0" distR="0" wp14:anchorId="75186F18" wp14:editId="456AD79E">
                <wp:extent cx="138700" cy="127900"/>
                <wp:effectExtent l="0" t="0" r="0" b="0"/>
                <wp:docPr id="46" name="Rectangle 46"/>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FBCD"/>
                        </a:solidFill>
                        <a:ln w="12700" cap="flat" cmpd="sng">
                          <a:solidFill>
                            <a:schemeClr val="dk1"/>
                          </a:solidFill>
                          <a:prstDash val="solid"/>
                          <a:round/>
                          <a:headEnd type="none" w="sm" len="sm"/>
                          <a:tailEnd type="none" w="sm" len="sm"/>
                        </a:ln>
                      </wps:spPr>
                      <wps:txbx>
                        <w:txbxContent>
                          <w:p w14:paraId="27FD9519" w14:textId="77777777" w:rsidR="002F275E" w:rsidRDefault="002F275E"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75186F18" id="Rectangle 46" o:spid="_x0000_s1048"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" fillcolor="#fffbcd" strokecolor="black [3200]" strokeweight="1pt">
                <v:stroke startarrowwidth="narrow" startarrowlength="short" endarrowwidth="narrow" endarrowlength="short" joinstyle="round"/>
                <v:textbox inset="5mm,2mm,5mm,1mm">
                  <w:txbxContent>
                    <w:p w14:paraId="27FD9519" w14:textId="77777777" w:rsidR="002F275E" w:rsidRDefault="002F275E" w:rsidP="002F275E">
                      <w:pPr>
                        <w:jc w:val="center"/>
                        <w:textDirection w:val="btLr"/>
                      </w:pPr>
                    </w:p>
                  </w:txbxContent>
                </v:textbox>
                <w10:anchorlock/>
              </v:rect>
            </w:pict>
          </mc:Fallback>
        </mc:AlternateContent>
      </w:r>
      <w:r>
        <w:rPr>
          <w:sz w:val="22"/>
          <w:szCs w:val="22"/>
        </w:rPr>
        <w:t xml:space="preserve"> Central Europe: Slovakia, Poland, Czech Republic, Estonia, Hungary, Lithuania, Croatia, Slovenia, and Latvia; </w:t>
      </w:r>
    </w:p>
    <w:p w14:paraId="447AEBC7" w14:textId="77777777" w:rsidR="002F275E" w:rsidRDefault="002F275E" w:rsidP="002F275E">
      <w:pPr>
        <w:spacing w:line="240" w:lineRule="auto"/>
        <w:rPr>
          <w:sz w:val="22"/>
          <w:szCs w:val="22"/>
        </w:rPr>
      </w:pPr>
      <w:r>
        <w:rPr>
          <w:sz w:val="22"/>
          <w:szCs w:val="22"/>
        </w:rPr>
        <w:t xml:space="preserve">(8) </w:t>
      </w:r>
      <w:r>
        <w:rPr>
          <w:noProof/>
          <w:sz w:val="22"/>
          <w:szCs w:val="22"/>
          <w:lang w:val="de-DE" w:eastAsia="de-DE"/>
        </w:rPr>
        <mc:AlternateContent>
          <mc:Choice Requires="wps">
            <w:drawing>
              <wp:inline distT="0" distB="0" distL="0" distR="0" wp14:anchorId="2EDE9CFE" wp14:editId="2D3998E3">
                <wp:extent cx="138700" cy="127900"/>
                <wp:effectExtent l="0" t="0" r="0" b="0"/>
                <wp:docPr id="47" name="Rectangle 47"/>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E1ED"/>
                        </a:solidFill>
                        <a:ln w="12700" cap="flat" cmpd="sng">
                          <a:solidFill>
                            <a:schemeClr val="dk1"/>
                          </a:solidFill>
                          <a:prstDash val="solid"/>
                          <a:round/>
                          <a:headEnd type="none" w="sm" len="sm"/>
                          <a:tailEnd type="none" w="sm" len="sm"/>
                        </a:ln>
                      </wps:spPr>
                      <wps:txbx>
                        <w:txbxContent>
                          <w:p w14:paraId="464D9D60" w14:textId="77777777" w:rsidR="002F275E" w:rsidRDefault="002F275E" w:rsidP="002F275E">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2EDE9CFE" id="Rectangle 47" o:spid="_x0000_s1049"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" fillcolor="#fde1ed" strokecolor="black [3200]" strokeweight="1pt">
                <v:stroke startarrowwidth="narrow" startarrowlength="short" endarrowwidth="narrow" endarrowlength="short" joinstyle="round"/>
                <v:textbox inset="5mm,2mm,5mm,1mm">
                  <w:txbxContent>
                    <w:p w14:paraId="464D9D60" w14:textId="77777777" w:rsidR="002F275E" w:rsidRDefault="002F275E" w:rsidP="002F275E">
                      <w:pPr>
                        <w:jc w:val="center"/>
                        <w:textDirection w:val="btLr"/>
                      </w:pPr>
                    </w:p>
                  </w:txbxContent>
                </v:textbox>
                <w10:anchorlock/>
              </v:rect>
            </w:pict>
          </mc:Fallback>
        </mc:AlternateContent>
      </w:r>
      <w:r>
        <w:rPr>
          <w:sz w:val="22"/>
          <w:szCs w:val="22"/>
        </w:rPr>
        <w:t xml:space="preserve"> Southern Europe: Spain, Portugal, Greece, and Italy.</w:t>
      </w:r>
      <w:commentRangeEnd w:id="165"/>
      <w:r>
        <w:rPr>
          <w:rStyle w:val="CommentReference"/>
        </w:rPr>
        <w:commentReference w:id="165"/>
      </w:r>
    </w:p>
    <w:p w14:paraId="1539ADD0" w14:textId="3AB4194B" w:rsidR="006675D0" w:rsidRDefault="002F275E" w:rsidP="002F275E">
      <w:pPr>
        <w:spacing w:before="120" w:line="240" w:lineRule="auto"/>
      </w:pPr>
      <w:commentRangeStart w:id="166"/>
      <w:commentRangeStart w:id="167"/>
      <w:r>
        <w:rPr>
          <w:i/>
          <w:sz w:val="22"/>
          <w:szCs w:val="22"/>
        </w:rPr>
        <w:t>Source</w:t>
      </w:r>
      <w:r>
        <w:rPr>
          <w:sz w:val="22"/>
          <w:szCs w:val="22"/>
        </w:rPr>
        <w:t>: Human Fertility Database (HFD) and Human Fertility Collection (HFC), own calculations.</w:t>
      </w:r>
      <w:commentRangeEnd w:id="166"/>
      <w:r>
        <w:rPr>
          <w:rStyle w:val="CommentReference"/>
        </w:rPr>
        <w:commentReference w:id="166"/>
      </w:r>
      <w:commentRangeEnd w:id="167"/>
      <w:r>
        <w:rPr>
          <w:rStyle w:val="CommentReference"/>
        </w:rPr>
        <w:commentReference w:id="167"/>
      </w:r>
      <w:r w:rsidR="009E6484">
        <w:br w:type="page"/>
      </w:r>
    </w:p>
    <w:p w14:paraId="7E9F2012" w14:textId="02586933" w:rsidR="008B08F4" w:rsidRDefault="008B08F4" w:rsidP="008B08F4">
      <w:bookmarkStart w:id="168" w:name="_Hlk30170865"/>
      <w:r>
        <w:lastRenderedPageBreak/>
        <w:t xml:space="preserve">By contrast, </w:t>
      </w:r>
      <w:r w:rsidR="00626F30">
        <w:t>the cohort fertility level of 1.5</w:t>
      </w:r>
      <w:r w:rsidR="00EF2F2F">
        <w:t>0</w:t>
      </w:r>
      <w:r w:rsidR="00626F30">
        <w:t xml:space="preserve"> children per woman </w:t>
      </w:r>
      <w:r w:rsidR="00346218">
        <w:t>does not appear</w:t>
      </w:r>
      <w:r w:rsidR="00626F30">
        <w:t xml:space="preserve"> to decline further in </w:t>
      </w:r>
      <w:r>
        <w:t>Northern European countries</w:t>
      </w:r>
      <w:bookmarkEnd w:id="168"/>
      <w:r>
        <w:t xml:space="preserve">, with Sweden gaining and loosing replacement fertility levels for women born before 1940 and again around 1960 (resembling the cyclical pattern of total fertility rates described as ‘roller-coaster movement’ by </w:t>
      </w:r>
      <w:r w:rsidR="00CB6DCE">
        <w:fldChar w:fldCharType="begin"/>
      </w:r>
      <w:r w:rsidR="00CB6DCE">
        <w:instrText>ADDIN F1000_CSL_CITATION&lt;~#@#~&gt;[{"title":"Sweden's family policies and roller-coaster fertility","id":"7644008","type":"book","publisher":"websv.ipss.go.jp","author":[{"family":"Hoem","given":"B"},{"family":"Hoem","given":"J M"}],"issued":{"date-parts":[["1997"]]},"citation-label":"7644008","Abstract":"… Limitations in the attainment of gender-equality Sweden may be a world leader in many aspects\nof … to go before this principle has been incorporated into the everyday activities of a majority of\nadult Swedes … size of a group of children aged 1 to 6 (a “class\") in Swedish day-care …","CleanAbstract":"… Limitations in the attainment of gender-equality Sweden may be a world leader in many aspects\nof … to go before this principle has been incorporated into the everyday activities of a majority of\nadult Swedes … size of a group of children aged 1 to 6 (a “class\") in Swedish day-care …"}]</w:instrText>
      </w:r>
      <w:r w:rsidR="00CB6DCE">
        <w:fldChar w:fldCharType="separate"/>
      </w:r>
      <w:r w:rsidR="00CB6DCE">
        <w:t>(Hoem and Hoem 1997)</w:t>
      </w:r>
      <w:r w:rsidR="00CB6DCE">
        <w:fldChar w:fldCharType="end"/>
      </w:r>
      <w:r w:rsidR="00626F30">
        <w:t>,</w:t>
      </w:r>
      <w:r>
        <w:t xml:space="preserve"> and Norway standing out for losing but subsequently regaining replacement cohort fertility for women born after 1956 (see earlier discussion in section 3.2).</w:t>
      </w:r>
      <w:r>
        <w:t xml:space="preserve"> Among non-European English-speaking countries, New Zealand stands out for presenting relatively stable cohort fertility levels. </w:t>
      </w:r>
    </w:p>
    <w:p w14:paraId="705FDEA2" w14:textId="7B9F104D" w:rsidR="008B08F4" w:rsidRDefault="008B08F4" w:rsidP="008B08F4">
      <w:commentRangeStart w:id="169"/>
      <w:r>
        <w:t xml:space="preserve">At the lower end of the spectrum, we find Southern European countries, such as Spain and Italy, where replacement fertility levels where lost for women born around 1945 in Italy and 1954 in Spain. </w:t>
      </w:r>
      <w:commentRangeEnd w:id="169"/>
      <w:r w:rsidR="006524F3">
        <w:rPr>
          <w:rStyle w:val="CommentReference"/>
        </w:rPr>
        <w:commentReference w:id="169"/>
      </w:r>
      <w:r>
        <w:t xml:space="preserve">Both countries appear at increased risk of future cohorts not </w:t>
      </w:r>
      <w:r>
        <w:t xml:space="preserve">reaching 1.50 children per woman. East and South-East Asian countries </w:t>
      </w:r>
      <w:r>
        <w:t xml:space="preserve">experienced a rapid industrialization which led to a sharp decline in total fertility rates during the second half of the twentieth century, reaching levels close to one child per woman in recent years. Compared to Taiwan and the Republic of Korea (South Korea, hereafter), Japan witnessed an earlier onset of cohort fertility decline: for cohorts born between around 1933 and 1944 we observe a series of vertical lines after around the age of 36, denoting that some cohorts lost and regained replacement fertility in rapid succession. By contrast, in South Korea and Taiwan replacement fertility was lost for women born in later years, around 1958 and 1964, respectively. </w:t>
      </w:r>
      <w:bookmarkStart w:id="171" w:name="_Hlk30172582"/>
      <w:r>
        <w:t>Of the three population</w:t>
      </w:r>
      <w:r w:rsidR="00EF2F2F">
        <w:t>s</w:t>
      </w:r>
      <w:r>
        <w:t xml:space="preserve">, South Korea appears more likely to sustain fertility </w:t>
      </w:r>
      <w:r w:rsidR="00EF2F2F">
        <w:t>of at least 1.50 children per woman</w:t>
      </w:r>
      <w:bookmarkEnd w:id="171"/>
      <w:r w:rsidR="00D726D4">
        <w:t>.</w:t>
      </w:r>
    </w:p>
    <w:p w14:paraId="60CDB1F8" w14:textId="114D0D6B" w:rsidR="006675D0" w:rsidRDefault="000C7C70" w:rsidP="000C7C70">
      <w:pPr>
        <w:pStyle w:val="Heading1"/>
        <w:numPr>
          <w:ilvl w:val="0"/>
          <w:numId w:val="2"/>
        </w:numPr>
        <w:spacing w:before="0"/>
        <w:ind w:left="284" w:hanging="284"/>
      </w:pPr>
      <w:r>
        <w:lastRenderedPageBreak/>
        <w:t>C</w:t>
      </w:r>
      <w:r w:rsidR="009E6484">
        <w:t>onclusions</w:t>
      </w:r>
    </w:p>
    <w:p w14:paraId="562FF5D0" w14:textId="0605811E" w:rsidR="00EF2F2F" w:rsidRDefault="00EF2F2F">
      <w:pPr>
        <w:pStyle w:val="Heading2"/>
        <w:rPr>
          <w:ins w:id="172" w:author="Serena Pattaro" w:date="2020-01-10T17:52:00Z"/>
        </w:rPr>
        <w:pPrChange w:id="173" w:author="Serena Pattaro" w:date="2020-01-10T17:52:00Z">
          <w:pPr/>
        </w:pPrChange>
      </w:pPr>
      <w:ins w:id="174" w:author="Serena Pattaro" w:date="2020-01-10T17:51:00Z">
        <w:r>
          <w:t xml:space="preserve">4.1 </w:t>
        </w:r>
      </w:ins>
      <w:ins w:id="175" w:author="Serena Pattaro" w:date="2020-01-13T16:18:00Z">
        <w:r w:rsidR="00A51374">
          <w:t>Summary and discussion of the main results</w:t>
        </w:r>
      </w:ins>
    </w:p>
    <w:p w14:paraId="4E3153C8" w14:textId="7C317936" w:rsidR="006675D0" w:rsidRDefault="009E6484">
      <w:r>
        <w:rPr>
          <w:color w:val="000000"/>
        </w:rPr>
        <w:t xml:space="preserve">In this paper we describe a new refinement and adaptation of the Lexis surface optimised to fertility data. By using both colour/shade and contours to mark age-specific fertility rates, and </w:t>
      </w:r>
      <w:ins w:id="176" w:author="Serena Pattaro" w:date="2020-01-13T15:55:00Z">
        <w:r w:rsidR="00346218">
          <w:rPr>
            <w:color w:val="000000"/>
          </w:rPr>
          <w:t xml:space="preserve">pseudo </w:t>
        </w:r>
      </w:ins>
      <w:r>
        <w:rPr>
          <w:color w:val="000000"/>
        </w:rPr>
        <w:t xml:space="preserve">cumulative cohort fertility milestones, respectively, we show how these two types of data are </w:t>
      </w:r>
      <w:proofErr w:type="gramStart"/>
      <w:r>
        <w:rPr>
          <w:color w:val="000000"/>
        </w:rPr>
        <w:t>related, and</w:t>
      </w:r>
      <w:proofErr w:type="gramEnd"/>
      <w:r>
        <w:rPr>
          <w:color w:val="000000"/>
        </w:rPr>
        <w:t xml:space="preserve"> can be concisely represented in a single visualization. We present examples which introduce and comment on different features within specific countries, to provide conceptual ‘</w:t>
      </w:r>
      <w:proofErr w:type="gramStart"/>
      <w:r>
        <w:rPr>
          <w:color w:val="000000"/>
        </w:rPr>
        <w:t>stepping stones’</w:t>
      </w:r>
      <w:proofErr w:type="gramEnd"/>
      <w:r>
        <w:rPr>
          <w:color w:val="000000"/>
        </w:rPr>
        <w:t xml:space="preserve"> for developing familiarization with this novel visualization approach. We conclude with a visualization of </w:t>
      </w:r>
      <w:ins w:id="177" w:author="Serena Pattaro" w:date="2020-01-13T15:56:00Z">
        <w:r w:rsidR="007138A6">
          <w:rPr>
            <w:color w:val="000000"/>
          </w:rPr>
          <w:t xml:space="preserve">fertility trends for </w:t>
        </w:r>
      </w:ins>
      <w:r>
        <w:rPr>
          <w:color w:val="000000"/>
        </w:rPr>
        <w:t xml:space="preserve">45 countries, based on hundreds of thousands of specific data points. </w:t>
      </w:r>
    </w:p>
    <w:p w14:paraId="7C2A46D4" w14:textId="77777777" w:rsidR="00A51374" w:rsidRDefault="009E6484">
      <w:bookmarkStart w:id="178" w:name="_Hlk22562525"/>
      <w:r w:rsidRPr="00726ED6">
        <w:t xml:space="preserve">Previous studies using visualization techniques of the Lexis surface either focused on data from a single country </w:t>
      </w:r>
      <w:r w:rsidR="00CB6DCE">
        <w:fldChar w:fldCharType="begin"/>
      </w:r>
      <w:r w:rsidR="00CB6DCE">
        <w:instrText>ADDIN F1000_CSL_CITATION&lt;~#@#~&gt;[{"title":"Two centuries of Swiss demographic history","id":"7579179","type":"report","publisher":"Neuchâtel: Swiss Federal Statistical Office","author":[{"family":"Calot","given":"G"},{"family":"Confesson","given":"A"},{"family":"Sardon","given":"J P"},{"family":"Baranzini","given":"E"},{"family":"Cotter","given":"S"},{"family":"Wanner","given":"P"}],"issued":{"date-parts":[["1998"]]},"prefix":"","suffix":"","citation-label":"7579179","CleanAbstract":"No abstract available"}]</w:instrText>
      </w:r>
      <w:r w:rsidR="00CB6DCE">
        <w:fldChar w:fldCharType="separate"/>
      </w:r>
      <w:r w:rsidR="00CB6DCE">
        <w:t>(Calot et al. 1998)</w:t>
      </w:r>
      <w:r w:rsidR="00CB6DCE">
        <w:fldChar w:fldCharType="end"/>
      </w:r>
      <w:r w:rsidRPr="00726ED6">
        <w:t xml:space="preserve">, sub-national regions </w:t>
      </w:r>
      <w:r w:rsidR="00FC4EEE">
        <w:fldChar w:fldCharType="begin"/>
      </w:r>
      <w:r w:rsidR="00FC4EEE">
        <w:instrText>ADDIN F1000_CSL_CITATION&lt;~#@#~&gt;[{"title":"Comparing changing age-specific fertility across the United Kingdom using Lexis diagrams. ESRC Centre for Population Change Working Paper 50","id":"6944737","type":"book","publisher":"ESRC Centre for Population Change","author":[{"family":"Campbell","given":"Malcolm"},{"family":"Robards","given":"James"}],"issued":{"date-parts":[["2014"]]},"publisher-place":"Southampton","prefix":"","suffix":"","citation-label":"6944737","CleanAbstract":"No abstract available"},{"title":"Visualizing Mortality Dynamics in the Lexis Diagram","id":"6944738","type":"book","volume":"44","publisher":"Springer","isbn":"3319648209","author":[{"family":"Rau","given":"Roland"},{"family":"Bohk-Ewald","given":"Christina"},{"family":"Muszyńska","given":"Magdalena M"},{"family":"Vaupel","given":"James W"}],"issued":{"date-parts":[["2018"]]},"prefix":"","suffix":"","citation-label":"6944738","CleanAbstract":"No abstract available"}]</w:instrText>
      </w:r>
      <w:r w:rsidR="00FC4EEE">
        <w:fldChar w:fldCharType="separate"/>
      </w:r>
      <w:r w:rsidR="00FC4EEE">
        <w:t>(Campbell and Robards 2014; Rau et al. 2018)</w:t>
      </w:r>
      <w:r w:rsidR="00FC4EEE">
        <w:fldChar w:fldCharType="end"/>
      </w:r>
      <w:r w:rsidRPr="00726ED6">
        <w:t xml:space="preserve"> or a more limited number of countries </w:t>
      </w:r>
      <w:r w:rsidR="00FC4EEE">
        <w:fldChar w:fldCharType="begin"/>
      </w:r>
      <w:r w:rsidR="00FC4EEE">
        <w:instrText>ADDIN F1000_CSL_CITATION&lt;~#@#~&gt;[{"title":"Evolution of the shape of the fertility curve: Why might some countries develop a bimodal curve?","id":"6944719","page":"295-324","type":"article-journal","volume":"37","issue":"11","author":[{"family":"Burkimsher","given":"Marion"}],"issued":{"date-parts":[["2017"]]},"container-title":"Demographic Research","container-title-short":"Demographic Research","journalAbbreviation":"Demographic Research","prefix":"","suffix":"","citation-label":"6944719","CleanAbstract":"No abstract available"}]</w:instrText>
      </w:r>
      <w:r w:rsidR="00FC4EEE">
        <w:fldChar w:fldCharType="separate"/>
      </w:r>
      <w:r w:rsidR="00FC4EEE">
        <w:t>(Burkimsher 2017)</w:t>
      </w:r>
      <w:r w:rsidR="00FC4EEE">
        <w:fldChar w:fldCharType="end"/>
      </w:r>
      <w:r w:rsidRPr="00726ED6">
        <w:t>.</w:t>
      </w:r>
      <w:r w:rsidRPr="00AB1490">
        <w:t xml:space="preserve"> Compared to previous research, our paper combines different tools of the Lexis surface in a novel way and explores </w:t>
      </w:r>
      <w:proofErr w:type="gramStart"/>
      <w:r w:rsidRPr="00AB1490">
        <w:t>a large number of</w:t>
      </w:r>
      <w:proofErr w:type="gramEnd"/>
      <w:r w:rsidRPr="00AB1490">
        <w:t xml:space="preserve"> countries, supporting a more fine-grained comparison of multiple pieces of information for the exploration of fertility trends over time and across geographic regions.</w:t>
      </w:r>
      <w:bookmarkEnd w:id="178"/>
    </w:p>
    <w:p w14:paraId="0F124360" w14:textId="63D34634" w:rsidR="006675D0" w:rsidRPr="00AB1490" w:rsidRDefault="009E6484">
      <w:bookmarkStart w:id="179" w:name="_Hlk30172867"/>
      <w:r w:rsidRPr="00AB1490">
        <w:t xml:space="preserve">Our study shows that </w:t>
      </w:r>
      <w:ins w:id="180" w:author="Serena Pattaro" w:date="2020-01-10T17:55:00Z">
        <w:r w:rsidR="00EF2F2F">
          <w:t xml:space="preserve">in </w:t>
        </w:r>
        <w:proofErr w:type="gramStart"/>
        <w:r w:rsidR="00EF2F2F">
          <w:t>a large number of</w:t>
        </w:r>
      </w:ins>
      <w:proofErr w:type="gramEnd"/>
      <w:r w:rsidRPr="00AB1490">
        <w:t xml:space="preserve"> countries fertility rates have dramatically fallen over time reaching levels</w:t>
      </w:r>
      <w:ins w:id="181" w:author="Serena Pattaro" w:date="2020-01-10T17:54:00Z">
        <w:r w:rsidR="00EF2F2F">
          <w:t xml:space="preserve"> of at least 1.</w:t>
        </w:r>
      </w:ins>
      <w:ins w:id="182" w:author="Serena Pattaro" w:date="2020-01-10T17:55:00Z">
        <w:r w:rsidR="00EF2F2F">
          <w:t>50 children per woman</w:t>
        </w:r>
      </w:ins>
      <w:r w:rsidRPr="00AB1490">
        <w:t>.</w:t>
      </w:r>
      <w:bookmarkEnd w:id="179"/>
      <w:r w:rsidRPr="00AB1490">
        <w:t xml:space="preserve"> For most countries, much of this shift has occurred starting from the 1960s. Once countries have fallen below a replacement fertility </w:t>
      </w:r>
      <w:proofErr w:type="gramStart"/>
      <w:r w:rsidRPr="00AB1490">
        <w:t>level</w:t>
      </w:r>
      <w:proofErr w:type="gramEnd"/>
      <w:r w:rsidRPr="00AB1490">
        <w:t xml:space="preserve"> they tend to not return to it. These trends have been documented elsewhere </w:t>
      </w:r>
      <w:r w:rsidR="00FC4EEE">
        <w:fldChar w:fldCharType="begin"/>
      </w:r>
      <w:r w:rsidR="00FC4EEE">
        <w:instrText>ADDIN F1000_CSL_CITATION&lt;~#@#~&gt;[{"title":"Evolution of the shape of the fertility curve: Why might some countries develop a bimodal curve?","id":"6944719","page":"295-324","type":"article-journal","volume":"37","issue":"11","author":[{"family":"Burkimsher","given":"Marion"}],"issued":{"date-parts":[["2017"]]},"container-title":"Demographic Research","container-title-short":"Demographic Research","journalAbbreviation":"Demographic Research","prefix":"","suffix":"","citation-label":"6944719","CleanAbstract":"No abstract available"},{"title":"Two centuries of Swiss demographic history","id":"7579179","type":"report","publisher":"Neuchâtel: Swiss Federal Statistical Office","author":[{"family":"Calot","given":"G"},{"family":"Confesson","given":"A"},{"family":"Sardon","given":"J P"},{"family":"Baranzini","given":"E"},{"family":"Cotter","given":"S"},{"family":"Wanner","given":"P"}],"issued":{"date-parts":[["1998"]]},"prefix":"","suffix":"","citation-label":"7579179","CleanAbstract":"No abstract available"},{"title":"Visualizing Mortality Dynamics in the Lexis Diagram","id":"6944738","type":"book","volume":"44","publisher":"Springer","isbn":"3319648209","author":[{"family":"Rau","given":"Roland"},{"family":"Bohk-Ewald","given":"Christina"},{"family":"Muszyńska","given":"Magdalena M"},{"family":"Vaupel","given":"James W"}],"issued":{"date-parts":[["2018"]]},"prefix":"","suffix":"","citation-label":"6944738","CleanAbstract":"No abstract available"}]</w:instrText>
      </w:r>
      <w:r w:rsidR="00FC4EEE">
        <w:fldChar w:fldCharType="separate"/>
      </w:r>
      <w:r w:rsidR="00FC4EEE">
        <w:t>(Burkimsher 2017; Calot et al. 1998; Rau et al. 2018)</w:t>
      </w:r>
      <w:r w:rsidR="00FC4EEE">
        <w:fldChar w:fldCharType="end"/>
      </w:r>
      <w:r w:rsidRPr="00AB1490">
        <w:t xml:space="preserve">. Contributing factors are changes in the socio-economic and normative contexts, led for example by the introduction </w:t>
      </w:r>
      <w:r w:rsidRPr="00AB1490">
        <w:lastRenderedPageBreak/>
        <w:t>of modern contraception and the increase in women’s educational attainment and labour force participation, along with changes in the political and institutional contexts, such as the collapse of the Socialist regime, the shifts in the labour market structures at both national and regional levels</w:t>
      </w:r>
      <w:ins w:id="183" w:author="Serena Pattaro" w:date="2020-01-13T16:10:00Z">
        <w:r w:rsidR="00AD4108">
          <w:t>,</w:t>
        </w:r>
      </w:ins>
      <w:r w:rsidRPr="00AB1490">
        <w:t xml:space="preserve"> and the availability of policies supporting work-family reconciliation </w:t>
      </w:r>
      <w:r w:rsidR="00FC4EEE">
        <w:fldChar w:fldCharType="begin"/>
      </w:r>
      <w:r w:rsidR="00FC4EEE">
        <w:instrText>ADDIN F1000_CSL_CITATION&lt;~#@#~&gt;[{"title":"Fertility in advanced societies: A review of research","id":"6944739","page":"1-38","type":"article-journal","volume":"29","issue":"1","author":[{"family":"Balbo","given":"Nicoletta"},{"family":"Billari","given":"Francesco C"},{"family":"Mills","given":"Melinda"}],"issued":{"date-parts":[["2013"]]},"container-title":"European Journal of Population/Revue européenne de Démographie","container-title-short":"European Journal of Population/Revue européenne de Démographie","journalAbbreviation":"European Journal of Population/Revue européenne de Démographie","prefix":"","suffix":"","citation-label":"6944739","CleanAbstract":"No abstract available"},{"title":"Low Fertility at the Turn of the Twenty-First Century.","id":"6447141","page":"375-399","type":"article-journal","volume":"32","author":[{"family":"Morgan","given":"S Philip"},{"family":"Taylor","given":"Miles G"}],"issued":{"date-parts":[["2006","8","1"]]},"container-title":"Annual review of sociology","container-title-short":"Annu. Rev. Sociol.","journalAbbreviation":"Annu. Rev. Sociol.","DOI":"10.1146/annurev.soc.31.041304.122220","PMID":"20376287","PMCID":"PMC2849172","prefix":"","suffix":"","citation-label":"6447141","Abstract":"In the past few decades, demographic concerns have shifted from rapid population growth fueled by high fertility to concerns of population decline produced by very low, sub-replacement fertility levels. Once considered a problem unique to Europe or developed nations, concerns now center on the global spread of low fertility. Nearly half of the world's population now lives in countries with fertility at or below replacement levels. Further, by the mid-twenty-first century three of four countries now described as developing are projected to reach or slip below replacement fertility. We review the research on low fertility through the predominant frameworks and theories used to explain it. These explanations range from decomposition and proximate determinant frameworks to grand theories on the fundamental causes underlying the pervasiveness and spread of low fertility. We focus on the ability of theory to situate previous and future findings and conclude with directions for furthur research.","CleanAbstract":"In the past few decades, demographic concerns have shifted from rapid population growth fueled by high fertility to concerns of population decline produced by very low, sub-replacement fertility levels. Once considered a problem unique to Europe or developed nations, concerns now center on the global spread of low fertility. Nearly half of the world's population now lives in countries with fertility at or below replacement levels. Further, by the mid-twenty-first century three of four countries now described as developing are projected to reach or slip below replacement fertility. We review the research on low fertility through the predominant frameworks and theories used to explain it. These explanations range from decomposition and proximate determinant frameworks to grand theories on the fundamental causes underlying the pervasiveness and spread of low fertility. We focus on the ability of theory to situate previous and future findings and conclude with directions for furthur research."},{"title":"Diverse paths to low and lower fertility: An overview","id":"7629823","type":"chapter","author":[{"family":"Rindfuss","given":"R R"},{"family":"Choe","given":"M K"}],"issued":{"date-parts":[["2016"]]},"editor":[{"family":"Rindfuss","given":"R R"},{"family":"Choe","given":"M K"}],"container-title":"Low fertility, institutions, and their policies. Variations across industrialized countries","prefix":"","suffix":"","citation-label":"7629823","CleanAbstract":"No abstract available"}]</w:instrText>
      </w:r>
      <w:r w:rsidR="00FC4EEE">
        <w:fldChar w:fldCharType="separate"/>
      </w:r>
      <w:r w:rsidR="00FC4EEE">
        <w:t>(Balbo</w:t>
      </w:r>
      <w:r w:rsidR="00F0016B">
        <w:t>, Billari, and Mills</w:t>
      </w:r>
      <w:r w:rsidR="00FC4EEE">
        <w:t xml:space="preserve"> 2013; Morgan and Taylor 2006; Rindfuss and Choe 2016)</w:t>
      </w:r>
      <w:r w:rsidR="00FC4EEE">
        <w:fldChar w:fldCharType="end"/>
      </w:r>
      <w:r w:rsidRPr="00AB1490">
        <w:t xml:space="preserve">. </w:t>
      </w:r>
    </w:p>
    <w:p w14:paraId="4AAF6FF9" w14:textId="2DA7757D" w:rsidR="006675D0" w:rsidRDefault="009E6484">
      <w:bookmarkStart w:id="184" w:name="_Hlk30173308"/>
      <w:commentRangeStart w:id="185"/>
      <w:commentRangeStart w:id="186"/>
      <w:r w:rsidRPr="00AB1490">
        <w:t xml:space="preserve">Our study also shows that there is considerable variation around the general trend, both across and within geographic regions. For example, prior to the 1970s East </w:t>
      </w:r>
      <w:ins w:id="187" w:author="Serena Pattaro" w:date="2020-01-14T13:09:00Z">
        <w:r w:rsidR="002D23DA">
          <w:t xml:space="preserve">and West </w:t>
        </w:r>
      </w:ins>
      <w:r w:rsidRPr="00AB1490">
        <w:t xml:space="preserve">Germany shared common </w:t>
      </w:r>
      <w:ins w:id="188" w:author="Serena Pattaro" w:date="2020-01-14T13:08:00Z">
        <w:r w:rsidR="002D23DA">
          <w:t>trend</w:t>
        </w:r>
      </w:ins>
      <w:ins w:id="189" w:author="Serena Pattaro" w:date="2020-01-14T13:15:00Z">
        <w:r w:rsidR="002D23DA">
          <w:t>s</w:t>
        </w:r>
      </w:ins>
      <w:ins w:id="190" w:author="Serena Pattaro" w:date="2020-01-14T13:08:00Z">
        <w:r w:rsidR="002D23DA">
          <w:t xml:space="preserve"> in fertility decli</w:t>
        </w:r>
      </w:ins>
      <w:ins w:id="191" w:author="Serena Pattaro" w:date="2020-01-14T13:09:00Z">
        <w:r w:rsidR="002D23DA">
          <w:t xml:space="preserve">ne </w:t>
        </w:r>
      </w:ins>
      <w:del w:id="192" w:author="Serena Pattaro" w:date="2020-01-14T13:09:00Z">
        <w:r w:rsidRPr="00AB1490" w:rsidDel="002D23DA">
          <w:delText>features with West Germany in terms of a fall in fertility</w:delText>
        </w:r>
      </w:del>
      <w:r w:rsidRPr="00AB1490">
        <w:t>and loss of replacement fertility for cohorts born before 1940. During the 1970s and 1980s, East Germany</w:t>
      </w:r>
      <w:r>
        <w:t xml:space="preserve"> had a recovery in fertility while </w:t>
      </w:r>
      <w:ins w:id="193" w:author="Serena Pattaro" w:date="2020-01-14T13:16:00Z">
        <w:r w:rsidR="002D23DA">
          <w:t>fertility continued to decline in</w:t>
        </w:r>
      </w:ins>
      <w:ins w:id="194" w:author="Serena Pattaro" w:date="2020-01-14T13:17:00Z">
        <w:r w:rsidR="002D23DA">
          <w:t xml:space="preserve"> </w:t>
        </w:r>
      </w:ins>
      <w:r>
        <w:t>West Germany</w:t>
      </w:r>
      <w:del w:id="195" w:author="Serena Pattaro" w:date="2020-01-14T13:17:00Z">
        <w:r w:rsidDel="002D23DA">
          <w:delText xml:space="preserve"> went on to experience a continuous decline in fertility</w:delText>
        </w:r>
      </w:del>
      <w:r>
        <w:t>, with a rapid convergence of fertility schedules after the collapse of the Berlin Wall</w:t>
      </w:r>
      <w:del w:id="196" w:author="Serena Pattaro" w:date="2020-01-14T13:18:00Z">
        <w:r w:rsidDel="00F4399B">
          <w:delText xml:space="preserve"> at the end of the 1980s</w:delText>
        </w:r>
      </w:del>
      <w:r>
        <w:t xml:space="preserve">. As reported in other studies </w:t>
      </w:r>
      <w:r w:rsidR="00FC4EEE">
        <w:fldChar w:fldCharType="begin"/>
      </w:r>
      <w:r w:rsidR="00FC4EEE">
        <w:instrText>ADDIN F1000_CSL_CITATION&lt;~#@#~&gt;[{"title":"The Fertility Transition Revisited: A Cohort Perspective","id":"6944683","type":"article-journal","author":[{"family":"Frejka","given":"Tomas"}],"issued":{"date-parts":[["2017"]]},"container-title":"Federal Institute for Population Research","container-title-short":"Federal Institute for Population Research","journalAbbreviation":"Federal Institute for Population Research","DOI":"10.12765/cpos-2017-10en","prefix":"","suffix":"","citation-label":"6944683","Abstract":"This paper deals with the fertility transition, one of the two essential components of the demographic transition. The analysis demonstrates that by applying the cohort perspective new insights are obtained about how the fertility transition unfolded. Within the overall framework of the fertility transition there were four distinct pathways of fertility trends. Combining these findings with those of other scholars shows that the demographic transition has not yet led to an equilibrium of relatively stable low mortality and stable low fertility.\n\nThe four fertility transition pathways are the following: (1) The Western fertility transition pathway characterized by major cohort total fertility rate (CTFR) fluctuations; (2) the South European fertility transition pathway characterized by an almost uninterrupted CTFR decline; (3) the Central and East European fertility transition pathway characterized by stable CTFRs in the 1920s to 1950s cohorts and a decline in the 1960s and 1970s cohorts; (4) the East and South-East Asia fertility transition pathway characterized by a late start in the mid-20th century with rapidly declining CTFRs.\nThe exploration of societal conditions shaping fertility trends in the 19th and 20th centuries confirms Notestein’s conclusions that the causes are a complex combination of “technological, social, economic, and political developments” as well as cultural and ideational effects, and that it is “impossible to be precise about the various causal factors”. At times the primary factors were economic, as in the Great Depression of the 1930s and the 1960s post-war prosperity in Western countries. However, these economic factors also had many political, cultural, social, policy and other important facets. In Central and Eastern Europe the primary factors during the era of state socialism were the political system and social policies. The patriarchal nature of societies was the prime factor shaping fertility trends in Southern Europe and in East and South-East Asia.","CleanAbstract":"This paper deals with the fertility transition, one of the two essential components of the demographic transition. The analysis demonstrates that by applying the cohort perspective new insights are obtained about how the fertility transition unfolded. Within the overall framework of the fertility transition there were four distinct pathways of fertility trends. Combining these findings with those of other scholars shows that the demographic transition has not yet led to an equilibrium of relatively stable low mortality and stable low fertility.\n\nThe four fertility transition pathways are the following: (1) The Western fertility transition pathway characterized by major cohort total fertility rate (CTFR) fluctuations; (2) the South European fertility transition pathway characterized by an almost uninterrupted CTFR decline; (3) the Central and East European fertility transition pathway characterized by stable CTFRs in the 1920s to 1950s cohorts and a decline in the 1960s and 1970s cohorts; (4) the East and South-East Asia fertility transition pathway characterized by a late start in the mid-20th century with rapidly declining CTFRs.\nThe exploration of societal conditions shaping fertility trends in the 19th and 20th centuries confirms Notestein’s conclusions that the causes are a complex combination of “technological, social, economic, and political developments” as well as cultural and ideational effects, and that it is “impossible to be precise about the various causal factors”. At times the primary factors were economic, as in the Great Depression of the 1930s and the 1960s post-war prosperity in Western countries. However, these economic factors also had many political, cultural, social, policy and other important facets. In Central and Eastern Europe the primary factors during the era of state socialism were the political system and social policies. The patriarchal nature of societies was the prime factor shaping fertility trends in Southern Europe and in East and South-East Asia."},{"title":"Economic Recession and Fertility in the Developed World Economic Recession and Fertility in the Developed","id":"6944691","page":"267-306","type":"article-journal","volume":"37","issue":"2","author":[{"family":"Sobotka","given":"Tomáš"},{"family":"Skirbekk","given":"Vegard"},{"family":"Philipov","given":"Dimiter"}],"issued":{"date-parts":[["2011"]]},"container-title":"Population and Development Review","container-title-short":"Population and Development Review","journalAbbreviation":"Population and Development Review","prefix":"","suffix":"","citation-label":"6944691","CleanAbstract":"No abstract available"}]</w:instrText>
      </w:r>
      <w:r w:rsidR="00FC4EEE">
        <w:fldChar w:fldCharType="separate"/>
      </w:r>
      <w:r w:rsidR="00FC4EEE">
        <w:t>(Frejka 2017; Sobotka</w:t>
      </w:r>
      <w:r w:rsidR="00514C6C">
        <w:t xml:space="preserve">, Skirbekk, and Philipov </w:t>
      </w:r>
      <w:r w:rsidR="00FC4EEE">
        <w:t>2011)</w:t>
      </w:r>
      <w:r w:rsidR="00FC4EEE">
        <w:fldChar w:fldCharType="end"/>
      </w:r>
      <w:r>
        <w:t>, cohort fertility rates kept decreasing in East and West Germany and now appear to have stabili</w:t>
      </w:r>
      <w:r w:rsidR="00F62604">
        <w:t>z</w:t>
      </w:r>
      <w:r>
        <w:t>ed below replacement level. Differences in fertility pathways between East and West Germany are largely attributed to disparities in social policies and socio-economic conditions</w:t>
      </w:r>
      <w:r w:rsidR="002D23DA">
        <w:t xml:space="preserve"> </w:t>
      </w:r>
      <w:del w:id="197" w:author="Serena Pattaro" w:date="2020-01-14T13:18:00Z">
        <w:r w:rsidDel="00F4399B">
          <w:delText xml:space="preserve">, with increasing levels of economic uncertainty also playing a major role </w:delText>
        </w:r>
      </w:del>
      <w:r>
        <w:t xml:space="preserve">following the German reunification </w:t>
      </w:r>
      <w:r w:rsidR="00FC4EEE">
        <w:fldChar w:fldCharType="begin"/>
      </w:r>
      <w:r w:rsidR="00FC4EEE">
        <w:instrText>ADDIN F1000_CSL_CITATION&lt;~#@#~&gt;[{"title":"Women's Employment and Non-Marital Childbearing: A Comparison between East and West Germany in the 1990s","id":"7629825","page":"331","type":"article-journal","volume":"57","issue":"2","author":[{"family":"Konietzka","given":"Dirk"},{"family":"Kreyenfeld","given":"Michaela"}],"issued":{"date-parts":[["2002","3"]]},"container-title":"Population (English Edition, 2002-)","container-title-short":"Population (English Edition, 2002-)","journalAbbreviation":"Population (English Edition, 2002-)","DOI":"10.2307/3246612","prefix":"","suffix":"","citation-label":"7629825","CleanAbstract":"No abstract available"},{"title":"The low-fertility trap hypothesis: Forces that may lead to further postponement and fewer births in Europe","id":"6944668","page":"167-192","type":"article-journal","author":[{"family":"Lutz","given":"Wolfgang"},{"family":"Skirbekk","given":"Vegard"},{"family":"Testa","given":"Maria Rita"}],"issued":{"date-parts":[["2006"]]},"container-title":"Vienna yearbook of population research","container-title-short":"Vienna yearbook of population research","journalAbbreviation":"Vienna yearbook of population research","prefix":"","suffix":"","citation-label":"6944668","CleanAbstract":"No abstract available"},{"title":"Declining fertility in east germany after unification: A demographic response to socioeconomic change","id":"7573133","page":"387","type":"article-journal","volume":"21","issue":"2","author":[{"family":"Witte","given":"James C."},{"family":"Wagner","given":"Gert G."}],"issued":{"date-parts":[["1995","6"]]},"container-title":"Population and development review","container-title-short":"Popul. Dev. Rev.","journalAbbreviation":"Popul. Dev. Rev.","DOI":"10.2307/2137500","prefix":"","suffix":"","citation-label":"7573133","CleanAbstract":"No abstract available"}]</w:instrText>
      </w:r>
      <w:r w:rsidR="00FC4EEE">
        <w:fldChar w:fldCharType="separate"/>
      </w:r>
      <w:r w:rsidR="00FC4EEE">
        <w:t>(Konietzka and Kreyenfeld 2002</w:t>
      </w:r>
      <w:del w:id="198" w:author="Serena Pattaro" w:date="2020-01-14T13:29:00Z">
        <w:r w:rsidR="00FC4EEE" w:rsidDel="00704FD2">
          <w:delText>; Lutz</w:delText>
        </w:r>
        <w:r w:rsidR="00514C6C" w:rsidDel="00704FD2">
          <w:delText>, Skirbekk, and Testa</w:delText>
        </w:r>
        <w:r w:rsidR="00FC4EEE" w:rsidDel="00704FD2">
          <w:delText xml:space="preserve"> 2006</w:delText>
        </w:r>
      </w:del>
      <w:del w:id="199" w:author="Serena Pattaro" w:date="2020-01-14T13:12:00Z">
        <w:r w:rsidR="00FC4EEE" w:rsidDel="002D23DA">
          <w:delText>; Witte and Wagner 1995</w:delText>
        </w:r>
      </w:del>
      <w:r w:rsidR="00FC4EEE">
        <w:t>)</w:t>
      </w:r>
      <w:r w:rsidR="00FC4EEE">
        <w:fldChar w:fldCharType="end"/>
      </w:r>
      <w:ins w:id="200" w:author="Serena Pattaro" w:date="2020-01-14T13:14:00Z">
        <w:r w:rsidR="002D23DA">
          <w:t xml:space="preserve">, </w:t>
        </w:r>
      </w:ins>
      <w:ins w:id="201" w:author="Serena Pattaro" w:date="2020-01-14T13:31:00Z">
        <w:r w:rsidR="00704FD2">
          <w:t>which may</w:t>
        </w:r>
      </w:ins>
      <w:ins w:id="202" w:author="Serena Pattaro" w:date="2020-01-14T13:30:00Z">
        <w:r w:rsidR="00704FD2">
          <w:t xml:space="preserve"> </w:t>
        </w:r>
      </w:ins>
      <w:del w:id="203" w:author="Serena Pattaro" w:date="2020-01-14T14:55:00Z">
        <w:r w:rsidDel="009C1FF5">
          <w:delText xml:space="preserve">. </w:delText>
        </w:r>
      </w:del>
      <w:del w:id="204" w:author="Serena Pattaro" w:date="2020-01-13T16:11:00Z">
        <w:r w:rsidDel="00AD4108">
          <w:delText xml:space="preserve">It is also possible that these factors </w:delText>
        </w:r>
      </w:del>
      <w:r>
        <w:t>contribute to the amplification of pre-existing cultural discrepancies</w:t>
      </w:r>
      <w:ins w:id="205" w:author="Serena Pattaro" w:date="2020-01-14T13:32:00Z">
        <w:r w:rsidR="00704FD2">
          <w:t xml:space="preserve"> (</w:t>
        </w:r>
      </w:ins>
      <w:del w:id="206" w:author="Serena Pattaro" w:date="2020-01-13T16:11:00Z">
        <w:r w:rsidDel="00AD4108">
          <w:delText xml:space="preserve"> which may take longer time to adjust to changes in the political and socio-economic conditions </w:delText>
        </w:r>
        <w:r w:rsidR="00FC4EEE" w:rsidDel="00AD4108">
          <w:fldChar w:fldCharType="begin"/>
        </w:r>
        <w:r w:rsidR="00FC4EEE" w:rsidDel="00AD4108">
          <w:delInstrText>ADDIN F1000_CSL_CITATION&lt;~#@#~&gt;[{"title":"A secular trend toward earlier male sexual maturity: evidence from shifting ages of male young adult mortality.","id":"6944174","page":"e14826","type":"article-journal","volume":"6","issue":"8","author":[{"family":"Goldstein","given":"Joshua R"}],"issued":{"date-parts":[["2011","8","17"]]},"container-title":"Plos One","container-title-short":"PLoS ONE","journalAbbreviation":"PLoS ONE","DOI":"10.1371/journal.pone.0014826","PMID":"21857893","PMCID":"PMC3157338","prefix":"","suffix":"","citation-label":"6944174","Abstract":"This paper shows new evidence of a steady long-term decline in age of male sexual maturity since at least the mid-eighteenth century. A method for measuring the timing of male maturity is developed based on the age at which male young adult mortality accelerates. The method is applied to mortality data from Sweden, Denmark, Norway, the United Kingdom, and Italy. The secular trend toward earlier male sexual maturity parallels the trend toward earlier menarche for females, suggesting that common environmental cues influence the speed of both males' and females' sexual maturation.","CleanAbstract":"This paper shows new evidence of a steady long-term decline in age of male sexual maturity since at least the mid-eighteenth century. A method for measuring the timing of male maturity is developed based on the age at which male young adult mortality accelerates. The method is applied to mortality data from Sweden, Denmark, Norway, the United Kingdom, and Italy. The secular trend toward earlier male sexual maturity parallels the trend toward earlier menarche for females, suggesting that common environmental cues influence the speed of both males' and females' sexual maturation."},{"title":"A Long-Standing Demographic East-West Divide in Germany","id":"7629829","page":"5-22","type":"article-journal","volume":"22","issue":"1","author":[{"family":"Klüsener","given":"Sebastian"},{"family":"Goldstein","given":"Joshua R."}],"issued":{"date-parts":[["2016","1"]]},"container-title":"Population, space and place","container-title-short":"Popul. Space Place","journalAbbreviation":"Popul. Space Place","DOI":"10.1002/psp.1870","prefix":"","suffix":"","citation-label":"7629829","Abstract":"Over the last decades numerous studies have dealt with demographic differences between the former communist eastern part of Germany and western Germany. Although the demography of these two regions has converged with respect to mortality and overall fertility levels, non-marital births are the norm in eastern Germany but the exception in western Germany. A number of explanations, stemming from the policy and socio-economic conditions of eastern and western Germany in recent decades, have been put forth. Here, we show that the divide in demographic behavior regarding fertility and marriage pre-dates the division of Germany into a communist east and (capitalist) west. Indeed, the areas in eastern Germany that formed the German Democratic Republic had in average roughly twice the level of non-marital fertility from at least since the middle of the 19th century. The persistence of the past suggests that explanations depending on current conditions are likely to be incomplete and that convergence, if it happens, will be a process lasting many decades or even centuries.","CleanAbstract":"Over the last decades numerous studies have dealt with demographic differences between the former communist eastern part of Germany and western Germany. Although the demography of these two regions has converged with respect to mortality and overall fertility levels, non-marital births are the norm in eastern Germany but the exception in western Germany. A number of explanations, stemming from the policy and socio-economic conditions of eastern and western Germany in recent decades, have been put forth. Here, we show that the divide in demographic behavior regarding fertility and marriage pre-dates the division of Germany into a communist east and (capitalist) west. Indeed, the areas in eastern Germany that formed the German Democratic Republic had in average roughly twice the level of non-marital fertility from at least since the middle of the 19th century. The persistence of the past suggests that explanations depending on current conditions are likely to be incomplete and that convergence, if it happens, will be a process lasting many decades or even centuries."}]</w:delInstrText>
        </w:r>
        <w:r w:rsidR="00FC4EEE" w:rsidDel="00AD4108">
          <w:fldChar w:fldCharType="separate"/>
        </w:r>
        <w:r w:rsidR="00FC4EEE" w:rsidDel="00AD4108">
          <w:delText>(Goldstein</w:delText>
        </w:r>
        <w:r w:rsidR="007629C5" w:rsidDel="00AD4108">
          <w:delText xml:space="preserve"> and Kreyenfeld</w:delText>
        </w:r>
        <w:r w:rsidR="00FC4EEE" w:rsidDel="00AD4108">
          <w:delText xml:space="preserve"> 2011; </w:delText>
        </w:r>
      </w:del>
      <w:bookmarkStart w:id="207" w:name="_Hlk30173510"/>
      <w:r w:rsidR="00FC4EEE">
        <w:t>Klüsener and Goldstein 2016</w:t>
      </w:r>
      <w:bookmarkEnd w:id="207"/>
      <w:ins w:id="208" w:author="Serena Pattaro" w:date="2020-01-14T13:33:00Z">
        <w:r w:rsidR="00704FD2">
          <w:t>).</w:t>
        </w:r>
      </w:ins>
      <w:del w:id="209" w:author="Serena Pattaro" w:date="2020-01-13T16:11:00Z">
        <w:r w:rsidR="00FC4EEE" w:rsidDel="00AD4108">
          <w:delText>)</w:delText>
        </w:r>
        <w:r w:rsidR="00FC4EEE" w:rsidDel="00AD4108">
          <w:fldChar w:fldCharType="end"/>
        </w:r>
        <w:r w:rsidDel="00AD4108">
          <w:delText>.</w:delText>
        </w:r>
        <w:commentRangeEnd w:id="185"/>
        <w:r w:rsidR="00147D29" w:rsidDel="00AD4108">
          <w:rPr>
            <w:rStyle w:val="CommentReference"/>
          </w:rPr>
          <w:commentReference w:id="185"/>
        </w:r>
      </w:del>
      <w:commentRangeEnd w:id="186"/>
      <w:r w:rsidR="00680CF0">
        <w:rPr>
          <w:rStyle w:val="CommentReference"/>
        </w:rPr>
        <w:commentReference w:id="186"/>
      </w:r>
    </w:p>
    <w:p w14:paraId="476782D7" w14:textId="0D082AA3" w:rsidR="006675D0" w:rsidRDefault="00BA759F">
      <w:bookmarkStart w:id="212" w:name="_Hlk30174136"/>
      <w:bookmarkEnd w:id="184"/>
      <w:ins w:id="213" w:author="Serena Pattaro" w:date="2020-01-14T14:28:00Z">
        <w:r>
          <w:t>Another example is provided by</w:t>
        </w:r>
      </w:ins>
      <w:ins w:id="214" w:author="Serena Pattaro" w:date="2020-01-14T14:36:00Z">
        <w:r>
          <w:t xml:space="preserve"> </w:t>
        </w:r>
      </w:ins>
      <w:commentRangeStart w:id="215"/>
      <w:commentRangeStart w:id="216"/>
      <w:del w:id="217" w:author="Serena Pattaro" w:date="2020-01-14T14:39:00Z">
        <w:r w:rsidR="009E6484" w:rsidDel="00134715">
          <w:delText xml:space="preserve">Exceptional falls in fertility </w:delText>
        </w:r>
      </w:del>
      <w:del w:id="218" w:author="Serena Pattaro" w:date="2020-01-14T14:20:00Z">
        <w:r w:rsidR="009E6484" w:rsidDel="00611C40">
          <w:delText xml:space="preserve">were </w:delText>
        </w:r>
      </w:del>
      <w:del w:id="219" w:author="Serena Pattaro" w:date="2020-01-14T14:39:00Z">
        <w:r w:rsidR="009E6484" w:rsidDel="00134715">
          <w:delText xml:space="preserve">observed in </w:delText>
        </w:r>
      </w:del>
      <w:del w:id="220" w:author="Serena Pattaro" w:date="2020-01-14T13:36:00Z">
        <w:r w:rsidR="009E6484" w:rsidDel="00704FD2">
          <w:delText>Japan, South Korea and Taiwan</w:delText>
        </w:r>
      </w:del>
      <w:ins w:id="221" w:author="Serena Pattaro" w:date="2020-01-14T13:36:00Z">
        <w:r w:rsidR="00704FD2">
          <w:t>East and South-East Asia</w:t>
        </w:r>
      </w:ins>
      <w:ins w:id="222" w:author="Serena Pattaro" w:date="2020-01-17T17:43:00Z">
        <w:r w:rsidR="00B150B9">
          <w:t>n</w:t>
        </w:r>
      </w:ins>
      <w:ins w:id="223" w:author="Serena Pattaro" w:date="2020-01-14T14:37:00Z">
        <w:r>
          <w:t xml:space="preserve"> countries</w:t>
        </w:r>
      </w:ins>
      <w:ins w:id="224" w:author="Serena Pattaro" w:date="2020-01-14T14:39:00Z">
        <w:r w:rsidR="00134715">
          <w:t>,</w:t>
        </w:r>
      </w:ins>
      <w:ins w:id="225" w:author="Serena Pattaro" w:date="2020-01-14T14:37:00Z">
        <w:r>
          <w:t xml:space="preserve"> </w:t>
        </w:r>
      </w:ins>
      <w:ins w:id="226" w:author="Serena Pattaro" w:date="2020-01-14T14:41:00Z">
        <w:r w:rsidR="00134715">
          <w:t>which have witnessed</w:t>
        </w:r>
      </w:ins>
      <w:ins w:id="227" w:author="Serena Pattaro" w:date="2020-01-14T14:42:00Z">
        <w:r w:rsidR="00134715">
          <w:t xml:space="preserve"> exceptional </w:t>
        </w:r>
        <w:r w:rsidR="00134715">
          <w:lastRenderedPageBreak/>
          <w:t>falls in fertility</w:t>
        </w:r>
      </w:ins>
      <w:r w:rsidR="009E6484">
        <w:t xml:space="preserve">, </w:t>
      </w:r>
      <w:r w:rsidR="009E6484">
        <w:t xml:space="preserve">following the rapid socioeconomic changes and expansion of education opportunities for women </w:t>
      </w:r>
      <w:r w:rsidR="00CB6DCE">
        <w:fldChar w:fldCharType="begin"/>
      </w:r>
      <w:r w:rsidR="00CB6DCE">
        <w:instrText>ADDIN F1000_CSL_CITATION&lt;~#@#~&gt;[{"title":"East asian childbearing patterns and policy developments","id":"7643998","page":"579-606","type":"article-journal","volume":"36","issue":"3","author":[{"family":"Frejka","given":"Tomas"},{"family":"Jones","given":"Gavin W."},{"family":"Sardon","given":"Jean-Paul"}],"issued":{"date-parts":[["2010","9","28"]]},"container-title":"Population and development review","container-title-short":"Popul. Dev. Rev.","journalAbbreviation":"Popul. Dev. Rev.","DOI":"10.1111/j.1728-4457.2010.00347.x","citation-label":"7643998","CleanAbstract":"No abstract available"},{"title":"Marriage and family in east asia: continuity and change.","id":"6788433","page":"471-492","type":"article-journal","volume":"41","author":[{"family":"Raymo","given":"James M"},{"family":"Park","given":"Hyunjoon"},{"family":"Xie","given":"Yu"},{"family":"Yeung","given":"Wei-Jun Jean"}],"issued":{"date-parts":[["2015","8"]]},"container-title":"Annual review of sociology","container-title-short":"Annu. Rev. Sociol.","journalAbbreviation":"Annu. Rev. Sociol.","DOI":"10.1146/annurev-soc-073014-112428","PMID":"30078932","PMCID":"PMC6070151","citation-label":"6788433","Abstract":"Trends toward later and less marriage and childbearing in East Asia have been even more pronounced than in the West. At the same time, many other features of East Asian families have changed very little. We review recent research on trends in a wide range of family behaviors in China, Japan, Korea, and Taiwan. We also draw upon a range of theoretical frameworks to argue that trends in marriage and fertility reflect tension between rapid social and economic change and limited change in family expectations and obligations. We discuss how this tension may be contributing to growing socioeconomic differences in patterns of family formation. This focus on East Asia extends research on the second demographic transition in the West by describing how rapid decline in marriage and fertility rates can occur in the absence of major changes in family attitudes or rising individualism.","CleanAbstract":"Trends toward later and less marriage and childbearing in East Asia have been even more pronounced than in the West. At the same time, many other features of East Asian families have changed very little. We review recent research on trends in a wide range of family behaviors in China, Japan, Korea, and Taiwan. We also draw upon a range of theoretical frameworks to argue that trends in marriage and fertility reflect tension between rapid social and economic change and limited change in family expectations and obligations. We discuss how this tension may be contributing to growing socioeconomic differences in patterns of family formation. This focus on East Asia extends research on the second demographic transition in the West by describing how rapid decline in marriage and fertility rates can occur in the absence of major changes in family attitudes or rising individualism."}]</w:instrText>
      </w:r>
      <w:r w:rsidR="00CB6DCE">
        <w:fldChar w:fldCharType="separate"/>
      </w:r>
      <w:r w:rsidR="00CB6DCE">
        <w:t>(Frejka</w:t>
      </w:r>
      <w:r w:rsidR="00A401B6">
        <w:t>, Jones, and Sardon</w:t>
      </w:r>
      <w:r w:rsidR="00CB6DCE">
        <w:t xml:space="preserve"> 2010; Raymo et al. 2015)</w:t>
      </w:r>
      <w:r w:rsidR="00CB6DCE">
        <w:fldChar w:fldCharType="end"/>
      </w:r>
      <w:r w:rsidR="009E6484">
        <w:t xml:space="preserve">. </w:t>
      </w:r>
      <w:del w:id="228" w:author="Serena Pattaro" w:date="2020-01-14T13:42:00Z">
        <w:r w:rsidR="009E6484" w:rsidDel="00DA0A5D">
          <w:delText>D</w:delText>
        </w:r>
      </w:del>
      <w:ins w:id="229" w:author="Serena Pattaro" w:date="2020-01-14T14:56:00Z">
        <w:r w:rsidR="009C1FF5">
          <w:t>For these countries w</w:t>
        </w:r>
      </w:ins>
      <w:ins w:id="230" w:author="Serena Pattaro" w:date="2020-01-14T14:45:00Z">
        <w:r w:rsidR="00134715">
          <w:t>e observe d</w:t>
        </w:r>
      </w:ins>
      <w:r w:rsidR="009E6484">
        <w:t>iverging cohort fertility patterns</w:t>
      </w:r>
      <w:del w:id="231" w:author="Serena Pattaro" w:date="2020-01-14T14:46:00Z">
        <w:r w:rsidR="009E6484" w:rsidDel="00134715">
          <w:delText xml:space="preserve"> within the region</w:delText>
        </w:r>
      </w:del>
      <w:ins w:id="232" w:author="Serena Pattaro" w:date="2020-01-14T14:21:00Z">
        <w:r w:rsidR="00611C40">
          <w:t>, with Japan showing an earlier onset of cohort fertility decline compared to other countries</w:t>
        </w:r>
      </w:ins>
      <w:ins w:id="233" w:author="Serena Pattaro" w:date="2020-01-14T14:40:00Z">
        <w:r w:rsidR="00134715">
          <w:t xml:space="preserve"> in the region</w:t>
        </w:r>
      </w:ins>
      <w:ins w:id="234" w:author="Serena Pattaro" w:date="2020-01-14T14:21:00Z">
        <w:r w:rsidR="00611C40">
          <w:t xml:space="preserve">, </w:t>
        </w:r>
      </w:ins>
      <w:ins w:id="235" w:author="Serena Pattaro" w:date="2020-01-14T14:22:00Z">
        <w:r w:rsidR="00611C40">
          <w:t xml:space="preserve">and South Korea </w:t>
        </w:r>
      </w:ins>
      <w:ins w:id="236" w:author="Serena Pattaro" w:date="2020-01-14T14:56:00Z">
        <w:r w:rsidR="009C1FF5">
          <w:t xml:space="preserve">being </w:t>
        </w:r>
      </w:ins>
      <w:ins w:id="237" w:author="Serena Pattaro" w:date="2020-01-14T14:22:00Z">
        <w:r w:rsidR="00611C40">
          <w:t>the only country</w:t>
        </w:r>
      </w:ins>
      <w:ins w:id="238" w:author="Serena Pattaro" w:date="2020-01-14T14:23:00Z">
        <w:r w:rsidR="00611C40">
          <w:t xml:space="preserve"> </w:t>
        </w:r>
      </w:ins>
      <w:ins w:id="239" w:author="Serena Pattaro" w:date="2020-01-17T17:24:00Z">
        <w:r w:rsidR="00AF1963">
          <w:t xml:space="preserve">in the region </w:t>
        </w:r>
      </w:ins>
      <w:ins w:id="240" w:author="Serena Pattaro" w:date="2020-01-14T14:56:00Z">
        <w:r w:rsidR="009C1FF5">
          <w:t xml:space="preserve">to </w:t>
        </w:r>
      </w:ins>
      <w:ins w:id="241" w:author="Serena Pattaro" w:date="2020-01-14T14:23:00Z">
        <w:r w:rsidR="00611C40">
          <w:t>display sustained cohort fertility levels of at least 1.50 children per woman.</w:t>
        </w:r>
      </w:ins>
      <w:r w:rsidR="009E6484">
        <w:t xml:space="preserve"> </w:t>
      </w:r>
      <w:ins w:id="242" w:author="Serena Pattaro" w:date="2020-01-14T14:46:00Z">
        <w:r w:rsidR="00134715">
          <w:t>Such i</w:t>
        </w:r>
      </w:ins>
      <w:ins w:id="243" w:author="Serena Pattaro" w:date="2020-01-14T14:25:00Z">
        <w:r w:rsidR="00611C40">
          <w:t xml:space="preserve">ntra-regional discrepancies </w:t>
        </w:r>
      </w:ins>
      <w:r w:rsidR="009E6484">
        <w:t>may be attributed to different government interventions</w:t>
      </w:r>
      <w:del w:id="244" w:author="Serena Pattaro" w:date="2020-01-14T13:43:00Z">
        <w:r w:rsidR="009E6484" w:rsidDel="00DA0A5D">
          <w:delText xml:space="preserve"> aimed at boosting fertility</w:delText>
        </w:r>
      </w:del>
      <w:r w:rsidR="009E6484">
        <w:t xml:space="preserve"> </w:t>
      </w:r>
      <w:r w:rsidR="00CB6DCE">
        <w:fldChar w:fldCharType="begin"/>
      </w:r>
      <w:r w:rsidR="00CB6DCE">
        <w:instrText>ADDIN F1000_CSL_CITATION&lt;~#@#~&gt;[{"title":"Politics of defamilialization: A comparison of Italy, Japan, Korea and Spain","id":"7643987","page":"327-343","type":"article-journal","volume":"26","issue":"4","author":[{"family":"Estévez-Abe","given":"Margarita"},{"family":"Naldini","given":"Manuela"}],"issued":{"date-parts":[["2016","10"]]},"container-title":"Journal of European social policy","container-title-short":"J. Eur. Soc. Policy","journalAbbreviation":"J. Eur. Soc. Policy","DOI":"10.1177/0958928716657276","citation-label":"7643987","Abstract":"This article investigates the politics of ‘defamilialization of care’ in four familialist countries – Italy, Japan, Korea and Spain – during the past 15 years. By ‘defamilialization of care’, we refer to those public policies, which aim at reducing the care responsibility of the family – both for the young and the old. We build upon the existing literature on new social risks by highlighting the role of those macro-political institutions such as electoral systems and government types in order to demonstrate that there are two very different types of politics of defamilialization: (1) election-oriented and (2) problem-oriented. We attribute different policy outcomes in the four familialist countries to their specific institutional configurations rather than to partisan government composition or different cultural orientations.","CleanAbstract":"This article investigates the politics of ‘defamilialization of care’ in four familialist countries – Italy, Japan, Korea and Spain – during the past 15 years. By ‘defamilialization of care’, we refer to those public policies, which aim at reducing the care responsibility of the family – both for the young and the old. We build upon the existing literature on new social risks by highlighting the role of those macro-political institutions such as electoral systems and government types in order to demonstrate that there are two very different types of politics of defamilialization: (1) election-oriented and (2) problem-oriented. We attribute different policy outcomes in the four familialist countries to their specific institutional configurations rather than to partisan government composition or different cultural orientations."},{"title":"Governmental support for families and obstacles to fertility in east asia and other industrialized regions","id":"7643999","page":"283-303","type":"chapter","publisher":"Springer International Publishing","isbn":"978-3-319-32995-6","author":[{"family":"Gauthier","given":"Anne H."}],"issued":{"date-parts":[["2016"]]},"editor":[{"family":"Rindfuss","given":"Ronald R."},{"family":"Choe","given":"Minja Kim"}],"publisher-place":"Cham","container-title":"Low Fertility, Institutions, and their Policies","DOI":"10.1007/978-3-319-32997-0_11","citation-label":"7643999","Abstract":"This chapter examines low fertility and government responses in East Asia and other industrialized regions. It does so from two angles: first by examining individuals’ perceived obstacles to fertility on the basis of survey data, and second by examining governmental support for families via a series of indicators. Through this two-pronged approach, the aim is to identify possible mismatches between the demand for family support on the one hand and the supply on the other. In other words, we are interested in the divergence between what people perceive as being needed and what governments actually do for families. The data for the first part of the chapter reveal the dominance of the cost of children as a key obstacle to fertility. In contrast, the analysis of governmental support reveals the relatively low level of financial support for families in Japan, South Korea, and Taiwan as compared with levels in some European countries. Results also reveal that although all three East Asian governments have placed an increasing priority on work-family reconciliation measures in recent decades, large obstacles to the combination of work and family, especially for women, nonetheless persist. The implications of these findings for fertility are discussed in the last part of the chapter.","CleanAbstract":"This chapter examines low fertility and government responses in East Asia and other industrialized regions. It does so from two angles: first by examining individuals’ perceived obstacles to fertility on the basis of survey data, and second by examining governmental support for families via a series of indicators. Through this two-pronged approach, the aim is to identify possible mismatches between the demand for family support on the one hand and the supply on the other. In other words, we are interested in the divergence between what people perceive as being needed and what governments actually do for families. The data for the first part of the chapter reveal the dominance of the cost of children as a key obstacle to fertility. In contrast, the analysis of governmental support reveals the relatively low level of financial support for families in Japan, South Korea, and Taiwan as compared with levels in some European countries. Results also reveal that although all three East Asian governments have placed an increasing priority on work-family reconciliation measures in recent decades, large obstacles to the combination of work and family, especially for women, nonetheless persist. The implications of these findings for fertility are discussed in the last part of the chapter."}]</w:instrText>
      </w:r>
      <w:r w:rsidR="00CB6DCE">
        <w:fldChar w:fldCharType="separate"/>
      </w:r>
      <w:r w:rsidR="00CB6DCE">
        <w:t>(</w:t>
      </w:r>
      <w:r w:rsidR="007629C5">
        <w:t xml:space="preserve">e.g. </w:t>
      </w:r>
      <w:r w:rsidR="00CB6DCE">
        <w:t>Estévez-Abe and Naldini 2016; Gauthier 2016)</w:t>
      </w:r>
      <w:r w:rsidR="00CB6DCE">
        <w:fldChar w:fldCharType="end"/>
      </w:r>
      <w:r w:rsidR="009E6484">
        <w:t xml:space="preserve">, </w:t>
      </w:r>
      <w:del w:id="245" w:author="Serena Pattaro" w:date="2020-01-14T14:26:00Z">
        <w:r w:rsidR="009E6484" w:rsidDel="00611C40">
          <w:delText>as well as</w:delText>
        </w:r>
      </w:del>
      <w:del w:id="246" w:author="Serena Pattaro" w:date="2020-01-14T14:25:00Z">
        <w:r w:rsidR="009E6484" w:rsidDel="00611C40">
          <w:delText xml:space="preserve"> </w:delText>
        </w:r>
      </w:del>
      <w:r w:rsidR="009E6484">
        <w:t xml:space="preserve">persisting inequalities in the gender division of </w:t>
      </w:r>
      <w:proofErr w:type="spellStart"/>
      <w:r w:rsidR="009E6484">
        <w:t>labor</w:t>
      </w:r>
      <w:proofErr w:type="spellEnd"/>
      <w:r w:rsidR="009E6484">
        <w:t xml:space="preserve"> and slow-changing normative contexts </w:t>
      </w:r>
      <w:r w:rsidR="00CB6DCE">
        <w:fldChar w:fldCharType="begin"/>
      </w:r>
      <w:r w:rsidR="00CB6DCE">
        <w:instrText>ADDIN F1000_CSL_CITATION&lt;~#@#~&gt;[{"title":"Domestic division of labour and fertility preference in China, Japan, South Korea, and Taiwan","id":"6944660","page":"557-588","type":"article-journal","volume":"36","author":[{"family":"Kan","given":"Man-Yee"},{"family":"Hertog","given":"Ekaterina"}],"issued":{"date-parts":[["2017","2","10"]]},"container-title":"Demographic Research","container-title-short":"Demogr. Res.","journalAbbreviation":"Demogr. Res.","DOI":"10.4054/DemRes.2017.36.18","citation-label":"6944660","CleanAbstract":"No abstract available"},{"title":"Explanations of low fertility in East Asia: A comparative perspective","id":"7644013","type":"article-journal","author":[{"family":"McDonald","given":"P"}],"issued":{"date-parts":[["2008"]]},"container-title":"Ultra-low fertility in Pacific Asia","container-title-short":"Ultra-low fertility in Pacific Asia","journalAbbreviation":"Ultra-low fertility in Pacific Asia","citation-label":"7644013","Abstract":"Based mainly on experience and research in Western European and Englishspeaking countries, I have argued that low fertility in advanced societies today has been an unintended outcome of two major waves of social and economic change, social liberalism and economic restructuring (McDonald 2006a). Both these waves have enhanced individual aspirations in relation to the quality of personal and economic lives. However, in differing cultural and welfare environments, both have brought pressure to bear upon the capacity to …","CleanAbstract":"Based mainly on experience and research in Western European and Englishspeaking countries, I have argued that low fertility in advanced societies today has been an unintended outcome of two major waves of social and economic change, social liberalism and economic restructuring (McDonald 2006a). Both these waves have enhanced individual aspirations in relation to the quality of personal and economic lives. However, in differing cultural and welfare environments, both have brought pressure to bear upon the capacity to …"}]</w:instrText>
      </w:r>
      <w:r w:rsidR="00CB6DCE">
        <w:fldChar w:fldCharType="separate"/>
      </w:r>
      <w:r w:rsidR="00CB6DCE">
        <w:t>(Hertog</w:t>
      </w:r>
      <w:r w:rsidR="007629C5">
        <w:t xml:space="preserve"> and Kan</w:t>
      </w:r>
      <w:r w:rsidR="00CB6DCE">
        <w:t xml:space="preserve"> 201</w:t>
      </w:r>
      <w:r w:rsidR="00514C6C">
        <w:t>9</w:t>
      </w:r>
      <w:r w:rsidR="00CB6DCE">
        <w:t>; McDonald 200</w:t>
      </w:r>
      <w:r w:rsidR="00514C6C">
        <w:t>9</w:t>
      </w:r>
      <w:r w:rsidR="00CB6DCE">
        <w:t>)</w:t>
      </w:r>
      <w:r w:rsidR="00CB6DCE">
        <w:fldChar w:fldCharType="end"/>
      </w:r>
      <w:r w:rsidR="009E6484">
        <w:t xml:space="preserve">. </w:t>
      </w:r>
      <w:del w:id="247" w:author="Serena Pattaro" w:date="2020-01-14T13:58:00Z">
        <w:r w:rsidR="009E6484" w:rsidDel="0037119C">
          <w:delText xml:space="preserve">Exacerbating the tension between work and family responsibilities, these drivers are often mentioned as reducing </w:delText>
        </w:r>
      </w:del>
      <w:del w:id="248" w:author="Serena Pattaro" w:date="2020-01-14T13:56:00Z">
        <w:r w:rsidR="009E6484" w:rsidRPr="007629C5" w:rsidDel="00476B7C">
          <w:delText xml:space="preserve">cohort fertility levels </w:delText>
        </w:r>
      </w:del>
      <w:del w:id="249" w:author="Serena Pattaro" w:date="2020-01-14T13:44:00Z">
        <w:r w:rsidR="009E6484" w:rsidRPr="007629C5" w:rsidDel="00DA0A5D">
          <w:delText xml:space="preserve">among </w:delText>
        </w:r>
      </w:del>
      <w:del w:id="250" w:author="Serena Pattaro" w:date="2020-01-14T13:56:00Z">
        <w:r w:rsidR="009E6484" w:rsidRPr="007629C5" w:rsidDel="00476B7C">
          <w:delText xml:space="preserve">Southern European countries. Institutional rigidities and the lack of </w:delText>
        </w:r>
        <w:r w:rsidR="007D33FD" w:rsidRPr="007629C5" w:rsidDel="00476B7C">
          <w:delText xml:space="preserve">a </w:delText>
        </w:r>
        <w:r w:rsidR="009E6484" w:rsidRPr="007629C5" w:rsidDel="00476B7C">
          <w:delText>coherent system</w:delText>
        </w:r>
        <w:r w:rsidR="009E6484" w:rsidDel="00476B7C">
          <w:delText xml:space="preserve"> of policies supporting work-family reconciliation are key factors contributing to the increasingly vulnerable position of young people and their slow transition to adulthood </w:delText>
        </w:r>
        <w:r w:rsidR="00CB6DCE" w:rsidDel="00476B7C">
          <w:fldChar w:fldCharType="begin"/>
        </w:r>
        <w:r w:rsidR="00CB6DCE" w:rsidDel="00476B7C">
          <w:delInstrText>ADDIN F1000_CSL_CITATION&lt;~#@#~&gt;[{"title":"A “great divergence” in fertility?","id":"6944735","page":"15-35","type":"chapter","publisher":"Springer","author":[{"family":"Billari","given":"Francesco C"}],"issued":{"date-parts":[["2018"]]},"container-title":"Low fertility regimes and demographic and societal change","citation-label":"6944735","CleanAbstract":"No abstract available"},{"title":"Aging italy: low fertility and societal rigidities","id":"7644016","page":"221-257","type":"chapter","publisher":"Springer International Publishing","isbn":"978-3-319-32995-6","author":[{"family":"Tanturri","given":"Maria Letizia"}],"issued":{"date-parts":[["2016"]]},"editor":[{"family":"Rindfuss","given":"Ronald R."},{"family":"Choe","given":"Minja Kim"}],"publisher-place":"Cham","container-title":"Low Fertility, Institutions, and their Policies","DOI":"10.1007/978-3-319-32997-0_9","citation-label":"7644016","CleanAbstract":"No abstract available"}]</w:delInstrText>
        </w:r>
        <w:r w:rsidR="00CB6DCE" w:rsidDel="00476B7C">
          <w:fldChar w:fldCharType="separate"/>
        </w:r>
        <w:r w:rsidR="00CB6DCE" w:rsidDel="00476B7C">
          <w:delText>(Billari 2018; Tanturri 2016)</w:delText>
        </w:r>
        <w:r w:rsidR="00CB6DCE" w:rsidDel="00476B7C">
          <w:fldChar w:fldCharType="end"/>
        </w:r>
        <w:r w:rsidR="009E6484" w:rsidDel="00476B7C">
          <w:delText>.</w:delText>
        </w:r>
      </w:del>
    </w:p>
    <w:p w14:paraId="24ABA941" w14:textId="1E24A7DB" w:rsidR="006675D0" w:rsidRDefault="009E6484">
      <w:pPr>
        <w:rPr>
          <w:ins w:id="251" w:author="Serena Pattaro" w:date="2020-01-13T16:14:00Z"/>
        </w:rPr>
      </w:pPr>
      <w:r>
        <w:t xml:space="preserve">Our study also shows that only few countries which ‘lose’ replacement fertility end up </w:t>
      </w:r>
      <w:proofErr w:type="gramStart"/>
      <w:r>
        <w:t>to regain</w:t>
      </w:r>
      <w:proofErr w:type="gramEnd"/>
      <w:r>
        <w:t xml:space="preserve"> it. Clear exceptions are USA and Norway, which display a certain degree of heterogeneity in their fertility pathways, reflecting contextual differences between geographic regions. Recovery patterns may be due to the influence of immigrant fertility in the USA </w:t>
      </w:r>
      <w:r w:rsidR="00FC4EEE">
        <w:fldChar w:fldCharType="begin"/>
      </w:r>
      <w:r w:rsidR="00FC4EEE">
        <w:instrText>ADDIN F1000_CSL_CITATION&lt;~#@#~&gt;[{"title":"Fertility in the context of Mexican migration to the United States: A case for incorporating the pre-migration fertility of immigrants","id":"6944720","page":"703-737","type":"article-journal","volume":"30","issue":"24","author":[{"family":"Choi","given":"Kate H"}],"issued":{"date-parts":[["2014"]]},"container-title":"Demographic Research","container-title-short":"Demographic Research","journalAbbreviation":"Demographic Research","prefix":"","suffix":"","citation-label":"6944720","CleanAbstract":"No abstract available"}]</w:instrText>
      </w:r>
      <w:r w:rsidR="00FC4EEE">
        <w:fldChar w:fldCharType="separate"/>
      </w:r>
      <w:r w:rsidR="00FC4EEE">
        <w:t>(Choi 2014</w:t>
      </w:r>
      <w:r w:rsidR="007629C5">
        <w:t>;</w:t>
      </w:r>
      <w:r w:rsidR="00FC4EEE">
        <w:fldChar w:fldCharType="end"/>
      </w:r>
      <w:r w:rsidR="00FC4EEE">
        <w:fldChar w:fldCharType="begin"/>
      </w:r>
      <w:r w:rsidR="00FC4EEE">
        <w:instrText>ADDIN F1000_CSL_CITATION&lt;~#@#~&gt;[{"title":"Immigration and Ethnic Change in Low-Fertility Countries: A Third Demographic Transition","id":"6295578","page":"401-446","type":"article-journal","volume":"32","issue":"3","author":[{"family":"Coleman","given":"David"}],"issued":{"date-parts":[["2006","9"]]},"container-title":"Population and development review","container-title-short":"Popul. Dev. Rev.","journalAbbreviation":"Popul. Dev. Rev.","DOI":"10.1111/j.1728-4457.2006.00131.x","prefix":"","suffix":"","citation-label":"6295578","CleanAbstract":"No abstract available"}]</w:instrText>
      </w:r>
      <w:r w:rsidR="00FC4EEE">
        <w:fldChar w:fldCharType="separate"/>
      </w:r>
      <w:r w:rsidR="007629C5">
        <w:t xml:space="preserve"> </w:t>
      </w:r>
      <w:r w:rsidR="00FC4EEE">
        <w:t>Coleman 2006)</w:t>
      </w:r>
      <w:r w:rsidR="00FC4EEE">
        <w:fldChar w:fldCharType="end"/>
      </w:r>
      <w:r>
        <w:t xml:space="preserve">. In the case of Norway, sustained replacement fertility may also be explained by generous welfare provisions and widespread gender equality at the societal level </w:t>
      </w:r>
      <w:r w:rsidR="00FC4EEE">
        <w:fldChar w:fldCharType="begin"/>
      </w:r>
      <w:r w:rsidR="00FC4EEE">
        <w:instrText>ADDIN F1000_CSL_CITATION&lt;~#@#~&gt;[{"title":"Not so Low Fertility in Norway—A Result of Affluence, Liberal Values, Gender-Equality Ideals, and the Welfare State","id":"6944725","page":"13-47","type":"chapter","publisher":"Springer","author":[{"family":"Kravdal","given":"Øystein"}],"issued":{"date-parts":[["2016"]]},"editor":[{"family":"Rindfuss","given":"Ronald R"},{"family":"Choe","given":"Minja Kim"}],"container-title":"Low Fertility, Institutions, and their Policies","prefix":"","suffix":"","citation-label":"6944725","CleanAbstract":"No abstract available"}]</w:instrText>
      </w:r>
      <w:r w:rsidR="00FC4EEE">
        <w:fldChar w:fldCharType="separate"/>
      </w:r>
      <w:r w:rsidR="00FC4EEE">
        <w:t>(Kravdal 2016)</w:t>
      </w:r>
      <w:r w:rsidR="00FC4EEE">
        <w:fldChar w:fldCharType="end"/>
      </w:r>
      <w:r>
        <w:t>.</w:t>
      </w:r>
      <w:commentRangeEnd w:id="215"/>
      <w:r w:rsidR="00147D29">
        <w:rPr>
          <w:rStyle w:val="CommentReference"/>
        </w:rPr>
        <w:commentReference w:id="215"/>
      </w:r>
      <w:commentRangeEnd w:id="216"/>
      <w:r w:rsidR="00A51374">
        <w:rPr>
          <w:rStyle w:val="CommentReference"/>
        </w:rPr>
        <w:commentReference w:id="216"/>
      </w:r>
    </w:p>
    <w:bookmarkEnd w:id="212"/>
    <w:p w14:paraId="7F482F48" w14:textId="7EFF5F19" w:rsidR="00AD4108" w:rsidRPr="00AB1490" w:rsidRDefault="00AD4108">
      <w:pPr>
        <w:pStyle w:val="Heading2"/>
        <w:pPrChange w:id="253" w:author="Serena Pattaro" w:date="2020-01-13T16:15:00Z">
          <w:pPr/>
        </w:pPrChange>
      </w:pPr>
      <w:ins w:id="254" w:author="Serena Pattaro" w:date="2020-01-13T16:15:00Z">
        <w:r>
          <w:lastRenderedPageBreak/>
          <w:t>4.</w:t>
        </w:r>
      </w:ins>
      <w:ins w:id="255" w:author="Serena Pattaro" w:date="2020-01-13T17:02:00Z">
        <w:r w:rsidR="000F1306">
          <w:t>2</w:t>
        </w:r>
      </w:ins>
      <w:ins w:id="256" w:author="Serena Pattaro" w:date="2020-01-13T16:15:00Z">
        <w:r>
          <w:t xml:space="preserve"> </w:t>
        </w:r>
      </w:ins>
      <w:ins w:id="257" w:author="Serena Pattaro" w:date="2020-01-13T16:17:00Z">
        <w:r w:rsidR="00A51374">
          <w:t>Main contributions and further research d</w:t>
        </w:r>
      </w:ins>
      <w:ins w:id="258" w:author="Serena Pattaro" w:date="2020-01-14T16:57:00Z">
        <w:r w:rsidR="003B3C1A">
          <w:t>irections</w:t>
        </w:r>
      </w:ins>
    </w:p>
    <w:p w14:paraId="6888F15C" w14:textId="6C4C218C" w:rsidR="006675D0" w:rsidRDefault="009E6484">
      <w:pPr>
        <w:pBdr>
          <w:top w:val="nil"/>
          <w:left w:val="nil"/>
          <w:bottom w:val="nil"/>
          <w:right w:val="nil"/>
          <w:between w:val="nil"/>
        </w:pBdr>
        <w:rPr>
          <w:color w:val="000000"/>
        </w:rPr>
      </w:pPr>
      <w:r>
        <w:rPr>
          <w:color w:val="000000"/>
        </w:rPr>
        <w:t xml:space="preserve">The contributions of this paper are both substantive and methodological. The case studies have focused on two paired comparisons at the low and higher end of the fertility spectrum among developed countries. But perhaps the greatest potential value in this paper is in demonstrating how the visualization can be decoded and applied to understanding and comparing many other populations. Further methodological developments based on this approach are possible using an interactive app which we have </w:t>
      </w:r>
      <w:proofErr w:type="gramStart"/>
      <w:r>
        <w:rPr>
          <w:color w:val="000000"/>
        </w:rPr>
        <w:t>produced, and</w:t>
      </w:r>
      <w:proofErr w:type="gramEnd"/>
      <w:r>
        <w:rPr>
          <w:color w:val="000000"/>
        </w:rPr>
        <w:t xml:space="preserve"> hope to develop further</w:t>
      </w:r>
      <w:r>
        <w:rPr>
          <w:color w:val="000000"/>
          <w:vertAlign w:val="superscript"/>
        </w:rPr>
        <w:footnoteReference w:id="5"/>
      </w:r>
      <w:r>
        <w:rPr>
          <w:color w:val="000000"/>
        </w:rPr>
        <w:t xml:space="preserve">. </w:t>
      </w:r>
      <w:bookmarkStart w:id="259" w:name="_Hlk30174895"/>
      <w:r>
        <w:rPr>
          <w:color w:val="000000"/>
        </w:rPr>
        <w:t>The contour lines in our visuali</w:t>
      </w:r>
      <w:r w:rsidR="00AB1490">
        <w:rPr>
          <w:color w:val="000000"/>
        </w:rPr>
        <w:t>z</w:t>
      </w:r>
      <w:r>
        <w:rPr>
          <w:color w:val="000000"/>
        </w:rPr>
        <w:t xml:space="preserve">ations were based on </w:t>
      </w:r>
      <w:ins w:id="260" w:author="Serena Pattaro" w:date="2020-01-13T17:04:00Z">
        <w:r w:rsidR="000F1306">
          <w:rPr>
            <w:color w:val="000000"/>
          </w:rPr>
          <w:t>pseudo-C</w:t>
        </w:r>
      </w:ins>
      <w:commentRangeStart w:id="261"/>
      <w:commentRangeStart w:id="262"/>
      <w:r>
        <w:rPr>
          <w:color w:val="000000"/>
        </w:rPr>
        <w:t>CFRs</w:t>
      </w:r>
      <w:commentRangeEnd w:id="261"/>
      <w:r w:rsidR="00147D29">
        <w:rPr>
          <w:rStyle w:val="CommentReference"/>
        </w:rPr>
        <w:commentReference w:id="261"/>
      </w:r>
      <w:commentRangeEnd w:id="262"/>
      <w:r w:rsidR="00EB4E41">
        <w:rPr>
          <w:rStyle w:val="CommentReference"/>
        </w:rPr>
        <w:commentReference w:id="262"/>
      </w:r>
      <w:r>
        <w:rPr>
          <w:color w:val="000000"/>
        </w:rPr>
        <w:t xml:space="preserve"> calculated from period ASFRs, rather than C</w:t>
      </w:r>
      <w:ins w:id="264" w:author="Serena Pattaro" w:date="2020-01-13T17:05:00Z">
        <w:r w:rsidR="000F1306">
          <w:rPr>
            <w:color w:val="000000"/>
          </w:rPr>
          <w:t>C</w:t>
        </w:r>
      </w:ins>
      <w:r>
        <w:rPr>
          <w:color w:val="000000"/>
        </w:rPr>
        <w:t xml:space="preserve">FRs calculated from cohorts directly, and it would be useful to compare these </w:t>
      </w:r>
      <w:proofErr w:type="gramStart"/>
      <w:r>
        <w:rPr>
          <w:color w:val="000000"/>
        </w:rPr>
        <w:t>period-based</w:t>
      </w:r>
      <w:proofErr w:type="gramEnd"/>
      <w:r>
        <w:rPr>
          <w:color w:val="000000"/>
        </w:rPr>
        <w:t xml:space="preserve"> </w:t>
      </w:r>
      <w:ins w:id="265" w:author="Serena Pattaro" w:date="2020-01-13T17:07:00Z">
        <w:r w:rsidR="00EB4E41">
          <w:rPr>
            <w:color w:val="000000"/>
          </w:rPr>
          <w:t>pseudo-</w:t>
        </w:r>
      </w:ins>
      <w:r>
        <w:rPr>
          <w:color w:val="000000"/>
        </w:rPr>
        <w:t>C</w:t>
      </w:r>
      <w:ins w:id="266" w:author="Serena Pattaro" w:date="2020-01-13T17:05:00Z">
        <w:r w:rsidR="000F1306">
          <w:rPr>
            <w:color w:val="000000"/>
          </w:rPr>
          <w:t>C</w:t>
        </w:r>
      </w:ins>
      <w:r>
        <w:rPr>
          <w:color w:val="000000"/>
        </w:rPr>
        <w:t>FR estimates with real C</w:t>
      </w:r>
      <w:ins w:id="267" w:author="Serena Pattaro" w:date="2020-01-14T14:47:00Z">
        <w:r w:rsidR="00134715">
          <w:rPr>
            <w:color w:val="000000"/>
          </w:rPr>
          <w:t>C</w:t>
        </w:r>
      </w:ins>
      <w:r>
        <w:rPr>
          <w:color w:val="000000"/>
        </w:rPr>
        <w:t>FRs.</w:t>
      </w:r>
      <w:bookmarkEnd w:id="259"/>
      <w:r>
        <w:rPr>
          <w:color w:val="000000"/>
        </w:rPr>
        <w:t xml:space="preserve"> Because we use contour lines to </w:t>
      </w:r>
      <w:r w:rsidRPr="007629C5">
        <w:rPr>
          <w:color w:val="000000"/>
        </w:rPr>
        <w:t>represent one attribute over age and time, and colour/shade to represent other attributes</w:t>
      </w:r>
      <w:r>
        <w:rPr>
          <w:color w:val="000000"/>
        </w:rPr>
        <w:t xml:space="preserve">, our visualizations are effectively representations of four dimensional data (age, time and the two attributes ASFR and </w:t>
      </w:r>
      <w:ins w:id="268" w:author="Serena Pattaro" w:date="2020-01-13T17:08:00Z">
        <w:r w:rsidR="00EB4E41">
          <w:rPr>
            <w:color w:val="000000"/>
          </w:rPr>
          <w:t>pseudo-C</w:t>
        </w:r>
      </w:ins>
      <w:r>
        <w:rPr>
          <w:color w:val="000000"/>
        </w:rPr>
        <w:t>CRF); we consider this a powerful form of visuali</w:t>
      </w:r>
      <w:r w:rsidR="00122AD4">
        <w:rPr>
          <w:color w:val="000000"/>
        </w:rPr>
        <w:t>z</w:t>
      </w:r>
      <w:r>
        <w:rPr>
          <w:color w:val="000000"/>
        </w:rPr>
        <w:t xml:space="preserve">ation but recognise the complexity of such images can pose a limitation/challenge as well as opportunity, and is possibly at the limits of the level of complexity of information which can be effectively conveyed on screen or page. Further research to understand how easy or challenging users find information conveyed in this way is welcomed. </w:t>
      </w:r>
    </w:p>
    <w:p w14:paraId="68A052F3" w14:textId="1BCF6518" w:rsidR="006675D0" w:rsidRDefault="009E6484">
      <w:pPr>
        <w:pBdr>
          <w:top w:val="nil"/>
          <w:left w:val="nil"/>
          <w:bottom w:val="nil"/>
          <w:right w:val="nil"/>
          <w:between w:val="nil"/>
        </w:pBdr>
        <w:rPr>
          <w:color w:val="000000"/>
        </w:rPr>
      </w:pPr>
      <w:r>
        <w:rPr>
          <w:color w:val="000000"/>
        </w:rPr>
        <w:t xml:space="preserve">The associated online app facilitates the selection of specific countries and compare associated attributes within the visualization, </w:t>
      </w:r>
      <w:r w:rsidR="00122AD4" w:rsidRPr="007629C5">
        <w:rPr>
          <w:color w:val="000000"/>
        </w:rPr>
        <w:t>allowing</w:t>
      </w:r>
      <w:r w:rsidRPr="007629C5">
        <w:rPr>
          <w:color w:val="000000"/>
        </w:rPr>
        <w:t xml:space="preserve"> interactive </w:t>
      </w:r>
      <w:proofErr w:type="gramStart"/>
      <w:r w:rsidR="00122AD4" w:rsidRPr="007629C5">
        <w:rPr>
          <w:color w:val="000000"/>
        </w:rPr>
        <w:t>three</w:t>
      </w:r>
      <w:r w:rsidR="007D33FD" w:rsidRPr="007629C5">
        <w:rPr>
          <w:color w:val="000000"/>
        </w:rPr>
        <w:t xml:space="preserve"> </w:t>
      </w:r>
      <w:r w:rsidR="00122AD4" w:rsidRPr="007629C5">
        <w:rPr>
          <w:color w:val="000000"/>
        </w:rPr>
        <w:t>dimensional</w:t>
      </w:r>
      <w:proofErr w:type="gramEnd"/>
      <w:r>
        <w:rPr>
          <w:color w:val="000000"/>
        </w:rPr>
        <w:t xml:space="preserve"> representations of the data surfaces to be created</w:t>
      </w:r>
      <w:r w:rsidR="00122AD4">
        <w:rPr>
          <w:color w:val="000000"/>
        </w:rPr>
        <w:t>.</w:t>
      </w:r>
      <w:r>
        <w:rPr>
          <w:color w:val="000000"/>
        </w:rPr>
        <w:t xml:space="preserve"> The app also includes options to select different colour palettes, as well as to add, remove and shift the fertility milestones being </w:t>
      </w:r>
      <w:r>
        <w:rPr>
          <w:color w:val="000000"/>
        </w:rPr>
        <w:lastRenderedPageBreak/>
        <w:t xml:space="preserve">represented with the contours. We hope </w:t>
      </w:r>
      <w:r w:rsidR="00122AD4">
        <w:rPr>
          <w:color w:val="000000"/>
        </w:rPr>
        <w:t xml:space="preserve">that </w:t>
      </w:r>
      <w:r>
        <w:rPr>
          <w:color w:val="000000"/>
        </w:rPr>
        <w:t xml:space="preserve">the enhancement of the Lexis surface we present in this paper and the associated app will facilitate </w:t>
      </w:r>
      <w:r w:rsidR="00AB1490">
        <w:rPr>
          <w:color w:val="000000"/>
        </w:rPr>
        <w:t>the</w:t>
      </w:r>
      <w:r>
        <w:rPr>
          <w:color w:val="000000"/>
        </w:rPr>
        <w:t xml:space="preserve"> understanding of fertility patterns within and across populations, as well as other forms of complex demographic data.</w:t>
      </w:r>
    </w:p>
    <w:p w14:paraId="699B3022" w14:textId="77777777" w:rsidR="006675D0" w:rsidRDefault="009E6484">
      <w:pPr>
        <w:pStyle w:val="Heading1"/>
      </w:pPr>
      <w:r>
        <w:t>Acknowledgements</w:t>
      </w:r>
    </w:p>
    <w:p w14:paraId="694092CA" w14:textId="214DCEB2" w:rsidR="006675D0" w:rsidRDefault="009E6484" w:rsidP="00E752AA">
      <w:pPr>
        <w:rPr>
          <w:rFonts w:ascii="Times New Roman" w:eastAsia="Times New Roman" w:hAnsi="Times New Roman" w:cs="Times New Roman"/>
          <w:color w:val="000000"/>
        </w:rPr>
      </w:pPr>
      <w:r>
        <w:t>We would like to thank Tim Riffe, Sebastian Klüs</w:t>
      </w:r>
      <w:ins w:id="269" w:author="Serena Pattaro" w:date="2020-01-13T17:01:00Z">
        <w:r w:rsidR="000F1306">
          <w:t>e</w:t>
        </w:r>
      </w:ins>
      <w:r>
        <w:t>ner, Nikola Sander</w:t>
      </w:r>
      <w:ins w:id="270" w:author="Serena Pattaro" w:date="2020-01-13T17:10:00Z">
        <w:r w:rsidR="00EB4E41">
          <w:t>,</w:t>
        </w:r>
      </w:ins>
      <w:del w:id="271" w:author="Serena Pattaro" w:date="2020-01-13T17:10:00Z">
        <w:r w:rsidDel="00EB4E41">
          <w:delText xml:space="preserve"> and</w:delText>
        </w:r>
      </w:del>
      <w:r>
        <w:t xml:space="preserve"> Jakub </w:t>
      </w:r>
      <w:proofErr w:type="spellStart"/>
      <w:r>
        <w:t>Bijak</w:t>
      </w:r>
      <w:proofErr w:type="spellEnd"/>
      <w:r>
        <w:t xml:space="preserve"> </w:t>
      </w:r>
      <w:ins w:id="272" w:author="Serena Pattaro" w:date="2020-01-13T17:10:00Z">
        <w:r w:rsidR="00EB4E41">
          <w:t xml:space="preserve">and three anonymous reviewers </w:t>
        </w:r>
      </w:ins>
      <w:r>
        <w:t xml:space="preserve">for providing very helpful comments on earlier versions of this paper. A previous version of this paper was presented as a poster at the second Human Fertility Database Symposium on “Population-level fertility research: State of the art”, which was held at the </w:t>
      </w:r>
      <w:proofErr w:type="spellStart"/>
      <w:r>
        <w:t>WissenschaftsForum</w:t>
      </w:r>
      <w:proofErr w:type="spellEnd"/>
      <w:r>
        <w:t xml:space="preserve"> in Berlin on 23-24 June 2016. We thank participants for their constructive comments.</w:t>
      </w:r>
      <w:r>
        <w:br w:type="page"/>
      </w:r>
    </w:p>
    <w:p w14:paraId="01F13D84" w14:textId="12686E62" w:rsidR="00CB6DCE" w:rsidRPr="00CB6DCE" w:rsidRDefault="009E6484" w:rsidP="00CB6DCE">
      <w:pPr>
        <w:pStyle w:val="Heading1"/>
        <w:spacing w:before="0"/>
      </w:pPr>
      <w:r>
        <w:lastRenderedPageBreak/>
        <w:t>References</w:t>
      </w:r>
    </w:p>
    <w:p w14:paraId="24E9B71C" w14:textId="0CF5E7E1" w:rsidR="00FC4EEE" w:rsidRPr="007629C5" w:rsidRDefault="00CB6DCE" w:rsidP="00F0016B">
      <w:pPr>
        <w:ind w:left="567" w:hanging="567"/>
        <w:rPr>
          <w:color w:val="000000"/>
        </w:rPr>
      </w:pPr>
      <w:r>
        <w:rPr>
          <w:color w:val="000000"/>
        </w:rPr>
        <w:fldChar w:fldCharType="begin"/>
      </w:r>
      <w:r w:rsidRPr="00077FE5">
        <w:rPr>
          <w:color w:val="000000"/>
        </w:rPr>
        <w:instrText>ADDIN F1000_CSL_BIBLIOGRAPHY</w:instrText>
      </w:r>
      <w:r>
        <w:rPr>
          <w:color w:val="000000"/>
        </w:rPr>
        <w:fldChar w:fldCharType="separate"/>
      </w:r>
      <w:r w:rsidR="00FC4EEE" w:rsidRPr="007629C5">
        <w:rPr>
          <w:color w:val="000000"/>
        </w:rPr>
        <w:t xml:space="preserve">Balbo, N., Billari, F.C. and Mills, M. </w:t>
      </w:r>
      <w:r w:rsidR="00F0016B">
        <w:rPr>
          <w:color w:val="000000"/>
        </w:rPr>
        <w:t>(</w:t>
      </w:r>
      <w:r w:rsidR="00FC4EEE" w:rsidRPr="007629C5">
        <w:rPr>
          <w:color w:val="000000"/>
        </w:rPr>
        <w:t>2013</w:t>
      </w:r>
      <w:r w:rsidR="00F0016B">
        <w:rPr>
          <w:color w:val="000000"/>
        </w:rPr>
        <w:t>)</w:t>
      </w:r>
      <w:r w:rsidR="00FC4EEE" w:rsidRPr="007629C5">
        <w:rPr>
          <w:color w:val="000000"/>
        </w:rPr>
        <w:t xml:space="preserve">. Fertility in advanced societies: A review of research. </w:t>
      </w:r>
      <w:r w:rsidR="00FC4EEE" w:rsidRPr="007629C5">
        <w:rPr>
          <w:i/>
          <w:color w:val="000000"/>
        </w:rPr>
        <w:t xml:space="preserve">European Journal of Population/Revue </w:t>
      </w:r>
      <w:r w:rsidR="00F0016B">
        <w:rPr>
          <w:i/>
          <w:color w:val="000000"/>
        </w:rPr>
        <w:t>E</w:t>
      </w:r>
      <w:r w:rsidR="00FC4EEE" w:rsidRPr="007629C5">
        <w:rPr>
          <w:i/>
          <w:color w:val="000000"/>
        </w:rPr>
        <w:t>uropéenne de Démographie</w:t>
      </w:r>
      <w:r w:rsidR="00FC4EEE" w:rsidRPr="007629C5">
        <w:rPr>
          <w:color w:val="000000"/>
        </w:rPr>
        <w:t xml:space="preserve"> 29(1)</w:t>
      </w:r>
      <w:r w:rsidR="00F0016B">
        <w:rPr>
          <w:color w:val="000000"/>
        </w:rPr>
        <w:t>:</w:t>
      </w:r>
      <w:r w:rsidR="00FC4EEE" w:rsidRPr="007629C5">
        <w:rPr>
          <w:color w:val="000000"/>
        </w:rPr>
        <w:t xml:space="preserve"> 1–38.</w:t>
      </w:r>
    </w:p>
    <w:p w14:paraId="074C3F28" w14:textId="479E4F73" w:rsidR="00FC4EEE" w:rsidRDefault="00FC4EEE" w:rsidP="00F0016B">
      <w:pPr>
        <w:ind w:left="567" w:hanging="567"/>
        <w:rPr>
          <w:color w:val="000000"/>
        </w:rPr>
      </w:pPr>
      <w:r w:rsidRPr="00A02FC4">
        <w:rPr>
          <w:color w:val="000000"/>
          <w:lang w:val="de-DE"/>
        </w:rPr>
        <w:t xml:space="preserve">Basten, S., Sobotka, T. and Zeman, K. </w:t>
      </w:r>
      <w:r w:rsidR="00F0016B" w:rsidRPr="00A02FC4">
        <w:rPr>
          <w:color w:val="000000"/>
          <w:lang w:val="de-DE"/>
        </w:rPr>
        <w:t>(</w:t>
      </w:r>
      <w:r w:rsidRPr="00A02FC4">
        <w:rPr>
          <w:color w:val="000000"/>
          <w:lang w:val="de-DE"/>
        </w:rPr>
        <w:t>2014</w:t>
      </w:r>
      <w:r w:rsidR="00F0016B" w:rsidRPr="00A02FC4">
        <w:rPr>
          <w:color w:val="000000"/>
          <w:lang w:val="de-DE"/>
        </w:rPr>
        <w:t>)</w:t>
      </w:r>
      <w:r w:rsidRPr="00A02FC4">
        <w:rPr>
          <w:color w:val="000000"/>
          <w:lang w:val="de-DE"/>
        </w:rPr>
        <w:t xml:space="preserve">. </w:t>
      </w:r>
      <w:r>
        <w:rPr>
          <w:color w:val="000000"/>
        </w:rPr>
        <w:t xml:space="preserve">Future fertility in low fertility countries. In: Lutz, W., Butz, W. P., and KC, S. </w:t>
      </w:r>
      <w:r w:rsidR="00077FE5">
        <w:rPr>
          <w:color w:val="000000"/>
        </w:rPr>
        <w:t>(</w:t>
      </w:r>
      <w:r>
        <w:rPr>
          <w:color w:val="000000"/>
        </w:rPr>
        <w:t>eds.</w:t>
      </w:r>
      <w:r w:rsidR="00077FE5">
        <w:rPr>
          <w:color w:val="000000"/>
        </w:rPr>
        <w:t>).</w:t>
      </w:r>
      <w:r>
        <w:rPr>
          <w:color w:val="000000"/>
        </w:rPr>
        <w:t xml:space="preserve"> </w:t>
      </w:r>
      <w:r w:rsidRPr="00FC4EEE">
        <w:rPr>
          <w:i/>
          <w:color w:val="000000"/>
        </w:rPr>
        <w:t>World population and human capital in twenty-first century</w:t>
      </w:r>
      <w:r>
        <w:rPr>
          <w:color w:val="000000"/>
        </w:rPr>
        <w:t xml:space="preserve">. </w:t>
      </w:r>
      <w:r w:rsidR="00077FE5">
        <w:rPr>
          <w:color w:val="000000"/>
        </w:rPr>
        <w:t>Oxford University Press:</w:t>
      </w:r>
      <w:r>
        <w:rPr>
          <w:color w:val="000000"/>
        </w:rPr>
        <w:t xml:space="preserve"> 33–146.</w:t>
      </w:r>
    </w:p>
    <w:p w14:paraId="3C53EE88" w14:textId="7E1D562A" w:rsidR="00FC4EEE" w:rsidRDefault="00FC4EEE" w:rsidP="00F0016B">
      <w:pPr>
        <w:ind w:left="567" w:hanging="567"/>
        <w:rPr>
          <w:color w:val="000000"/>
        </w:rPr>
      </w:pPr>
      <w:r>
        <w:rPr>
          <w:color w:val="000000"/>
        </w:rPr>
        <w:t xml:space="preserve">Billari, F.C. </w:t>
      </w:r>
      <w:r w:rsidR="00F0016B">
        <w:rPr>
          <w:color w:val="000000"/>
        </w:rPr>
        <w:t>(</w:t>
      </w:r>
      <w:r>
        <w:rPr>
          <w:color w:val="000000"/>
        </w:rPr>
        <w:t>2018</w:t>
      </w:r>
      <w:r w:rsidR="00F0016B">
        <w:rPr>
          <w:color w:val="000000"/>
        </w:rPr>
        <w:t>)</w:t>
      </w:r>
      <w:r>
        <w:rPr>
          <w:color w:val="000000"/>
        </w:rPr>
        <w:t xml:space="preserve">. A “great divergence” in fertility? </w:t>
      </w:r>
      <w:r w:rsidRPr="007A1DC0">
        <w:rPr>
          <w:color w:val="000000"/>
          <w:lang w:val="it-IT"/>
        </w:rPr>
        <w:t>In</w:t>
      </w:r>
      <w:r w:rsidR="00077FE5" w:rsidRPr="007A1DC0">
        <w:rPr>
          <w:color w:val="000000"/>
          <w:lang w:val="it-IT"/>
        </w:rPr>
        <w:t>: Poston, Jr. D. L. (ed.).</w:t>
      </w:r>
      <w:r w:rsidRPr="007A1DC0">
        <w:rPr>
          <w:color w:val="000000"/>
          <w:lang w:val="it-IT"/>
        </w:rPr>
        <w:t xml:space="preserve"> </w:t>
      </w:r>
      <w:r w:rsidRPr="00FC4EEE">
        <w:rPr>
          <w:i/>
          <w:color w:val="000000"/>
        </w:rPr>
        <w:t>Low fertility regimes and demographic and societal change</w:t>
      </w:r>
      <w:r>
        <w:rPr>
          <w:color w:val="000000"/>
        </w:rPr>
        <w:t>. Springe</w:t>
      </w:r>
      <w:r w:rsidR="007A1DC0">
        <w:rPr>
          <w:color w:val="000000"/>
        </w:rPr>
        <w:t xml:space="preserve">r: </w:t>
      </w:r>
      <w:r>
        <w:rPr>
          <w:color w:val="000000"/>
        </w:rPr>
        <w:t>15–35.</w:t>
      </w:r>
    </w:p>
    <w:p w14:paraId="48FA0CEA" w14:textId="1F19A189" w:rsidR="00FC4EEE" w:rsidRDefault="00FC4EEE" w:rsidP="00F0016B">
      <w:pPr>
        <w:ind w:left="567" w:hanging="567"/>
        <w:rPr>
          <w:color w:val="000000"/>
        </w:rPr>
      </w:pPr>
      <w:r>
        <w:rPr>
          <w:color w:val="000000"/>
        </w:rPr>
        <w:t xml:space="preserve">Burkimsher, M. </w:t>
      </w:r>
      <w:r w:rsidR="00F0016B">
        <w:rPr>
          <w:color w:val="000000"/>
        </w:rPr>
        <w:t>(</w:t>
      </w:r>
      <w:r>
        <w:rPr>
          <w:color w:val="000000"/>
        </w:rPr>
        <w:t>2017</w:t>
      </w:r>
      <w:r w:rsidR="00F0016B">
        <w:rPr>
          <w:color w:val="000000"/>
        </w:rPr>
        <w:t>)</w:t>
      </w:r>
      <w:r>
        <w:rPr>
          <w:color w:val="000000"/>
        </w:rPr>
        <w:t xml:space="preserve">. Evolution of the shape of the fertility curve: Why might some countries develop a bimodal curve? </w:t>
      </w:r>
      <w:r w:rsidRPr="00FC4EEE">
        <w:rPr>
          <w:i/>
          <w:color w:val="000000"/>
        </w:rPr>
        <w:t>Demographic Research</w:t>
      </w:r>
      <w:r>
        <w:rPr>
          <w:color w:val="000000"/>
        </w:rPr>
        <w:t xml:space="preserve"> 37(11)</w:t>
      </w:r>
      <w:r w:rsidR="007A1DC0">
        <w:rPr>
          <w:color w:val="000000"/>
        </w:rPr>
        <w:t xml:space="preserve">: </w:t>
      </w:r>
      <w:r>
        <w:rPr>
          <w:color w:val="000000"/>
        </w:rPr>
        <w:t>295–324.</w:t>
      </w:r>
    </w:p>
    <w:p w14:paraId="75A8ABAC" w14:textId="02E5AE43" w:rsidR="00FC4EEE" w:rsidRDefault="00FC4EEE" w:rsidP="00F0016B">
      <w:pPr>
        <w:ind w:left="567" w:hanging="567"/>
        <w:rPr>
          <w:color w:val="000000"/>
        </w:rPr>
      </w:pPr>
      <w:r>
        <w:rPr>
          <w:color w:val="000000"/>
        </w:rPr>
        <w:t xml:space="preserve">Calot, G., Confesson, A., Sardon, J.P., Baranzini, E., Cotter, S. and Wanner, P. </w:t>
      </w:r>
      <w:r w:rsidR="00F0016B">
        <w:rPr>
          <w:color w:val="000000"/>
        </w:rPr>
        <w:t>(</w:t>
      </w:r>
      <w:r>
        <w:rPr>
          <w:color w:val="000000"/>
        </w:rPr>
        <w:t>1998</w:t>
      </w:r>
      <w:r w:rsidR="00F0016B">
        <w:rPr>
          <w:color w:val="000000"/>
        </w:rPr>
        <w:t>)</w:t>
      </w:r>
      <w:r>
        <w:rPr>
          <w:color w:val="000000"/>
        </w:rPr>
        <w:t xml:space="preserve">. </w:t>
      </w:r>
      <w:r w:rsidRPr="00FC4EEE">
        <w:rPr>
          <w:i/>
          <w:color w:val="000000"/>
        </w:rPr>
        <w:t>Two centuries of Swiss demographic history</w:t>
      </w:r>
      <w:r>
        <w:rPr>
          <w:color w:val="000000"/>
        </w:rPr>
        <w:t>. Neuchâtel: Swiss Federal Statistical Office.</w:t>
      </w:r>
    </w:p>
    <w:p w14:paraId="32A54CD8" w14:textId="65BCC672" w:rsidR="00FC4EEE" w:rsidRDefault="00FC4EEE" w:rsidP="00F0016B">
      <w:pPr>
        <w:ind w:left="567" w:hanging="567"/>
        <w:rPr>
          <w:color w:val="000000"/>
        </w:rPr>
      </w:pPr>
      <w:r>
        <w:rPr>
          <w:color w:val="000000"/>
        </w:rPr>
        <w:t xml:space="preserve">Campbell, M. and Robards, J. </w:t>
      </w:r>
      <w:r w:rsidR="00F0016B">
        <w:rPr>
          <w:color w:val="000000"/>
        </w:rPr>
        <w:t>(</w:t>
      </w:r>
      <w:r>
        <w:rPr>
          <w:color w:val="000000"/>
        </w:rPr>
        <w:t>2014</w:t>
      </w:r>
      <w:r w:rsidR="00F0016B">
        <w:rPr>
          <w:color w:val="000000"/>
        </w:rPr>
        <w:t>)</w:t>
      </w:r>
      <w:r>
        <w:rPr>
          <w:color w:val="000000"/>
        </w:rPr>
        <w:t xml:space="preserve">. </w:t>
      </w:r>
      <w:r w:rsidRPr="007A1DC0">
        <w:rPr>
          <w:iCs/>
          <w:color w:val="000000"/>
        </w:rPr>
        <w:t xml:space="preserve">Comparing changing age-specific fertility across the United Kingdom using Lexis diagrams. </w:t>
      </w:r>
      <w:r>
        <w:rPr>
          <w:color w:val="000000"/>
        </w:rPr>
        <w:t>Southampton: ESRC Centre for Population Change</w:t>
      </w:r>
      <w:r w:rsidR="007A1DC0">
        <w:rPr>
          <w:color w:val="000000"/>
        </w:rPr>
        <w:t xml:space="preserve"> (ESRC CPC working paper 50)</w:t>
      </w:r>
      <w:r>
        <w:rPr>
          <w:color w:val="000000"/>
        </w:rPr>
        <w:t>.</w:t>
      </w:r>
    </w:p>
    <w:p w14:paraId="32D17FD4" w14:textId="2372DD5E" w:rsidR="00FC4EEE" w:rsidRDefault="00FC4EEE" w:rsidP="00F0016B">
      <w:pPr>
        <w:ind w:left="567" w:hanging="567"/>
        <w:rPr>
          <w:color w:val="000000"/>
        </w:rPr>
      </w:pPr>
      <w:r>
        <w:rPr>
          <w:color w:val="000000"/>
        </w:rPr>
        <w:t xml:space="preserve">Caselli, G. and Vallin, J. </w:t>
      </w:r>
      <w:r w:rsidR="00F0016B">
        <w:rPr>
          <w:color w:val="000000"/>
        </w:rPr>
        <w:t>(</w:t>
      </w:r>
      <w:r>
        <w:rPr>
          <w:color w:val="000000"/>
        </w:rPr>
        <w:t>2005</w:t>
      </w:r>
      <w:r w:rsidR="00F0016B">
        <w:rPr>
          <w:color w:val="000000"/>
        </w:rPr>
        <w:t>)</w:t>
      </w:r>
      <w:r>
        <w:rPr>
          <w:color w:val="000000"/>
        </w:rPr>
        <w:t xml:space="preserve">. From situation events in time to the Lexis Diagram and the Computing of rates. In: Caselli, G., Vallin, J., and Wunsch, G. </w:t>
      </w:r>
      <w:r w:rsidR="007A1DC0">
        <w:rPr>
          <w:color w:val="000000"/>
        </w:rPr>
        <w:t>(</w:t>
      </w:r>
      <w:r>
        <w:rPr>
          <w:color w:val="000000"/>
        </w:rPr>
        <w:t>eds.</w:t>
      </w:r>
      <w:r w:rsidR="007A1DC0">
        <w:rPr>
          <w:color w:val="000000"/>
        </w:rPr>
        <w:t>).</w:t>
      </w:r>
      <w:r>
        <w:rPr>
          <w:color w:val="000000"/>
        </w:rPr>
        <w:t xml:space="preserve"> </w:t>
      </w:r>
      <w:r w:rsidRPr="00FC4EEE">
        <w:rPr>
          <w:i/>
          <w:color w:val="000000"/>
        </w:rPr>
        <w:t>Demography: Analysis and Synthesis</w:t>
      </w:r>
      <w:r>
        <w:rPr>
          <w:color w:val="000000"/>
        </w:rPr>
        <w:t>. Boston, MA: Academic Press.</w:t>
      </w:r>
    </w:p>
    <w:p w14:paraId="699B7CCF" w14:textId="7F3FE764" w:rsidR="00FC4EEE" w:rsidRDefault="00FC4EEE" w:rsidP="00F0016B">
      <w:pPr>
        <w:ind w:left="567" w:hanging="567"/>
        <w:rPr>
          <w:color w:val="000000"/>
        </w:rPr>
      </w:pPr>
      <w:r>
        <w:rPr>
          <w:color w:val="000000"/>
        </w:rPr>
        <w:t xml:space="preserve">Choi, K.H. </w:t>
      </w:r>
      <w:r w:rsidR="00F0016B">
        <w:rPr>
          <w:color w:val="000000"/>
        </w:rPr>
        <w:t>(</w:t>
      </w:r>
      <w:r>
        <w:rPr>
          <w:color w:val="000000"/>
        </w:rPr>
        <w:t>2014</w:t>
      </w:r>
      <w:r w:rsidR="00F0016B">
        <w:rPr>
          <w:color w:val="000000"/>
        </w:rPr>
        <w:t>)</w:t>
      </w:r>
      <w:r>
        <w:rPr>
          <w:color w:val="000000"/>
        </w:rPr>
        <w:t xml:space="preserve">. Fertility in the context of Mexican migration to the United States: A case for incorporating the pre-migration fertility of immigrants. </w:t>
      </w:r>
      <w:r w:rsidRPr="00FC4EEE">
        <w:rPr>
          <w:i/>
          <w:color w:val="000000"/>
        </w:rPr>
        <w:t>Demographic Research</w:t>
      </w:r>
      <w:r>
        <w:rPr>
          <w:color w:val="000000"/>
        </w:rPr>
        <w:t xml:space="preserve"> 30(24)</w:t>
      </w:r>
      <w:r w:rsidR="007A1DC0">
        <w:rPr>
          <w:color w:val="000000"/>
        </w:rPr>
        <w:t xml:space="preserve">: </w:t>
      </w:r>
      <w:r>
        <w:rPr>
          <w:color w:val="000000"/>
        </w:rPr>
        <w:t>703–737.</w:t>
      </w:r>
    </w:p>
    <w:p w14:paraId="3AE8E011" w14:textId="08DBB629" w:rsidR="00FC4EEE" w:rsidRDefault="00FC4EEE" w:rsidP="00F0016B">
      <w:pPr>
        <w:ind w:left="567" w:hanging="567"/>
        <w:rPr>
          <w:color w:val="000000"/>
        </w:rPr>
      </w:pPr>
      <w:r>
        <w:rPr>
          <w:color w:val="000000"/>
        </w:rPr>
        <w:t xml:space="preserve">Coleman, D. </w:t>
      </w:r>
      <w:r w:rsidR="00F0016B">
        <w:rPr>
          <w:color w:val="000000"/>
        </w:rPr>
        <w:t>(</w:t>
      </w:r>
      <w:r>
        <w:rPr>
          <w:color w:val="000000"/>
        </w:rPr>
        <w:t>2006</w:t>
      </w:r>
      <w:r w:rsidR="00F0016B">
        <w:rPr>
          <w:color w:val="000000"/>
        </w:rPr>
        <w:t>)</w:t>
      </w:r>
      <w:r>
        <w:rPr>
          <w:color w:val="000000"/>
        </w:rPr>
        <w:t xml:space="preserve">. Immigration and </w:t>
      </w:r>
      <w:r w:rsidR="007A1DC0">
        <w:rPr>
          <w:color w:val="000000"/>
        </w:rPr>
        <w:t>e</w:t>
      </w:r>
      <w:r>
        <w:rPr>
          <w:color w:val="000000"/>
        </w:rPr>
        <w:t xml:space="preserve">thnic </w:t>
      </w:r>
      <w:r w:rsidR="007A1DC0">
        <w:rPr>
          <w:color w:val="000000"/>
        </w:rPr>
        <w:t>c</w:t>
      </w:r>
      <w:r>
        <w:rPr>
          <w:color w:val="000000"/>
        </w:rPr>
        <w:t xml:space="preserve">hange in </w:t>
      </w:r>
      <w:r w:rsidR="007A1DC0">
        <w:rPr>
          <w:color w:val="000000"/>
        </w:rPr>
        <w:t>l</w:t>
      </w:r>
      <w:r>
        <w:rPr>
          <w:color w:val="000000"/>
        </w:rPr>
        <w:t>ow-</w:t>
      </w:r>
      <w:r w:rsidR="007A1DC0">
        <w:rPr>
          <w:color w:val="000000"/>
        </w:rPr>
        <w:t>f</w:t>
      </w:r>
      <w:r>
        <w:rPr>
          <w:color w:val="000000"/>
        </w:rPr>
        <w:t xml:space="preserve">ertility </w:t>
      </w:r>
      <w:r w:rsidR="007A1DC0">
        <w:rPr>
          <w:color w:val="000000"/>
        </w:rPr>
        <w:t>c</w:t>
      </w:r>
      <w:r>
        <w:rPr>
          <w:color w:val="000000"/>
        </w:rPr>
        <w:t xml:space="preserve">ountries: A </w:t>
      </w:r>
      <w:r w:rsidR="007A1DC0">
        <w:rPr>
          <w:color w:val="000000"/>
        </w:rPr>
        <w:t>t</w:t>
      </w:r>
      <w:r>
        <w:rPr>
          <w:color w:val="000000"/>
        </w:rPr>
        <w:t xml:space="preserve">hird </w:t>
      </w:r>
      <w:r w:rsidR="007A1DC0">
        <w:rPr>
          <w:color w:val="000000"/>
        </w:rPr>
        <w:t>d</w:t>
      </w:r>
      <w:r>
        <w:rPr>
          <w:color w:val="000000"/>
        </w:rPr>
        <w:t xml:space="preserve">emographic </w:t>
      </w:r>
      <w:r w:rsidR="007A1DC0">
        <w:rPr>
          <w:color w:val="000000"/>
        </w:rPr>
        <w:t>t</w:t>
      </w:r>
      <w:r>
        <w:rPr>
          <w:color w:val="000000"/>
        </w:rPr>
        <w:t xml:space="preserve">ransition. </w:t>
      </w:r>
      <w:r w:rsidRPr="00FC4EEE">
        <w:rPr>
          <w:i/>
          <w:color w:val="000000"/>
        </w:rPr>
        <w:t xml:space="preserve">Population and </w:t>
      </w:r>
      <w:r w:rsidR="007A1DC0">
        <w:rPr>
          <w:i/>
          <w:color w:val="000000"/>
        </w:rPr>
        <w:t>D</w:t>
      </w:r>
      <w:r w:rsidRPr="00FC4EEE">
        <w:rPr>
          <w:i/>
          <w:color w:val="000000"/>
        </w:rPr>
        <w:t xml:space="preserve">evelopment </w:t>
      </w:r>
      <w:r w:rsidR="007A1DC0">
        <w:rPr>
          <w:i/>
          <w:color w:val="000000"/>
        </w:rPr>
        <w:t>R</w:t>
      </w:r>
      <w:r w:rsidRPr="00FC4EEE">
        <w:rPr>
          <w:i/>
          <w:color w:val="000000"/>
        </w:rPr>
        <w:t>eview</w:t>
      </w:r>
      <w:r>
        <w:rPr>
          <w:color w:val="000000"/>
        </w:rPr>
        <w:t xml:space="preserve"> 32(3)</w:t>
      </w:r>
      <w:r w:rsidR="007A1DC0">
        <w:rPr>
          <w:color w:val="000000"/>
        </w:rPr>
        <w:t>:</w:t>
      </w:r>
      <w:r>
        <w:rPr>
          <w:color w:val="000000"/>
        </w:rPr>
        <w:t xml:space="preserve"> 401–446.</w:t>
      </w:r>
    </w:p>
    <w:p w14:paraId="068B7E6E" w14:textId="497790DD" w:rsidR="00FC4EEE" w:rsidRDefault="00FC4EEE" w:rsidP="00F0016B">
      <w:pPr>
        <w:ind w:left="567" w:hanging="567"/>
        <w:rPr>
          <w:color w:val="000000"/>
        </w:rPr>
      </w:pPr>
      <w:r>
        <w:rPr>
          <w:color w:val="000000"/>
        </w:rPr>
        <w:lastRenderedPageBreak/>
        <w:t xml:space="preserve">Davis, K. </w:t>
      </w:r>
      <w:r w:rsidR="00F0016B">
        <w:rPr>
          <w:color w:val="000000"/>
        </w:rPr>
        <w:t>(</w:t>
      </w:r>
      <w:r>
        <w:rPr>
          <w:color w:val="000000"/>
        </w:rPr>
        <w:t>1945</w:t>
      </w:r>
      <w:r w:rsidR="00F0016B">
        <w:rPr>
          <w:color w:val="000000"/>
        </w:rPr>
        <w:t>)</w:t>
      </w:r>
      <w:r>
        <w:rPr>
          <w:color w:val="000000"/>
        </w:rPr>
        <w:t xml:space="preserve">. The </w:t>
      </w:r>
      <w:r w:rsidR="007A1DC0">
        <w:rPr>
          <w:color w:val="000000"/>
        </w:rPr>
        <w:t>w</w:t>
      </w:r>
      <w:r>
        <w:rPr>
          <w:color w:val="000000"/>
        </w:rPr>
        <w:t xml:space="preserve">orld </w:t>
      </w:r>
      <w:r w:rsidR="007A1DC0">
        <w:rPr>
          <w:color w:val="000000"/>
        </w:rPr>
        <w:t>d</w:t>
      </w:r>
      <w:r>
        <w:rPr>
          <w:color w:val="000000"/>
        </w:rPr>
        <w:t xml:space="preserve">emographic </w:t>
      </w:r>
      <w:r w:rsidR="007A1DC0">
        <w:rPr>
          <w:color w:val="000000"/>
        </w:rPr>
        <w:t>t</w:t>
      </w:r>
      <w:r>
        <w:rPr>
          <w:color w:val="000000"/>
        </w:rPr>
        <w:t xml:space="preserve">ransition. </w:t>
      </w:r>
      <w:r w:rsidRPr="00FC4EEE">
        <w:rPr>
          <w:i/>
          <w:color w:val="000000"/>
        </w:rPr>
        <w:t>The Annals of the American Academy of Political and Social Science</w:t>
      </w:r>
      <w:r>
        <w:rPr>
          <w:color w:val="000000"/>
        </w:rPr>
        <w:t xml:space="preserve"> 237(Jan.)</w:t>
      </w:r>
      <w:r w:rsidR="007A1DC0">
        <w:rPr>
          <w:color w:val="000000"/>
        </w:rPr>
        <w:t xml:space="preserve">: </w:t>
      </w:r>
      <w:r>
        <w:rPr>
          <w:color w:val="000000"/>
        </w:rPr>
        <w:t>1–11.</w:t>
      </w:r>
    </w:p>
    <w:p w14:paraId="6D7F615D" w14:textId="43D586F6" w:rsidR="00FC4EEE" w:rsidRDefault="00FC4EEE" w:rsidP="00F0016B">
      <w:pPr>
        <w:ind w:left="567" w:hanging="567"/>
        <w:rPr>
          <w:color w:val="000000"/>
        </w:rPr>
      </w:pPr>
      <w:r>
        <w:rPr>
          <w:color w:val="000000"/>
        </w:rPr>
        <w:t xml:space="preserve">Esping-Andersen, G. </w:t>
      </w:r>
      <w:r w:rsidR="00F0016B">
        <w:rPr>
          <w:color w:val="000000"/>
        </w:rPr>
        <w:t>(</w:t>
      </w:r>
      <w:r>
        <w:rPr>
          <w:color w:val="000000"/>
        </w:rPr>
        <w:t>1999</w:t>
      </w:r>
      <w:r w:rsidR="00F0016B">
        <w:rPr>
          <w:color w:val="000000"/>
        </w:rPr>
        <w:t>)</w:t>
      </w:r>
      <w:r>
        <w:rPr>
          <w:color w:val="000000"/>
        </w:rPr>
        <w:t xml:space="preserve">. </w:t>
      </w:r>
      <w:r w:rsidRPr="00FC4EEE">
        <w:rPr>
          <w:i/>
          <w:color w:val="000000"/>
        </w:rPr>
        <w:t>Social foundations of postindustrial economies</w:t>
      </w:r>
      <w:r>
        <w:rPr>
          <w:color w:val="000000"/>
        </w:rPr>
        <w:t>. Oxford</w:t>
      </w:r>
      <w:r w:rsidR="007A1DC0">
        <w:rPr>
          <w:color w:val="000000"/>
        </w:rPr>
        <w:t>: Oxford University Press</w:t>
      </w:r>
      <w:r>
        <w:rPr>
          <w:color w:val="000000"/>
        </w:rPr>
        <w:t>.</w:t>
      </w:r>
    </w:p>
    <w:p w14:paraId="529D7FB1" w14:textId="08735A69" w:rsidR="00FC4EEE" w:rsidRDefault="00FC4EEE" w:rsidP="00F0016B">
      <w:pPr>
        <w:ind w:left="567" w:hanging="567"/>
        <w:rPr>
          <w:color w:val="000000"/>
        </w:rPr>
      </w:pPr>
      <w:r>
        <w:rPr>
          <w:color w:val="000000"/>
        </w:rPr>
        <w:t xml:space="preserve">Esping‐Andersen, G. and Billari, F.C. </w:t>
      </w:r>
      <w:r w:rsidR="00F0016B">
        <w:rPr>
          <w:color w:val="000000"/>
        </w:rPr>
        <w:t>(</w:t>
      </w:r>
      <w:r>
        <w:rPr>
          <w:color w:val="000000"/>
        </w:rPr>
        <w:t>2015</w:t>
      </w:r>
      <w:r w:rsidR="00F0016B">
        <w:rPr>
          <w:color w:val="000000"/>
        </w:rPr>
        <w:t>)</w:t>
      </w:r>
      <w:r>
        <w:rPr>
          <w:color w:val="000000"/>
        </w:rPr>
        <w:t xml:space="preserve">. Re‐theorizing </w:t>
      </w:r>
      <w:r w:rsidR="007A1DC0">
        <w:rPr>
          <w:color w:val="000000"/>
        </w:rPr>
        <w:t>f</w:t>
      </w:r>
      <w:r>
        <w:rPr>
          <w:color w:val="000000"/>
        </w:rPr>
        <w:t xml:space="preserve">amily </w:t>
      </w:r>
      <w:r w:rsidR="007A1DC0">
        <w:rPr>
          <w:color w:val="000000"/>
        </w:rPr>
        <w:t>d</w:t>
      </w:r>
      <w:r>
        <w:rPr>
          <w:color w:val="000000"/>
        </w:rPr>
        <w:t xml:space="preserve">emographics. </w:t>
      </w:r>
      <w:r w:rsidRPr="00FC4EEE">
        <w:rPr>
          <w:i/>
          <w:color w:val="000000"/>
        </w:rPr>
        <w:t>Population and Development Review</w:t>
      </w:r>
      <w:r>
        <w:rPr>
          <w:color w:val="000000"/>
        </w:rPr>
        <w:t xml:space="preserve"> 41(1)</w:t>
      </w:r>
      <w:r w:rsidR="007A1DC0">
        <w:rPr>
          <w:color w:val="000000"/>
        </w:rPr>
        <w:t xml:space="preserve">: </w:t>
      </w:r>
      <w:r>
        <w:rPr>
          <w:color w:val="000000"/>
        </w:rPr>
        <w:t>1–31.</w:t>
      </w:r>
    </w:p>
    <w:p w14:paraId="392DC9AB" w14:textId="07C8E556" w:rsidR="00FC4EEE" w:rsidRDefault="00FC4EEE" w:rsidP="00F0016B">
      <w:pPr>
        <w:ind w:left="567" w:hanging="567"/>
        <w:rPr>
          <w:color w:val="000000"/>
        </w:rPr>
      </w:pPr>
      <w:r>
        <w:rPr>
          <w:color w:val="000000"/>
        </w:rPr>
        <w:t xml:space="preserve">Estévez-Abe, M. and Naldini, M. </w:t>
      </w:r>
      <w:r w:rsidR="00F0016B">
        <w:rPr>
          <w:color w:val="000000"/>
        </w:rPr>
        <w:t>(</w:t>
      </w:r>
      <w:r>
        <w:rPr>
          <w:color w:val="000000"/>
        </w:rPr>
        <w:t>2016</w:t>
      </w:r>
      <w:r w:rsidR="00F0016B">
        <w:rPr>
          <w:color w:val="000000"/>
        </w:rPr>
        <w:t>)</w:t>
      </w:r>
      <w:r>
        <w:rPr>
          <w:color w:val="000000"/>
        </w:rPr>
        <w:t xml:space="preserve">. Politics of defamilialization: A comparison of Italy, Japan, Korea and Spain. </w:t>
      </w:r>
      <w:r w:rsidRPr="00FC4EEE">
        <w:rPr>
          <w:i/>
          <w:color w:val="000000"/>
        </w:rPr>
        <w:t xml:space="preserve">Journal of European </w:t>
      </w:r>
      <w:r w:rsidR="007A1DC0">
        <w:rPr>
          <w:i/>
          <w:color w:val="000000"/>
        </w:rPr>
        <w:t>S</w:t>
      </w:r>
      <w:r w:rsidRPr="00FC4EEE">
        <w:rPr>
          <w:i/>
          <w:color w:val="000000"/>
        </w:rPr>
        <w:t xml:space="preserve">ocial </w:t>
      </w:r>
      <w:r w:rsidR="007A1DC0">
        <w:rPr>
          <w:i/>
          <w:color w:val="000000"/>
        </w:rPr>
        <w:t>P</w:t>
      </w:r>
      <w:r w:rsidRPr="00FC4EEE">
        <w:rPr>
          <w:i/>
          <w:color w:val="000000"/>
        </w:rPr>
        <w:t>olicy</w:t>
      </w:r>
      <w:r>
        <w:rPr>
          <w:color w:val="000000"/>
        </w:rPr>
        <w:t xml:space="preserve"> 26(4)</w:t>
      </w:r>
      <w:r w:rsidR="007A1DC0">
        <w:rPr>
          <w:color w:val="000000"/>
        </w:rPr>
        <w:t xml:space="preserve">: </w:t>
      </w:r>
      <w:r>
        <w:rPr>
          <w:color w:val="000000"/>
        </w:rPr>
        <w:t>327–343.</w:t>
      </w:r>
    </w:p>
    <w:p w14:paraId="579633BF" w14:textId="715C7E21" w:rsidR="00FC4EEE" w:rsidRDefault="00FC4EEE" w:rsidP="00F0016B">
      <w:pPr>
        <w:ind w:left="567" w:hanging="567"/>
        <w:rPr>
          <w:color w:val="000000"/>
        </w:rPr>
      </w:pPr>
      <w:r>
        <w:rPr>
          <w:color w:val="000000"/>
        </w:rPr>
        <w:t xml:space="preserve">Frejka, T. </w:t>
      </w:r>
      <w:r w:rsidR="00F0016B">
        <w:rPr>
          <w:color w:val="000000"/>
        </w:rPr>
        <w:t>(</w:t>
      </w:r>
      <w:r>
        <w:rPr>
          <w:color w:val="000000"/>
        </w:rPr>
        <w:t>2017</w:t>
      </w:r>
      <w:r w:rsidR="00F0016B">
        <w:rPr>
          <w:color w:val="000000"/>
        </w:rPr>
        <w:t>)</w:t>
      </w:r>
      <w:r>
        <w:rPr>
          <w:color w:val="000000"/>
        </w:rPr>
        <w:t xml:space="preserve">. The </w:t>
      </w:r>
      <w:r w:rsidR="007A1DC0">
        <w:rPr>
          <w:color w:val="000000"/>
        </w:rPr>
        <w:t>f</w:t>
      </w:r>
      <w:r>
        <w:rPr>
          <w:color w:val="000000"/>
        </w:rPr>
        <w:t xml:space="preserve">ertility </w:t>
      </w:r>
      <w:r w:rsidR="007A1DC0">
        <w:rPr>
          <w:color w:val="000000"/>
        </w:rPr>
        <w:t>t</w:t>
      </w:r>
      <w:r>
        <w:rPr>
          <w:color w:val="000000"/>
        </w:rPr>
        <w:t xml:space="preserve">ransition </w:t>
      </w:r>
      <w:r w:rsidR="007A1DC0">
        <w:rPr>
          <w:color w:val="000000"/>
        </w:rPr>
        <w:t>r</w:t>
      </w:r>
      <w:r>
        <w:rPr>
          <w:color w:val="000000"/>
        </w:rPr>
        <w:t xml:space="preserve">evisited: A </w:t>
      </w:r>
      <w:r w:rsidR="007A1DC0">
        <w:rPr>
          <w:color w:val="000000"/>
        </w:rPr>
        <w:t>c</w:t>
      </w:r>
      <w:r>
        <w:rPr>
          <w:color w:val="000000"/>
        </w:rPr>
        <w:t xml:space="preserve">ohort </w:t>
      </w:r>
      <w:r w:rsidR="007A1DC0">
        <w:rPr>
          <w:color w:val="000000"/>
        </w:rPr>
        <w:t>p</w:t>
      </w:r>
      <w:r>
        <w:rPr>
          <w:color w:val="000000"/>
        </w:rPr>
        <w:t xml:space="preserve">erspective. </w:t>
      </w:r>
      <w:r w:rsidR="002224CD">
        <w:rPr>
          <w:i/>
          <w:color w:val="000000"/>
        </w:rPr>
        <w:t xml:space="preserve">Comparative Population Studies </w:t>
      </w:r>
      <w:r w:rsidR="002224CD">
        <w:rPr>
          <w:iCs/>
          <w:color w:val="000000"/>
        </w:rPr>
        <w:t>42: 89-116</w:t>
      </w:r>
      <w:r>
        <w:rPr>
          <w:color w:val="000000"/>
        </w:rPr>
        <w:t>.</w:t>
      </w:r>
    </w:p>
    <w:p w14:paraId="5633086E" w14:textId="466DA799" w:rsidR="00FC4EEE" w:rsidRDefault="00FC4EEE" w:rsidP="00F0016B">
      <w:pPr>
        <w:ind w:left="567" w:hanging="567"/>
        <w:rPr>
          <w:color w:val="000000"/>
        </w:rPr>
      </w:pPr>
      <w:r>
        <w:rPr>
          <w:color w:val="000000"/>
        </w:rPr>
        <w:t xml:space="preserve">Frejka, T., Jones, G.W. and Sardon, J.-P. </w:t>
      </w:r>
      <w:r w:rsidR="00F0016B">
        <w:rPr>
          <w:color w:val="000000"/>
        </w:rPr>
        <w:t>(</w:t>
      </w:r>
      <w:r>
        <w:rPr>
          <w:color w:val="000000"/>
        </w:rPr>
        <w:t>2010</w:t>
      </w:r>
      <w:r w:rsidR="00F0016B">
        <w:rPr>
          <w:color w:val="000000"/>
        </w:rPr>
        <w:t>)</w:t>
      </w:r>
      <w:r>
        <w:rPr>
          <w:color w:val="000000"/>
        </w:rPr>
        <w:t xml:space="preserve">. East </w:t>
      </w:r>
      <w:r w:rsidR="002224CD">
        <w:rPr>
          <w:color w:val="000000"/>
        </w:rPr>
        <w:t>A</w:t>
      </w:r>
      <w:r>
        <w:rPr>
          <w:color w:val="000000"/>
        </w:rPr>
        <w:t xml:space="preserve">sian childbearing patterns and policy developments. </w:t>
      </w:r>
      <w:r w:rsidRPr="00FC4EEE">
        <w:rPr>
          <w:i/>
          <w:color w:val="000000"/>
        </w:rPr>
        <w:t xml:space="preserve">Population and </w:t>
      </w:r>
      <w:r w:rsidR="002224CD">
        <w:rPr>
          <w:i/>
          <w:color w:val="000000"/>
        </w:rPr>
        <w:t>D</w:t>
      </w:r>
      <w:r w:rsidRPr="00FC4EEE">
        <w:rPr>
          <w:i/>
          <w:color w:val="000000"/>
        </w:rPr>
        <w:t xml:space="preserve">evelopment </w:t>
      </w:r>
      <w:r w:rsidR="002224CD">
        <w:rPr>
          <w:i/>
          <w:color w:val="000000"/>
        </w:rPr>
        <w:t>R</w:t>
      </w:r>
      <w:r w:rsidRPr="00FC4EEE">
        <w:rPr>
          <w:i/>
          <w:color w:val="000000"/>
        </w:rPr>
        <w:t>eview</w:t>
      </w:r>
      <w:r>
        <w:rPr>
          <w:color w:val="000000"/>
        </w:rPr>
        <w:t xml:space="preserve"> 36(3)</w:t>
      </w:r>
      <w:r w:rsidR="002224CD">
        <w:rPr>
          <w:color w:val="000000"/>
        </w:rPr>
        <w:t xml:space="preserve">: </w:t>
      </w:r>
      <w:r>
        <w:rPr>
          <w:color w:val="000000"/>
        </w:rPr>
        <w:t>579–606.</w:t>
      </w:r>
    </w:p>
    <w:p w14:paraId="2686C3D0" w14:textId="50E78DB6" w:rsidR="00FC4EEE" w:rsidRDefault="00FC4EEE" w:rsidP="00F0016B">
      <w:pPr>
        <w:ind w:left="567" w:hanging="567"/>
        <w:rPr>
          <w:color w:val="000000"/>
        </w:rPr>
      </w:pPr>
      <w:r>
        <w:rPr>
          <w:color w:val="000000"/>
        </w:rPr>
        <w:t xml:space="preserve">Garnier, S. </w:t>
      </w:r>
      <w:r w:rsidR="00077FE5">
        <w:rPr>
          <w:color w:val="000000"/>
        </w:rPr>
        <w:t>(</w:t>
      </w:r>
      <w:r>
        <w:rPr>
          <w:color w:val="000000"/>
        </w:rPr>
        <w:t>2018</w:t>
      </w:r>
      <w:r w:rsidR="00077FE5">
        <w:rPr>
          <w:color w:val="000000"/>
        </w:rPr>
        <w:t>)</w:t>
      </w:r>
      <w:r>
        <w:rPr>
          <w:color w:val="000000"/>
        </w:rPr>
        <w:t xml:space="preserve">. </w:t>
      </w:r>
      <w:r w:rsidR="002224CD">
        <w:rPr>
          <w:i/>
          <w:color w:val="000000"/>
        </w:rPr>
        <w:t>V</w:t>
      </w:r>
      <w:r w:rsidRPr="00FC4EEE">
        <w:rPr>
          <w:i/>
          <w:color w:val="000000"/>
        </w:rPr>
        <w:t>iridis: Default Color Maps from</w:t>
      </w:r>
      <w:r w:rsidR="002224CD">
        <w:rPr>
          <w:i/>
          <w:color w:val="000000"/>
        </w:rPr>
        <w:t xml:space="preserve"> '</w:t>
      </w:r>
      <w:r w:rsidRPr="00FC4EEE">
        <w:rPr>
          <w:i/>
          <w:color w:val="000000"/>
        </w:rPr>
        <w:t>matplotlib</w:t>
      </w:r>
      <w:r w:rsidR="002224CD">
        <w:rPr>
          <w:i/>
          <w:color w:val="000000"/>
        </w:rPr>
        <w:t>'</w:t>
      </w:r>
      <w:r>
        <w:rPr>
          <w:color w:val="000000"/>
        </w:rPr>
        <w:t>. CRAN: CRAN.</w:t>
      </w:r>
    </w:p>
    <w:p w14:paraId="19FF271E" w14:textId="2074AE5D" w:rsidR="00FC4EEE" w:rsidRDefault="00FC4EEE" w:rsidP="00F0016B">
      <w:pPr>
        <w:ind w:left="567" w:hanging="567"/>
        <w:rPr>
          <w:color w:val="000000"/>
        </w:rPr>
      </w:pPr>
      <w:r>
        <w:rPr>
          <w:color w:val="000000"/>
        </w:rPr>
        <w:t xml:space="preserve">Gauthier, A.H. </w:t>
      </w:r>
      <w:r w:rsidR="00077FE5">
        <w:rPr>
          <w:color w:val="000000"/>
        </w:rPr>
        <w:t>(</w:t>
      </w:r>
      <w:r>
        <w:rPr>
          <w:color w:val="000000"/>
        </w:rPr>
        <w:t>2016</w:t>
      </w:r>
      <w:r w:rsidR="00077FE5">
        <w:rPr>
          <w:color w:val="000000"/>
        </w:rPr>
        <w:t>)</w:t>
      </w:r>
      <w:r>
        <w:rPr>
          <w:color w:val="000000"/>
        </w:rPr>
        <w:t xml:space="preserve">. Governmental support for families and obstacles to fertility in </w:t>
      </w:r>
      <w:r w:rsidR="002224CD">
        <w:rPr>
          <w:color w:val="000000"/>
        </w:rPr>
        <w:t>E</w:t>
      </w:r>
      <w:r>
        <w:rPr>
          <w:color w:val="000000"/>
        </w:rPr>
        <w:t xml:space="preserve">ast </w:t>
      </w:r>
      <w:r w:rsidR="002224CD">
        <w:rPr>
          <w:color w:val="000000"/>
        </w:rPr>
        <w:t>A</w:t>
      </w:r>
      <w:r>
        <w:rPr>
          <w:color w:val="000000"/>
        </w:rPr>
        <w:t xml:space="preserve">sia and other industrialized regions. In: Rindfuss, R. R. and Choe, M. K. </w:t>
      </w:r>
      <w:r w:rsidR="002224CD">
        <w:rPr>
          <w:color w:val="000000"/>
        </w:rPr>
        <w:t>(</w:t>
      </w:r>
      <w:r>
        <w:rPr>
          <w:color w:val="000000"/>
        </w:rPr>
        <w:t>eds.</w:t>
      </w:r>
      <w:r w:rsidR="002224CD">
        <w:rPr>
          <w:color w:val="000000"/>
        </w:rPr>
        <w:t>).</w:t>
      </w:r>
      <w:r>
        <w:rPr>
          <w:color w:val="000000"/>
        </w:rPr>
        <w:t xml:space="preserve"> </w:t>
      </w:r>
      <w:r w:rsidRPr="00FC4EEE">
        <w:rPr>
          <w:i/>
          <w:color w:val="000000"/>
        </w:rPr>
        <w:t>Low Fertility, Institutions, and their Policies</w:t>
      </w:r>
      <w:r>
        <w:rPr>
          <w:color w:val="000000"/>
        </w:rPr>
        <w:t>. Springer International Publishing</w:t>
      </w:r>
      <w:r w:rsidR="002224CD">
        <w:rPr>
          <w:color w:val="000000"/>
        </w:rPr>
        <w:t xml:space="preserve">: </w:t>
      </w:r>
      <w:r>
        <w:rPr>
          <w:color w:val="000000"/>
        </w:rPr>
        <w:t>283–303.</w:t>
      </w:r>
    </w:p>
    <w:p w14:paraId="603A59CB" w14:textId="052B65C0" w:rsidR="00FC4EEE" w:rsidDel="00DA0A5D" w:rsidRDefault="00FC4EEE" w:rsidP="00F0016B">
      <w:pPr>
        <w:ind w:left="567" w:hanging="567"/>
        <w:rPr>
          <w:del w:id="273" w:author="Serena Pattaro" w:date="2020-01-14T13:37:00Z"/>
          <w:color w:val="000000"/>
        </w:rPr>
      </w:pPr>
      <w:del w:id="274" w:author="Serena Pattaro" w:date="2020-01-14T13:37:00Z">
        <w:r w:rsidDel="00DA0A5D">
          <w:rPr>
            <w:color w:val="000000"/>
          </w:rPr>
          <w:delText xml:space="preserve">Goldstein, J.R. </w:delText>
        </w:r>
        <w:r w:rsidR="002224CD" w:rsidDel="00DA0A5D">
          <w:rPr>
            <w:color w:val="000000"/>
          </w:rPr>
          <w:delText xml:space="preserve">and Kreyenfeld, M. </w:delText>
        </w:r>
        <w:r w:rsidR="00077FE5" w:rsidDel="00DA0A5D">
          <w:rPr>
            <w:color w:val="000000"/>
          </w:rPr>
          <w:delText>(</w:delText>
        </w:r>
        <w:r w:rsidDel="00DA0A5D">
          <w:rPr>
            <w:color w:val="000000"/>
          </w:rPr>
          <w:delText>2011</w:delText>
        </w:r>
        <w:r w:rsidR="00077FE5" w:rsidDel="00DA0A5D">
          <w:rPr>
            <w:color w:val="000000"/>
          </w:rPr>
          <w:delText>)</w:delText>
        </w:r>
        <w:r w:rsidDel="00DA0A5D">
          <w:rPr>
            <w:color w:val="000000"/>
          </w:rPr>
          <w:delText xml:space="preserve">. </w:delText>
        </w:r>
        <w:r w:rsidR="002224CD" w:rsidDel="00DA0A5D">
          <w:rPr>
            <w:color w:val="000000"/>
          </w:rPr>
          <w:delText>Has East Germany overtaken West Germany? Recent trends in order-specific fertility</w:delText>
        </w:r>
        <w:r w:rsidDel="00DA0A5D">
          <w:rPr>
            <w:color w:val="000000"/>
          </w:rPr>
          <w:delText xml:space="preserve">. </w:delText>
        </w:r>
        <w:r w:rsidR="002224CD" w:rsidDel="00DA0A5D">
          <w:rPr>
            <w:i/>
            <w:color w:val="000000"/>
          </w:rPr>
          <w:delText>Population and Development Review</w:delText>
        </w:r>
        <w:r w:rsidDel="00DA0A5D">
          <w:rPr>
            <w:color w:val="000000"/>
          </w:rPr>
          <w:delText xml:space="preserve"> </w:delText>
        </w:r>
        <w:r w:rsidR="002224CD" w:rsidDel="00DA0A5D">
          <w:rPr>
            <w:color w:val="000000"/>
          </w:rPr>
          <w:delText>37</w:delText>
        </w:r>
        <w:r w:rsidDel="00DA0A5D">
          <w:rPr>
            <w:color w:val="000000"/>
          </w:rPr>
          <w:delText>(</w:delText>
        </w:r>
        <w:r w:rsidR="002224CD" w:rsidDel="00DA0A5D">
          <w:rPr>
            <w:color w:val="000000"/>
          </w:rPr>
          <w:delText>3</w:delText>
        </w:r>
        <w:r w:rsidDel="00DA0A5D">
          <w:rPr>
            <w:color w:val="000000"/>
          </w:rPr>
          <w:delText>)</w:delText>
        </w:r>
        <w:r w:rsidR="002224CD" w:rsidDel="00DA0A5D">
          <w:rPr>
            <w:color w:val="000000"/>
          </w:rPr>
          <w:delText>: 453-472</w:delText>
        </w:r>
        <w:r w:rsidDel="00DA0A5D">
          <w:rPr>
            <w:color w:val="000000"/>
          </w:rPr>
          <w:delText>.</w:delText>
        </w:r>
      </w:del>
    </w:p>
    <w:p w14:paraId="73A60439" w14:textId="408B7E1C" w:rsidR="00FC4EEE" w:rsidRDefault="00FC4EEE" w:rsidP="00F0016B">
      <w:pPr>
        <w:ind w:left="567" w:hanging="567"/>
        <w:rPr>
          <w:color w:val="000000"/>
        </w:rPr>
      </w:pPr>
      <w:r w:rsidRPr="00A02FC4">
        <w:rPr>
          <w:color w:val="000000"/>
          <w:lang w:val="de-DE"/>
        </w:rPr>
        <w:t xml:space="preserve">Goldstein, J.R., Sobotka, T. and Jasilioniene, A. </w:t>
      </w:r>
      <w:r w:rsidR="00077FE5" w:rsidRPr="00A02FC4">
        <w:rPr>
          <w:color w:val="000000"/>
          <w:lang w:val="de-DE"/>
        </w:rPr>
        <w:t>(</w:t>
      </w:r>
      <w:r w:rsidRPr="00A02FC4">
        <w:rPr>
          <w:color w:val="000000"/>
          <w:lang w:val="de-DE"/>
        </w:rPr>
        <w:t>2009</w:t>
      </w:r>
      <w:r w:rsidR="00077FE5" w:rsidRPr="00A02FC4">
        <w:rPr>
          <w:color w:val="000000"/>
          <w:lang w:val="de-DE"/>
        </w:rPr>
        <w:t>)</w:t>
      </w:r>
      <w:r w:rsidRPr="00A02FC4">
        <w:rPr>
          <w:color w:val="000000"/>
          <w:lang w:val="de-DE"/>
        </w:rPr>
        <w:t xml:space="preserve">. </w:t>
      </w:r>
      <w:r>
        <w:rPr>
          <w:color w:val="000000"/>
        </w:rPr>
        <w:t xml:space="preserve">The </w:t>
      </w:r>
      <w:r w:rsidR="002224CD">
        <w:rPr>
          <w:color w:val="000000"/>
        </w:rPr>
        <w:t>e</w:t>
      </w:r>
      <w:r>
        <w:rPr>
          <w:color w:val="000000"/>
        </w:rPr>
        <w:t>nd of “</w:t>
      </w:r>
      <w:r w:rsidR="002224CD">
        <w:rPr>
          <w:color w:val="000000"/>
        </w:rPr>
        <w:t>l</w:t>
      </w:r>
      <w:r>
        <w:rPr>
          <w:color w:val="000000"/>
        </w:rPr>
        <w:t>owest-</w:t>
      </w:r>
      <w:r w:rsidR="002224CD">
        <w:rPr>
          <w:color w:val="000000"/>
        </w:rPr>
        <w:t>l</w:t>
      </w:r>
      <w:r>
        <w:rPr>
          <w:color w:val="000000"/>
        </w:rPr>
        <w:t xml:space="preserve">ow” </w:t>
      </w:r>
      <w:r w:rsidR="002224CD">
        <w:rPr>
          <w:color w:val="000000"/>
        </w:rPr>
        <w:t>f</w:t>
      </w:r>
      <w:r>
        <w:rPr>
          <w:color w:val="000000"/>
        </w:rPr>
        <w:t xml:space="preserve">ertility? </w:t>
      </w:r>
      <w:r w:rsidRPr="00FC4EEE">
        <w:rPr>
          <w:i/>
          <w:color w:val="000000"/>
        </w:rPr>
        <w:t>Population and Development Review</w:t>
      </w:r>
      <w:r>
        <w:rPr>
          <w:color w:val="000000"/>
        </w:rPr>
        <w:t xml:space="preserve"> 35(4)</w:t>
      </w:r>
      <w:r w:rsidR="002224CD">
        <w:rPr>
          <w:color w:val="000000"/>
        </w:rPr>
        <w:t xml:space="preserve">: </w:t>
      </w:r>
      <w:r>
        <w:rPr>
          <w:color w:val="000000"/>
        </w:rPr>
        <w:t>663–699.</w:t>
      </w:r>
    </w:p>
    <w:p w14:paraId="7E02CB71" w14:textId="469BBF44" w:rsidR="00FC4EEE" w:rsidRDefault="00FC4EEE" w:rsidP="00F0016B">
      <w:pPr>
        <w:ind w:left="567" w:hanging="567"/>
        <w:rPr>
          <w:color w:val="000000"/>
        </w:rPr>
      </w:pPr>
      <w:r w:rsidRPr="002224CD">
        <w:rPr>
          <w:color w:val="000000"/>
        </w:rPr>
        <w:t>Grigorieva, O., Jasilioniene, A., Jdanov, D.</w:t>
      </w:r>
      <w:r w:rsidR="002224CD" w:rsidRPr="002224CD">
        <w:rPr>
          <w:color w:val="000000"/>
        </w:rPr>
        <w:t>A., Grigoriev, P., Sobotka, T., Zeman, K., and Shkolnikov, V.</w:t>
      </w:r>
      <w:r w:rsidR="002224CD">
        <w:rPr>
          <w:color w:val="000000"/>
        </w:rPr>
        <w:t>M.</w:t>
      </w:r>
      <w:r w:rsidRPr="002224CD">
        <w:rPr>
          <w:color w:val="000000"/>
        </w:rPr>
        <w:t xml:space="preserve"> </w:t>
      </w:r>
      <w:r w:rsidR="00077FE5" w:rsidRPr="002224CD">
        <w:rPr>
          <w:color w:val="000000"/>
        </w:rPr>
        <w:t>(</w:t>
      </w:r>
      <w:r w:rsidRPr="002224CD">
        <w:rPr>
          <w:color w:val="000000"/>
        </w:rPr>
        <w:t>2015</w:t>
      </w:r>
      <w:r w:rsidR="00077FE5" w:rsidRPr="002224CD">
        <w:rPr>
          <w:color w:val="000000"/>
        </w:rPr>
        <w:t>)</w:t>
      </w:r>
      <w:r w:rsidRPr="002224CD">
        <w:rPr>
          <w:color w:val="000000"/>
        </w:rPr>
        <w:t xml:space="preserve">. </w:t>
      </w:r>
      <w:r>
        <w:rPr>
          <w:color w:val="000000"/>
        </w:rPr>
        <w:t xml:space="preserve">Methods </w:t>
      </w:r>
      <w:r w:rsidR="002224CD">
        <w:rPr>
          <w:color w:val="000000"/>
        </w:rPr>
        <w:t>p</w:t>
      </w:r>
      <w:r>
        <w:rPr>
          <w:color w:val="000000"/>
        </w:rPr>
        <w:t>rotocol for the Human Fertility Collecti</w:t>
      </w:r>
      <w:r w:rsidR="002224CD">
        <w:rPr>
          <w:color w:val="000000"/>
        </w:rPr>
        <w:t>o</w:t>
      </w:r>
      <w:r>
        <w:rPr>
          <w:color w:val="000000"/>
        </w:rPr>
        <w:t>n [</w:t>
      </w:r>
      <w:r w:rsidR="002224CD">
        <w:rPr>
          <w:color w:val="000000"/>
        </w:rPr>
        <w:t>electronic resource</w:t>
      </w:r>
      <w:r>
        <w:rPr>
          <w:color w:val="000000"/>
        </w:rPr>
        <w:t>]. http://www.fertilitydata.org/docs/methods.pdf.</w:t>
      </w:r>
    </w:p>
    <w:p w14:paraId="78FDE232" w14:textId="77777777" w:rsidR="000B27AB" w:rsidRDefault="000B27AB" w:rsidP="000B27AB">
      <w:pPr>
        <w:ind w:left="567" w:hanging="567"/>
        <w:rPr>
          <w:color w:val="000000"/>
        </w:rPr>
      </w:pPr>
      <w:r>
        <w:rPr>
          <w:color w:val="000000"/>
        </w:rPr>
        <w:lastRenderedPageBreak/>
        <w:t xml:space="preserve">Hertog, E. and Kan, M.-Y. (2019). Domestic division of labour and fertility choice in East Asia. </w:t>
      </w:r>
      <w:r w:rsidRPr="00FC4EEE">
        <w:rPr>
          <w:i/>
          <w:color w:val="000000"/>
        </w:rPr>
        <w:t>Demographic Research</w:t>
      </w:r>
      <w:r>
        <w:rPr>
          <w:color w:val="000000"/>
        </w:rPr>
        <w:t>, Special Collection 25.</w:t>
      </w:r>
    </w:p>
    <w:p w14:paraId="59B7B9D9" w14:textId="5BEED594" w:rsidR="00FC4EEE" w:rsidRDefault="00FC4EEE" w:rsidP="00F0016B">
      <w:pPr>
        <w:ind w:left="567" w:hanging="567"/>
        <w:rPr>
          <w:color w:val="000000"/>
        </w:rPr>
      </w:pPr>
      <w:r>
        <w:rPr>
          <w:color w:val="000000"/>
        </w:rPr>
        <w:t xml:space="preserve">Hoem, B. and Hoem, J.M. </w:t>
      </w:r>
      <w:r w:rsidR="00077FE5">
        <w:rPr>
          <w:color w:val="000000"/>
        </w:rPr>
        <w:t>(</w:t>
      </w:r>
      <w:r>
        <w:rPr>
          <w:color w:val="000000"/>
        </w:rPr>
        <w:t>199</w:t>
      </w:r>
      <w:r w:rsidR="00077FE5">
        <w:rPr>
          <w:color w:val="000000"/>
        </w:rPr>
        <w:t>6)</w:t>
      </w:r>
      <w:r>
        <w:rPr>
          <w:color w:val="000000"/>
        </w:rPr>
        <w:t xml:space="preserve">. </w:t>
      </w:r>
      <w:r w:rsidRPr="000B27AB">
        <w:rPr>
          <w:iCs/>
          <w:color w:val="000000"/>
        </w:rPr>
        <w:t>Sweden’s family policies and roller-coaster fertility</w:t>
      </w:r>
      <w:r>
        <w:rPr>
          <w:color w:val="000000"/>
        </w:rPr>
        <w:t xml:space="preserve">. </w:t>
      </w:r>
      <w:r w:rsidR="000B27AB" w:rsidRPr="000B27AB">
        <w:rPr>
          <w:i/>
          <w:iCs/>
        </w:rPr>
        <w:t xml:space="preserve">Jinko Mondai Kenkyu (Journal of Population Problems) </w:t>
      </w:r>
      <w:r w:rsidR="000B27AB" w:rsidRPr="000B27AB">
        <w:t>52(3-4)</w:t>
      </w:r>
      <w:r w:rsidR="000B27AB">
        <w:t xml:space="preserve">: </w:t>
      </w:r>
      <w:r w:rsidR="000B27AB" w:rsidRPr="000B27AB">
        <w:t>1-22</w:t>
      </w:r>
      <w:r w:rsidRPr="000B27AB">
        <w:rPr>
          <w:color w:val="000000"/>
        </w:rPr>
        <w:t>.</w:t>
      </w:r>
    </w:p>
    <w:p w14:paraId="25A954EE" w14:textId="2FC74A3B" w:rsidR="00FC4EEE" w:rsidRDefault="00FC4EEE" w:rsidP="00F0016B">
      <w:pPr>
        <w:ind w:left="567" w:hanging="567"/>
        <w:rPr>
          <w:color w:val="000000"/>
        </w:rPr>
      </w:pPr>
      <w:r>
        <w:rPr>
          <w:color w:val="000000"/>
        </w:rPr>
        <w:t xml:space="preserve">Klüsener, S. and Goldstein, J.R. </w:t>
      </w:r>
      <w:r w:rsidR="00077FE5">
        <w:rPr>
          <w:color w:val="000000"/>
        </w:rPr>
        <w:t>(</w:t>
      </w:r>
      <w:r>
        <w:rPr>
          <w:color w:val="000000"/>
        </w:rPr>
        <w:t>2016</w:t>
      </w:r>
      <w:r w:rsidR="00077FE5">
        <w:rPr>
          <w:color w:val="000000"/>
        </w:rPr>
        <w:t>)</w:t>
      </w:r>
      <w:r>
        <w:rPr>
          <w:color w:val="000000"/>
        </w:rPr>
        <w:t xml:space="preserve">. A </w:t>
      </w:r>
      <w:r w:rsidR="000B27AB">
        <w:rPr>
          <w:color w:val="000000"/>
        </w:rPr>
        <w:t>l</w:t>
      </w:r>
      <w:r>
        <w:rPr>
          <w:color w:val="000000"/>
        </w:rPr>
        <w:t>ong-</w:t>
      </w:r>
      <w:r w:rsidR="000B27AB">
        <w:rPr>
          <w:color w:val="000000"/>
        </w:rPr>
        <w:t>s</w:t>
      </w:r>
      <w:r>
        <w:rPr>
          <w:color w:val="000000"/>
        </w:rPr>
        <w:t xml:space="preserve">tanding </w:t>
      </w:r>
      <w:r w:rsidR="000B27AB">
        <w:rPr>
          <w:color w:val="000000"/>
        </w:rPr>
        <w:t>d</w:t>
      </w:r>
      <w:r>
        <w:rPr>
          <w:color w:val="000000"/>
        </w:rPr>
        <w:t xml:space="preserve">emographic East-West </w:t>
      </w:r>
      <w:r w:rsidR="000B27AB">
        <w:rPr>
          <w:color w:val="000000"/>
        </w:rPr>
        <w:t>d</w:t>
      </w:r>
      <w:r>
        <w:rPr>
          <w:color w:val="000000"/>
        </w:rPr>
        <w:t xml:space="preserve">ivide in Germany. </w:t>
      </w:r>
      <w:r w:rsidRPr="00FC4EEE">
        <w:rPr>
          <w:i/>
          <w:color w:val="000000"/>
        </w:rPr>
        <w:t xml:space="preserve">Population, </w:t>
      </w:r>
      <w:r w:rsidR="000B27AB">
        <w:rPr>
          <w:i/>
          <w:color w:val="000000"/>
        </w:rPr>
        <w:t>S</w:t>
      </w:r>
      <w:r w:rsidRPr="00FC4EEE">
        <w:rPr>
          <w:i/>
          <w:color w:val="000000"/>
        </w:rPr>
        <w:t xml:space="preserve">pace and </w:t>
      </w:r>
      <w:r w:rsidR="000B27AB">
        <w:rPr>
          <w:i/>
          <w:color w:val="000000"/>
        </w:rPr>
        <w:t>P</w:t>
      </w:r>
      <w:r w:rsidRPr="00FC4EEE">
        <w:rPr>
          <w:i/>
          <w:color w:val="000000"/>
        </w:rPr>
        <w:t>lace</w:t>
      </w:r>
      <w:r>
        <w:rPr>
          <w:color w:val="000000"/>
        </w:rPr>
        <w:t xml:space="preserve"> 22(1)</w:t>
      </w:r>
      <w:r w:rsidR="000B27AB">
        <w:rPr>
          <w:color w:val="000000"/>
        </w:rPr>
        <w:t>:</w:t>
      </w:r>
      <w:r>
        <w:rPr>
          <w:color w:val="000000"/>
        </w:rPr>
        <w:t xml:space="preserve"> 5–22.</w:t>
      </w:r>
    </w:p>
    <w:p w14:paraId="6C537CAB" w14:textId="526F4E1D" w:rsidR="00FC4EEE" w:rsidRDefault="00FC4EEE" w:rsidP="00F0016B">
      <w:pPr>
        <w:ind w:left="567" w:hanging="567"/>
        <w:rPr>
          <w:color w:val="000000"/>
        </w:rPr>
      </w:pPr>
      <w:r>
        <w:rPr>
          <w:color w:val="000000"/>
        </w:rPr>
        <w:t xml:space="preserve">Konietzka, D. and Kreyenfeld, M. </w:t>
      </w:r>
      <w:r w:rsidR="00077FE5">
        <w:rPr>
          <w:color w:val="000000"/>
        </w:rPr>
        <w:t>(</w:t>
      </w:r>
      <w:r>
        <w:rPr>
          <w:color w:val="000000"/>
        </w:rPr>
        <w:t>2002</w:t>
      </w:r>
      <w:r w:rsidR="00077FE5">
        <w:rPr>
          <w:color w:val="000000"/>
        </w:rPr>
        <w:t>)</w:t>
      </w:r>
      <w:r>
        <w:rPr>
          <w:color w:val="000000"/>
        </w:rPr>
        <w:t xml:space="preserve">. Women’s </w:t>
      </w:r>
      <w:r w:rsidR="000B27AB">
        <w:rPr>
          <w:color w:val="000000"/>
        </w:rPr>
        <w:t>e</w:t>
      </w:r>
      <w:r>
        <w:rPr>
          <w:color w:val="000000"/>
        </w:rPr>
        <w:t xml:space="preserve">mployment and </w:t>
      </w:r>
      <w:r w:rsidR="000B27AB">
        <w:rPr>
          <w:color w:val="000000"/>
        </w:rPr>
        <w:t>n</w:t>
      </w:r>
      <w:r>
        <w:rPr>
          <w:color w:val="000000"/>
        </w:rPr>
        <w:t>on-</w:t>
      </w:r>
      <w:r w:rsidR="000B27AB">
        <w:rPr>
          <w:color w:val="000000"/>
        </w:rPr>
        <w:t>m</w:t>
      </w:r>
      <w:r>
        <w:rPr>
          <w:color w:val="000000"/>
        </w:rPr>
        <w:t xml:space="preserve">arital </w:t>
      </w:r>
      <w:r w:rsidR="000B27AB">
        <w:rPr>
          <w:color w:val="000000"/>
        </w:rPr>
        <w:t>c</w:t>
      </w:r>
      <w:r>
        <w:rPr>
          <w:color w:val="000000"/>
        </w:rPr>
        <w:t xml:space="preserve">hildbearing: A </w:t>
      </w:r>
      <w:r w:rsidR="000B27AB">
        <w:rPr>
          <w:color w:val="000000"/>
        </w:rPr>
        <w:t>c</w:t>
      </w:r>
      <w:r>
        <w:rPr>
          <w:color w:val="000000"/>
        </w:rPr>
        <w:t xml:space="preserve">omparison between East and West Germany in the 1990s. </w:t>
      </w:r>
      <w:r w:rsidRPr="00FC4EEE">
        <w:rPr>
          <w:i/>
          <w:color w:val="000000"/>
        </w:rPr>
        <w:t>Population (English Edition, 2002-)</w:t>
      </w:r>
      <w:r>
        <w:rPr>
          <w:color w:val="000000"/>
        </w:rPr>
        <w:t xml:space="preserve"> 57(2)</w:t>
      </w:r>
      <w:r w:rsidR="000B27AB">
        <w:rPr>
          <w:color w:val="000000"/>
        </w:rPr>
        <w:t xml:space="preserve">: </w:t>
      </w:r>
      <w:r>
        <w:rPr>
          <w:color w:val="000000"/>
        </w:rPr>
        <w:t>331</w:t>
      </w:r>
      <w:r w:rsidR="000B27AB">
        <w:rPr>
          <w:color w:val="000000"/>
        </w:rPr>
        <w:t>-358</w:t>
      </w:r>
      <w:r>
        <w:rPr>
          <w:color w:val="000000"/>
        </w:rPr>
        <w:t>.</w:t>
      </w:r>
    </w:p>
    <w:p w14:paraId="634833F5" w14:textId="4809A3D0" w:rsidR="00FC4EEE" w:rsidRDefault="00FC4EEE" w:rsidP="00F0016B">
      <w:pPr>
        <w:ind w:left="567" w:hanging="567"/>
        <w:rPr>
          <w:color w:val="000000"/>
        </w:rPr>
      </w:pPr>
      <w:r>
        <w:rPr>
          <w:color w:val="000000"/>
        </w:rPr>
        <w:t xml:space="preserve">Kravdal, Ø. </w:t>
      </w:r>
      <w:r w:rsidR="00077FE5">
        <w:rPr>
          <w:color w:val="000000"/>
        </w:rPr>
        <w:t>(</w:t>
      </w:r>
      <w:r>
        <w:rPr>
          <w:color w:val="000000"/>
        </w:rPr>
        <w:t>2016</w:t>
      </w:r>
      <w:r w:rsidR="00077FE5">
        <w:rPr>
          <w:color w:val="000000"/>
        </w:rPr>
        <w:t>)</w:t>
      </w:r>
      <w:r>
        <w:rPr>
          <w:color w:val="000000"/>
        </w:rPr>
        <w:t xml:space="preserve">. Not so </w:t>
      </w:r>
      <w:r w:rsidR="000B27AB">
        <w:rPr>
          <w:color w:val="000000"/>
        </w:rPr>
        <w:t>l</w:t>
      </w:r>
      <w:r>
        <w:rPr>
          <w:color w:val="000000"/>
        </w:rPr>
        <w:t xml:space="preserve">ow </w:t>
      </w:r>
      <w:r w:rsidR="000B27AB">
        <w:rPr>
          <w:color w:val="000000"/>
        </w:rPr>
        <w:t>f</w:t>
      </w:r>
      <w:r>
        <w:rPr>
          <w:color w:val="000000"/>
        </w:rPr>
        <w:t xml:space="preserve">ertility in Norway—A </w:t>
      </w:r>
      <w:r w:rsidR="000B27AB">
        <w:rPr>
          <w:color w:val="000000"/>
        </w:rPr>
        <w:t>r</w:t>
      </w:r>
      <w:r>
        <w:rPr>
          <w:color w:val="000000"/>
        </w:rPr>
        <w:t xml:space="preserve">esult of </w:t>
      </w:r>
      <w:r w:rsidR="000B27AB">
        <w:rPr>
          <w:color w:val="000000"/>
        </w:rPr>
        <w:t>a</w:t>
      </w:r>
      <w:r>
        <w:rPr>
          <w:color w:val="000000"/>
        </w:rPr>
        <w:t xml:space="preserve">ffluence, </w:t>
      </w:r>
      <w:r w:rsidR="000B27AB">
        <w:rPr>
          <w:color w:val="000000"/>
        </w:rPr>
        <w:t>l</w:t>
      </w:r>
      <w:r>
        <w:rPr>
          <w:color w:val="000000"/>
        </w:rPr>
        <w:t xml:space="preserve">iberal </w:t>
      </w:r>
      <w:r w:rsidR="000B27AB">
        <w:rPr>
          <w:color w:val="000000"/>
        </w:rPr>
        <w:t>v</w:t>
      </w:r>
      <w:r>
        <w:rPr>
          <w:color w:val="000000"/>
        </w:rPr>
        <w:t xml:space="preserve">alues, </w:t>
      </w:r>
      <w:r w:rsidR="000B27AB">
        <w:rPr>
          <w:color w:val="000000"/>
        </w:rPr>
        <w:t>g</w:t>
      </w:r>
      <w:r>
        <w:rPr>
          <w:color w:val="000000"/>
        </w:rPr>
        <w:t>ender-</w:t>
      </w:r>
      <w:r w:rsidR="000B27AB">
        <w:rPr>
          <w:color w:val="000000"/>
        </w:rPr>
        <w:t>e</w:t>
      </w:r>
      <w:r>
        <w:rPr>
          <w:color w:val="000000"/>
        </w:rPr>
        <w:t xml:space="preserve">quality </w:t>
      </w:r>
      <w:r w:rsidR="000B27AB">
        <w:rPr>
          <w:color w:val="000000"/>
        </w:rPr>
        <w:t>i</w:t>
      </w:r>
      <w:r>
        <w:rPr>
          <w:color w:val="000000"/>
        </w:rPr>
        <w:t xml:space="preserve">deals, and the </w:t>
      </w:r>
      <w:r w:rsidR="000B27AB">
        <w:rPr>
          <w:color w:val="000000"/>
        </w:rPr>
        <w:t>w</w:t>
      </w:r>
      <w:r>
        <w:rPr>
          <w:color w:val="000000"/>
        </w:rPr>
        <w:t xml:space="preserve">elfare </w:t>
      </w:r>
      <w:r w:rsidR="000B27AB">
        <w:rPr>
          <w:color w:val="000000"/>
        </w:rPr>
        <w:t>s</w:t>
      </w:r>
      <w:r>
        <w:rPr>
          <w:color w:val="000000"/>
        </w:rPr>
        <w:t xml:space="preserve">tate. In: Rindfuss, R. R. and Choe, M. K. </w:t>
      </w:r>
      <w:r w:rsidR="000B27AB">
        <w:rPr>
          <w:color w:val="000000"/>
        </w:rPr>
        <w:t>(</w:t>
      </w:r>
      <w:r>
        <w:rPr>
          <w:color w:val="000000"/>
        </w:rPr>
        <w:t>eds.</w:t>
      </w:r>
      <w:r w:rsidR="000B27AB">
        <w:rPr>
          <w:color w:val="000000"/>
        </w:rPr>
        <w:t>).</w:t>
      </w:r>
      <w:r>
        <w:rPr>
          <w:color w:val="000000"/>
        </w:rPr>
        <w:t xml:space="preserve"> </w:t>
      </w:r>
      <w:r w:rsidRPr="00FC4EEE">
        <w:rPr>
          <w:i/>
          <w:color w:val="000000"/>
        </w:rPr>
        <w:t xml:space="preserve">Low </w:t>
      </w:r>
      <w:r w:rsidR="000B27AB">
        <w:rPr>
          <w:i/>
          <w:color w:val="000000"/>
        </w:rPr>
        <w:t>f</w:t>
      </w:r>
      <w:r w:rsidRPr="00FC4EEE">
        <w:rPr>
          <w:i/>
          <w:color w:val="000000"/>
        </w:rPr>
        <w:t xml:space="preserve">ertility, </w:t>
      </w:r>
      <w:r w:rsidR="000B27AB">
        <w:rPr>
          <w:i/>
          <w:color w:val="000000"/>
        </w:rPr>
        <w:t>i</w:t>
      </w:r>
      <w:r w:rsidRPr="00FC4EEE">
        <w:rPr>
          <w:i/>
          <w:color w:val="000000"/>
        </w:rPr>
        <w:t xml:space="preserve">nstitutions, and their </w:t>
      </w:r>
      <w:r w:rsidR="000B27AB">
        <w:rPr>
          <w:i/>
          <w:color w:val="000000"/>
        </w:rPr>
        <w:t>p</w:t>
      </w:r>
      <w:r w:rsidRPr="00FC4EEE">
        <w:rPr>
          <w:i/>
          <w:color w:val="000000"/>
        </w:rPr>
        <w:t>olicies</w:t>
      </w:r>
      <w:r>
        <w:rPr>
          <w:color w:val="000000"/>
        </w:rPr>
        <w:t>. Springer</w:t>
      </w:r>
      <w:r w:rsidR="000B27AB">
        <w:rPr>
          <w:color w:val="000000"/>
        </w:rPr>
        <w:t xml:space="preserve">: </w:t>
      </w:r>
      <w:r>
        <w:rPr>
          <w:color w:val="000000"/>
        </w:rPr>
        <w:t>13–47.</w:t>
      </w:r>
    </w:p>
    <w:p w14:paraId="264FE65C" w14:textId="7F1B881B" w:rsidR="00FC4EEE" w:rsidRDefault="00FC4EEE" w:rsidP="00F0016B">
      <w:pPr>
        <w:ind w:left="567" w:hanging="567"/>
        <w:rPr>
          <w:color w:val="000000"/>
        </w:rPr>
      </w:pPr>
      <w:r>
        <w:rPr>
          <w:color w:val="000000"/>
        </w:rPr>
        <w:t xml:space="preserve">Lesthaeghe, R. </w:t>
      </w:r>
      <w:r w:rsidR="00077FE5">
        <w:rPr>
          <w:color w:val="000000"/>
        </w:rPr>
        <w:t>(</w:t>
      </w:r>
      <w:r>
        <w:rPr>
          <w:color w:val="000000"/>
        </w:rPr>
        <w:t>1995</w:t>
      </w:r>
      <w:r w:rsidR="00077FE5">
        <w:rPr>
          <w:color w:val="000000"/>
        </w:rPr>
        <w:t>)</w:t>
      </w:r>
      <w:r>
        <w:rPr>
          <w:color w:val="000000"/>
        </w:rPr>
        <w:t xml:space="preserve">. The second demographic transition in Western countries: An interpretation. In: Oppenheim Mason, K. and Jensen, A.-M. </w:t>
      </w:r>
      <w:r w:rsidR="000B27AB">
        <w:rPr>
          <w:color w:val="000000"/>
        </w:rPr>
        <w:t>(</w:t>
      </w:r>
      <w:r>
        <w:rPr>
          <w:color w:val="000000"/>
        </w:rPr>
        <w:t>eds.</w:t>
      </w:r>
      <w:r w:rsidR="000B27AB">
        <w:rPr>
          <w:color w:val="000000"/>
        </w:rPr>
        <w:t>).</w:t>
      </w:r>
      <w:r>
        <w:rPr>
          <w:color w:val="000000"/>
        </w:rPr>
        <w:t xml:space="preserve"> </w:t>
      </w:r>
      <w:r w:rsidRPr="00FC4EEE">
        <w:rPr>
          <w:i/>
          <w:color w:val="000000"/>
        </w:rPr>
        <w:t>Gender and family change in industrialized countries</w:t>
      </w:r>
      <w:r>
        <w:rPr>
          <w:color w:val="000000"/>
        </w:rPr>
        <w:t>. Oxford: Clarendon Press</w:t>
      </w:r>
      <w:r w:rsidR="000B27AB">
        <w:rPr>
          <w:color w:val="000000"/>
        </w:rPr>
        <w:t xml:space="preserve">: </w:t>
      </w:r>
      <w:r>
        <w:rPr>
          <w:color w:val="000000"/>
        </w:rPr>
        <w:t>17–62.</w:t>
      </w:r>
    </w:p>
    <w:p w14:paraId="0DD40A53" w14:textId="10E12267" w:rsidR="00FC4EEE" w:rsidRDefault="00FC4EEE" w:rsidP="00F0016B">
      <w:pPr>
        <w:ind w:left="567" w:hanging="567"/>
        <w:rPr>
          <w:color w:val="000000"/>
        </w:rPr>
      </w:pPr>
      <w:r>
        <w:rPr>
          <w:color w:val="000000"/>
        </w:rPr>
        <w:t xml:space="preserve">Lesthaeghe, R. </w:t>
      </w:r>
      <w:r w:rsidR="00077FE5">
        <w:rPr>
          <w:color w:val="000000"/>
        </w:rPr>
        <w:t>(</w:t>
      </w:r>
      <w:r>
        <w:rPr>
          <w:color w:val="000000"/>
        </w:rPr>
        <w:t>2010</w:t>
      </w:r>
      <w:r w:rsidR="00077FE5">
        <w:rPr>
          <w:color w:val="000000"/>
        </w:rPr>
        <w:t>)</w:t>
      </w:r>
      <w:r>
        <w:rPr>
          <w:color w:val="000000"/>
        </w:rPr>
        <w:t xml:space="preserve">. The unfolding story of the second demographic transition. </w:t>
      </w:r>
      <w:r w:rsidRPr="00FC4EEE">
        <w:rPr>
          <w:i/>
          <w:color w:val="000000"/>
        </w:rPr>
        <w:t xml:space="preserve">Population and </w:t>
      </w:r>
      <w:r w:rsidR="000B27AB">
        <w:rPr>
          <w:i/>
          <w:color w:val="000000"/>
        </w:rPr>
        <w:t>D</w:t>
      </w:r>
      <w:r w:rsidRPr="00FC4EEE">
        <w:rPr>
          <w:i/>
          <w:color w:val="000000"/>
        </w:rPr>
        <w:t xml:space="preserve">evelopment </w:t>
      </w:r>
      <w:r w:rsidR="000B27AB">
        <w:rPr>
          <w:i/>
          <w:color w:val="000000"/>
        </w:rPr>
        <w:t>R</w:t>
      </w:r>
      <w:r w:rsidRPr="00FC4EEE">
        <w:rPr>
          <w:i/>
          <w:color w:val="000000"/>
        </w:rPr>
        <w:t>eview</w:t>
      </w:r>
      <w:r>
        <w:rPr>
          <w:color w:val="000000"/>
        </w:rPr>
        <w:t xml:space="preserve"> 36(2)</w:t>
      </w:r>
      <w:r w:rsidR="000B27AB">
        <w:rPr>
          <w:color w:val="000000"/>
        </w:rPr>
        <w:t xml:space="preserve">: </w:t>
      </w:r>
      <w:r>
        <w:rPr>
          <w:color w:val="000000"/>
        </w:rPr>
        <w:t>211–251.</w:t>
      </w:r>
    </w:p>
    <w:p w14:paraId="0CB25384" w14:textId="1CFAE78E" w:rsidR="00FC4EEE" w:rsidRDefault="00FC4EEE" w:rsidP="00F0016B">
      <w:pPr>
        <w:ind w:left="567" w:hanging="567"/>
        <w:rPr>
          <w:color w:val="000000"/>
        </w:rPr>
      </w:pPr>
      <w:r>
        <w:rPr>
          <w:color w:val="000000"/>
        </w:rPr>
        <w:t xml:space="preserve">Lesthaeghe, R. and van de Kaa, D. </w:t>
      </w:r>
      <w:r w:rsidR="00077FE5">
        <w:rPr>
          <w:color w:val="000000"/>
        </w:rPr>
        <w:t>(</w:t>
      </w:r>
      <w:r>
        <w:rPr>
          <w:color w:val="000000"/>
        </w:rPr>
        <w:t>1986</w:t>
      </w:r>
      <w:r w:rsidR="00077FE5">
        <w:rPr>
          <w:color w:val="000000"/>
        </w:rPr>
        <w:t>)</w:t>
      </w:r>
      <w:r>
        <w:rPr>
          <w:color w:val="000000"/>
        </w:rPr>
        <w:t xml:space="preserve">. </w:t>
      </w:r>
      <w:r w:rsidRPr="00A02FC4">
        <w:rPr>
          <w:color w:val="000000"/>
          <w:lang w:val="de-DE"/>
        </w:rPr>
        <w:t xml:space="preserve">Twee demografische transities? In: Lesthaeghe, R. and van de Kaa, D. </w:t>
      </w:r>
      <w:r w:rsidR="000B27AB" w:rsidRPr="00A02FC4">
        <w:rPr>
          <w:color w:val="000000"/>
          <w:lang w:val="de-DE"/>
        </w:rPr>
        <w:t>(</w:t>
      </w:r>
      <w:r w:rsidRPr="00A02FC4">
        <w:rPr>
          <w:color w:val="000000"/>
          <w:lang w:val="de-DE"/>
        </w:rPr>
        <w:t>eds.</w:t>
      </w:r>
      <w:r w:rsidR="000B27AB" w:rsidRPr="00A02FC4">
        <w:rPr>
          <w:color w:val="000000"/>
          <w:lang w:val="de-DE"/>
        </w:rPr>
        <w:t>)</w:t>
      </w:r>
      <w:r w:rsidRPr="00A02FC4">
        <w:rPr>
          <w:color w:val="000000"/>
          <w:lang w:val="de-DE"/>
        </w:rPr>
        <w:t xml:space="preserve"> </w:t>
      </w:r>
      <w:r w:rsidRPr="00A02FC4">
        <w:rPr>
          <w:i/>
          <w:color w:val="000000"/>
          <w:lang w:val="de-DE"/>
        </w:rPr>
        <w:t>Bevolking: Groei en krimp. Mens an Maatschappij</w:t>
      </w:r>
      <w:r w:rsidRPr="00A02FC4">
        <w:rPr>
          <w:color w:val="000000"/>
          <w:lang w:val="de-DE"/>
        </w:rPr>
        <w:t xml:space="preserve">. </w:t>
      </w:r>
      <w:r>
        <w:rPr>
          <w:color w:val="000000"/>
        </w:rPr>
        <w:t>Deventer: Van Loghum-Slaterus</w:t>
      </w:r>
      <w:r w:rsidR="000B27AB">
        <w:rPr>
          <w:color w:val="000000"/>
        </w:rPr>
        <w:t>:</w:t>
      </w:r>
      <w:r>
        <w:rPr>
          <w:color w:val="000000"/>
        </w:rPr>
        <w:t xml:space="preserve"> 9–24.</w:t>
      </w:r>
    </w:p>
    <w:p w14:paraId="5467C847" w14:textId="4FA7638E" w:rsidR="00FC4EEE" w:rsidDel="00704FD2" w:rsidRDefault="00FC4EEE" w:rsidP="00F0016B">
      <w:pPr>
        <w:ind w:left="567" w:hanging="567"/>
        <w:rPr>
          <w:del w:id="275" w:author="Serena Pattaro" w:date="2020-01-14T13:35:00Z"/>
          <w:color w:val="000000"/>
        </w:rPr>
      </w:pPr>
      <w:del w:id="276" w:author="Serena Pattaro" w:date="2020-01-14T13:35:00Z">
        <w:r w:rsidDel="00704FD2">
          <w:rPr>
            <w:color w:val="000000"/>
          </w:rPr>
          <w:delText xml:space="preserve">Lutz, W., Skirbekk, V. and Testa, M.R. </w:delText>
        </w:r>
        <w:r w:rsidR="00077FE5" w:rsidDel="00704FD2">
          <w:rPr>
            <w:color w:val="000000"/>
          </w:rPr>
          <w:delText>(</w:delText>
        </w:r>
        <w:r w:rsidDel="00704FD2">
          <w:rPr>
            <w:color w:val="000000"/>
          </w:rPr>
          <w:delText>2006</w:delText>
        </w:r>
        <w:r w:rsidR="00077FE5" w:rsidDel="00704FD2">
          <w:rPr>
            <w:color w:val="000000"/>
          </w:rPr>
          <w:delText>)</w:delText>
        </w:r>
        <w:r w:rsidDel="00704FD2">
          <w:rPr>
            <w:color w:val="000000"/>
          </w:rPr>
          <w:delText xml:space="preserve">. The low-fertility trap hypothesis: Forces that may lead to further postponement and fewer births in Europe. </w:delText>
        </w:r>
        <w:r w:rsidRPr="00FC4EEE" w:rsidDel="00704FD2">
          <w:rPr>
            <w:i/>
            <w:color w:val="000000"/>
          </w:rPr>
          <w:delText xml:space="preserve">Vienna </w:delText>
        </w:r>
        <w:r w:rsidR="000B27AB" w:rsidDel="00704FD2">
          <w:rPr>
            <w:i/>
            <w:color w:val="000000"/>
          </w:rPr>
          <w:delText>Y</w:delText>
        </w:r>
        <w:r w:rsidRPr="00FC4EEE" w:rsidDel="00704FD2">
          <w:rPr>
            <w:i/>
            <w:color w:val="000000"/>
          </w:rPr>
          <w:delText xml:space="preserve">earbook of </w:delText>
        </w:r>
        <w:r w:rsidR="000B27AB" w:rsidDel="00704FD2">
          <w:rPr>
            <w:i/>
            <w:color w:val="000000"/>
          </w:rPr>
          <w:delText>P</w:delText>
        </w:r>
        <w:r w:rsidRPr="00FC4EEE" w:rsidDel="00704FD2">
          <w:rPr>
            <w:i/>
            <w:color w:val="000000"/>
          </w:rPr>
          <w:delText xml:space="preserve">opulation </w:delText>
        </w:r>
        <w:r w:rsidR="000B27AB" w:rsidDel="00704FD2">
          <w:rPr>
            <w:i/>
            <w:color w:val="000000"/>
          </w:rPr>
          <w:delText>R</w:delText>
        </w:r>
        <w:r w:rsidRPr="00FC4EEE" w:rsidDel="00704FD2">
          <w:rPr>
            <w:i/>
            <w:color w:val="000000"/>
          </w:rPr>
          <w:delText>esearch</w:delText>
        </w:r>
        <w:r w:rsidR="000B27AB" w:rsidDel="00704FD2">
          <w:rPr>
            <w:color w:val="000000"/>
          </w:rPr>
          <w:delText xml:space="preserve">: </w:delText>
        </w:r>
        <w:r w:rsidDel="00704FD2">
          <w:rPr>
            <w:color w:val="000000"/>
          </w:rPr>
          <w:delText>167–192.</w:delText>
        </w:r>
      </w:del>
    </w:p>
    <w:p w14:paraId="563FFAE5" w14:textId="471693B3" w:rsidR="00F421BB" w:rsidRDefault="00F421BB" w:rsidP="00F421BB">
      <w:pPr>
        <w:ind w:left="567" w:hanging="567"/>
        <w:rPr>
          <w:color w:val="000000"/>
        </w:rPr>
      </w:pPr>
      <w:r>
        <w:rPr>
          <w:color w:val="000000"/>
        </w:rPr>
        <w:lastRenderedPageBreak/>
        <w:t xml:space="preserve">Max Planck Institute for Demographic Research (Germany) and Vienna Institute of Demography (Austria) (2015). The Human Fertility Collection [electronic resource]. </w:t>
      </w:r>
      <w:r w:rsidRPr="00F421BB">
        <w:rPr>
          <w:noProof/>
        </w:rPr>
        <w:t>http://www.fertilitydata.org/cgi-bin/terms.php</w:t>
      </w:r>
      <w:r>
        <w:rPr>
          <w:color w:val="000000"/>
        </w:rPr>
        <w:t>.</w:t>
      </w:r>
    </w:p>
    <w:p w14:paraId="0E64C6BD" w14:textId="0AE0D35F" w:rsidR="00FC4EEE" w:rsidRDefault="00FC4EEE" w:rsidP="00F0016B">
      <w:pPr>
        <w:ind w:left="567" w:hanging="567"/>
        <w:rPr>
          <w:color w:val="000000"/>
        </w:rPr>
      </w:pPr>
      <w:r>
        <w:rPr>
          <w:color w:val="000000"/>
        </w:rPr>
        <w:t xml:space="preserve">Max Planck Institute for Demographic Research </w:t>
      </w:r>
      <w:r w:rsidR="00F421BB">
        <w:rPr>
          <w:color w:val="000000"/>
        </w:rPr>
        <w:t xml:space="preserve">(Germany) </w:t>
      </w:r>
      <w:r>
        <w:rPr>
          <w:color w:val="000000"/>
        </w:rPr>
        <w:t>and Vienna Institute of Demography</w:t>
      </w:r>
      <w:r w:rsidR="00F421BB">
        <w:rPr>
          <w:color w:val="000000"/>
        </w:rPr>
        <w:t xml:space="preserve"> (Austria)</w:t>
      </w:r>
      <w:r>
        <w:rPr>
          <w:color w:val="000000"/>
        </w:rPr>
        <w:t xml:space="preserve"> </w:t>
      </w:r>
      <w:r w:rsidR="00077FE5">
        <w:rPr>
          <w:color w:val="000000"/>
        </w:rPr>
        <w:t>(</w:t>
      </w:r>
      <w:r>
        <w:rPr>
          <w:color w:val="000000"/>
        </w:rPr>
        <w:t>201</w:t>
      </w:r>
      <w:r w:rsidR="00F421BB">
        <w:rPr>
          <w:color w:val="000000"/>
        </w:rPr>
        <w:t>6</w:t>
      </w:r>
      <w:r w:rsidR="00077FE5">
        <w:rPr>
          <w:color w:val="000000"/>
        </w:rPr>
        <w:t>)</w:t>
      </w:r>
      <w:r>
        <w:rPr>
          <w:color w:val="000000"/>
        </w:rPr>
        <w:t>. The Human Fertility Database [</w:t>
      </w:r>
      <w:r w:rsidR="00F421BB">
        <w:rPr>
          <w:color w:val="000000"/>
        </w:rPr>
        <w:t>electronic resource</w:t>
      </w:r>
      <w:r>
        <w:rPr>
          <w:color w:val="000000"/>
        </w:rPr>
        <w:t>]. http://www.humanfertility.org.</w:t>
      </w:r>
    </w:p>
    <w:p w14:paraId="7DB1CE4E" w14:textId="4AAA4123" w:rsidR="00FC4EEE" w:rsidRDefault="00FC4EEE" w:rsidP="00F0016B">
      <w:pPr>
        <w:ind w:left="567" w:hanging="567"/>
        <w:rPr>
          <w:color w:val="000000"/>
        </w:rPr>
      </w:pPr>
      <w:r>
        <w:rPr>
          <w:color w:val="000000"/>
        </w:rPr>
        <w:t xml:space="preserve">McDonald, P. </w:t>
      </w:r>
      <w:r w:rsidR="00077FE5">
        <w:rPr>
          <w:color w:val="000000"/>
        </w:rPr>
        <w:t>(</w:t>
      </w:r>
      <w:r>
        <w:rPr>
          <w:color w:val="000000"/>
        </w:rPr>
        <w:t>200</w:t>
      </w:r>
      <w:r w:rsidR="00077FE5">
        <w:rPr>
          <w:color w:val="000000"/>
        </w:rPr>
        <w:t>9)</w:t>
      </w:r>
      <w:r>
        <w:rPr>
          <w:color w:val="000000"/>
        </w:rPr>
        <w:t xml:space="preserve">. Explanations of low fertility </w:t>
      </w:r>
      <w:r w:rsidRPr="00F421BB">
        <w:rPr>
          <w:color w:val="000000"/>
        </w:rPr>
        <w:t xml:space="preserve">in East Asia: A comparative perspective. </w:t>
      </w:r>
      <w:r w:rsidR="00F421BB" w:rsidRPr="00F421BB">
        <w:t xml:space="preserve">In: Jones, G. W., Straughan, P. T., and Chan A. W. M. (eds.). </w:t>
      </w:r>
      <w:r w:rsidR="00F421BB" w:rsidRPr="00F421BB">
        <w:rPr>
          <w:i/>
          <w:iCs/>
        </w:rPr>
        <w:t>Ultra-low fertility in Pacific Asia: Trends, causes and policy issues</w:t>
      </w:r>
      <w:r w:rsidR="00F421BB" w:rsidRPr="00F421BB">
        <w:t>. New York: Routledge: 23-39.</w:t>
      </w:r>
    </w:p>
    <w:p w14:paraId="449111D0" w14:textId="69FCB497" w:rsidR="00FC4EEE" w:rsidRDefault="00FC4EEE" w:rsidP="00F0016B">
      <w:pPr>
        <w:ind w:left="567" w:hanging="567"/>
        <w:rPr>
          <w:color w:val="000000"/>
        </w:rPr>
      </w:pPr>
      <w:r>
        <w:rPr>
          <w:color w:val="000000"/>
        </w:rPr>
        <w:t xml:space="preserve">Morgan, S.P. and Taylor, M.G. </w:t>
      </w:r>
      <w:r w:rsidR="00077FE5">
        <w:rPr>
          <w:color w:val="000000"/>
        </w:rPr>
        <w:t>(</w:t>
      </w:r>
      <w:r>
        <w:rPr>
          <w:color w:val="000000"/>
        </w:rPr>
        <w:t>2006</w:t>
      </w:r>
      <w:r w:rsidR="00077FE5">
        <w:rPr>
          <w:color w:val="000000"/>
        </w:rPr>
        <w:t>)</w:t>
      </w:r>
      <w:r>
        <w:rPr>
          <w:color w:val="000000"/>
        </w:rPr>
        <w:t xml:space="preserve">. Low </w:t>
      </w:r>
      <w:r w:rsidR="00F421BB">
        <w:rPr>
          <w:color w:val="000000"/>
        </w:rPr>
        <w:t>f</w:t>
      </w:r>
      <w:r>
        <w:rPr>
          <w:color w:val="000000"/>
        </w:rPr>
        <w:t xml:space="preserve">ertility at the </w:t>
      </w:r>
      <w:r w:rsidR="00F421BB">
        <w:rPr>
          <w:color w:val="000000"/>
        </w:rPr>
        <w:t>t</w:t>
      </w:r>
      <w:r>
        <w:rPr>
          <w:color w:val="000000"/>
        </w:rPr>
        <w:t xml:space="preserve">urn of the </w:t>
      </w:r>
      <w:r w:rsidR="00F421BB">
        <w:rPr>
          <w:color w:val="000000"/>
        </w:rPr>
        <w:t>t</w:t>
      </w:r>
      <w:r>
        <w:rPr>
          <w:color w:val="000000"/>
        </w:rPr>
        <w:t>wenty-</w:t>
      </w:r>
      <w:r w:rsidR="00F421BB">
        <w:rPr>
          <w:color w:val="000000"/>
        </w:rPr>
        <w:t>f</w:t>
      </w:r>
      <w:r>
        <w:rPr>
          <w:color w:val="000000"/>
        </w:rPr>
        <w:t xml:space="preserve">irst </w:t>
      </w:r>
      <w:r w:rsidR="00F421BB">
        <w:rPr>
          <w:color w:val="000000"/>
        </w:rPr>
        <w:t>c</w:t>
      </w:r>
      <w:r>
        <w:rPr>
          <w:color w:val="000000"/>
        </w:rPr>
        <w:t xml:space="preserve">entury. </w:t>
      </w:r>
      <w:r w:rsidRPr="00FC4EEE">
        <w:rPr>
          <w:i/>
          <w:color w:val="000000"/>
        </w:rPr>
        <w:t xml:space="preserve">Annual </w:t>
      </w:r>
      <w:r w:rsidR="00F421BB">
        <w:rPr>
          <w:i/>
          <w:color w:val="000000"/>
        </w:rPr>
        <w:t>R</w:t>
      </w:r>
      <w:r w:rsidRPr="00FC4EEE">
        <w:rPr>
          <w:i/>
          <w:color w:val="000000"/>
        </w:rPr>
        <w:t xml:space="preserve">eview of </w:t>
      </w:r>
      <w:r w:rsidR="00F421BB">
        <w:rPr>
          <w:i/>
          <w:color w:val="000000"/>
        </w:rPr>
        <w:t>S</w:t>
      </w:r>
      <w:r w:rsidRPr="00FC4EEE">
        <w:rPr>
          <w:i/>
          <w:color w:val="000000"/>
        </w:rPr>
        <w:t>ociology</w:t>
      </w:r>
      <w:r>
        <w:rPr>
          <w:color w:val="000000"/>
        </w:rPr>
        <w:t xml:space="preserve"> 32</w:t>
      </w:r>
      <w:r w:rsidR="00F421BB">
        <w:rPr>
          <w:color w:val="000000"/>
        </w:rPr>
        <w:t xml:space="preserve">: </w:t>
      </w:r>
      <w:r>
        <w:rPr>
          <w:color w:val="000000"/>
        </w:rPr>
        <w:t>375–399.</w:t>
      </w:r>
    </w:p>
    <w:p w14:paraId="1C03C0AA" w14:textId="7A3661C8" w:rsidR="00FC4EEE" w:rsidRDefault="00FC4EEE" w:rsidP="00F0016B">
      <w:pPr>
        <w:ind w:left="567" w:hanging="567"/>
        <w:rPr>
          <w:color w:val="000000"/>
        </w:rPr>
      </w:pPr>
      <w:r>
        <w:rPr>
          <w:color w:val="000000"/>
        </w:rPr>
        <w:t xml:space="preserve">Myrskylä, M., Goldstein, J.R. and Cheng, Y.A. </w:t>
      </w:r>
      <w:r w:rsidR="00077FE5">
        <w:rPr>
          <w:color w:val="000000"/>
        </w:rPr>
        <w:t>(</w:t>
      </w:r>
      <w:r>
        <w:rPr>
          <w:color w:val="000000"/>
        </w:rPr>
        <w:t>2013</w:t>
      </w:r>
      <w:r w:rsidR="00077FE5">
        <w:rPr>
          <w:color w:val="000000"/>
        </w:rPr>
        <w:t>).</w:t>
      </w:r>
      <w:r>
        <w:rPr>
          <w:color w:val="000000"/>
        </w:rPr>
        <w:t xml:space="preserve"> New cohort fertility forecasts for the developed world: </w:t>
      </w:r>
      <w:r w:rsidR="00F421BB">
        <w:rPr>
          <w:color w:val="000000"/>
        </w:rPr>
        <w:t>R</w:t>
      </w:r>
      <w:r>
        <w:rPr>
          <w:color w:val="000000"/>
        </w:rPr>
        <w:t xml:space="preserve">ises, falls, and reversals. </w:t>
      </w:r>
      <w:r w:rsidRPr="00FC4EEE">
        <w:rPr>
          <w:i/>
          <w:color w:val="000000"/>
        </w:rPr>
        <w:t xml:space="preserve">Population and </w:t>
      </w:r>
      <w:r w:rsidR="00F421BB">
        <w:rPr>
          <w:i/>
          <w:color w:val="000000"/>
        </w:rPr>
        <w:t>D</w:t>
      </w:r>
      <w:r w:rsidRPr="00FC4EEE">
        <w:rPr>
          <w:i/>
          <w:color w:val="000000"/>
        </w:rPr>
        <w:t xml:space="preserve">evelopment </w:t>
      </w:r>
      <w:r w:rsidR="00F421BB">
        <w:rPr>
          <w:i/>
          <w:color w:val="000000"/>
        </w:rPr>
        <w:t>R</w:t>
      </w:r>
      <w:r w:rsidRPr="00FC4EEE">
        <w:rPr>
          <w:i/>
          <w:color w:val="000000"/>
        </w:rPr>
        <w:t>eview</w:t>
      </w:r>
      <w:r>
        <w:rPr>
          <w:color w:val="000000"/>
        </w:rPr>
        <w:t xml:space="preserve"> 39(1)</w:t>
      </w:r>
      <w:r w:rsidR="00F421BB">
        <w:rPr>
          <w:color w:val="000000"/>
        </w:rPr>
        <w:t xml:space="preserve">: </w:t>
      </w:r>
      <w:r>
        <w:rPr>
          <w:color w:val="000000"/>
        </w:rPr>
        <w:t>31–56.</w:t>
      </w:r>
    </w:p>
    <w:p w14:paraId="2A2DDC1D" w14:textId="62B44651" w:rsidR="00FC4EEE" w:rsidRDefault="00FC4EEE" w:rsidP="00F0016B">
      <w:pPr>
        <w:ind w:left="567" w:hanging="567"/>
        <w:rPr>
          <w:color w:val="000000"/>
        </w:rPr>
      </w:pPr>
      <w:r>
        <w:rPr>
          <w:color w:val="000000"/>
        </w:rPr>
        <w:t xml:space="preserve">Notestein, F.W. </w:t>
      </w:r>
      <w:r w:rsidR="00077FE5">
        <w:rPr>
          <w:color w:val="000000"/>
        </w:rPr>
        <w:t>(</w:t>
      </w:r>
      <w:r>
        <w:rPr>
          <w:color w:val="000000"/>
        </w:rPr>
        <w:t>1945</w:t>
      </w:r>
      <w:r w:rsidR="00077FE5">
        <w:rPr>
          <w:color w:val="000000"/>
        </w:rPr>
        <w:t>)</w:t>
      </w:r>
      <w:r>
        <w:rPr>
          <w:color w:val="000000"/>
        </w:rPr>
        <w:t xml:space="preserve">. Population: </w:t>
      </w:r>
      <w:r w:rsidR="00F421BB">
        <w:rPr>
          <w:color w:val="000000"/>
        </w:rPr>
        <w:t>T</w:t>
      </w:r>
      <w:r>
        <w:rPr>
          <w:color w:val="000000"/>
        </w:rPr>
        <w:t xml:space="preserve">he long view. In: Schultz, T. </w:t>
      </w:r>
      <w:r w:rsidR="00F421BB">
        <w:rPr>
          <w:color w:val="000000"/>
        </w:rPr>
        <w:t>(</w:t>
      </w:r>
      <w:r>
        <w:rPr>
          <w:color w:val="000000"/>
        </w:rPr>
        <w:t>ed.</w:t>
      </w:r>
      <w:r w:rsidR="00F421BB">
        <w:rPr>
          <w:color w:val="000000"/>
        </w:rPr>
        <w:t>).</w:t>
      </w:r>
      <w:r>
        <w:rPr>
          <w:color w:val="000000"/>
        </w:rPr>
        <w:t xml:space="preserve"> </w:t>
      </w:r>
      <w:r w:rsidRPr="00FC4EEE">
        <w:rPr>
          <w:i/>
          <w:color w:val="000000"/>
        </w:rPr>
        <w:t xml:space="preserve">Food for the </w:t>
      </w:r>
      <w:r w:rsidR="00F421BB">
        <w:rPr>
          <w:i/>
          <w:color w:val="000000"/>
        </w:rPr>
        <w:t>w</w:t>
      </w:r>
      <w:r w:rsidRPr="00FC4EEE">
        <w:rPr>
          <w:i/>
          <w:color w:val="000000"/>
        </w:rPr>
        <w:t>orld</w:t>
      </w:r>
      <w:r>
        <w:rPr>
          <w:color w:val="000000"/>
        </w:rPr>
        <w:t>. Chicago: Chicago University Press</w:t>
      </w:r>
      <w:r w:rsidR="00F421BB">
        <w:rPr>
          <w:color w:val="000000"/>
        </w:rPr>
        <w:t xml:space="preserve">: </w:t>
      </w:r>
      <w:r>
        <w:rPr>
          <w:color w:val="000000"/>
        </w:rPr>
        <w:t>36–57.</w:t>
      </w:r>
    </w:p>
    <w:p w14:paraId="04D66816" w14:textId="09EB86A3" w:rsidR="00FC4EEE" w:rsidRDefault="00FC4EEE" w:rsidP="00F0016B">
      <w:pPr>
        <w:ind w:left="567" w:hanging="567"/>
        <w:rPr>
          <w:color w:val="000000"/>
        </w:rPr>
      </w:pPr>
      <w:r>
        <w:rPr>
          <w:color w:val="000000"/>
        </w:rPr>
        <w:t>Rau, R., Bohk-Ewald, C., Muszyńska, M</w:t>
      </w:r>
      <w:r w:rsidR="00077FE5">
        <w:rPr>
          <w:color w:val="000000"/>
        </w:rPr>
        <w:t>.</w:t>
      </w:r>
      <w:r>
        <w:rPr>
          <w:color w:val="000000"/>
        </w:rPr>
        <w:t>M</w:t>
      </w:r>
      <w:r w:rsidR="00077FE5">
        <w:rPr>
          <w:color w:val="000000"/>
        </w:rPr>
        <w:t>.</w:t>
      </w:r>
      <w:r w:rsidR="00F421BB">
        <w:rPr>
          <w:color w:val="000000"/>
        </w:rPr>
        <w:t>,</w:t>
      </w:r>
      <w:r>
        <w:rPr>
          <w:color w:val="000000"/>
        </w:rPr>
        <w:t xml:space="preserve"> and Vaupel, J.W. </w:t>
      </w:r>
      <w:r w:rsidR="00077FE5">
        <w:rPr>
          <w:color w:val="000000"/>
        </w:rPr>
        <w:t>(</w:t>
      </w:r>
      <w:r>
        <w:rPr>
          <w:color w:val="000000"/>
        </w:rPr>
        <w:t>2018</w:t>
      </w:r>
      <w:r w:rsidR="00077FE5">
        <w:rPr>
          <w:color w:val="000000"/>
        </w:rPr>
        <w:t>)</w:t>
      </w:r>
      <w:r>
        <w:rPr>
          <w:color w:val="000000"/>
        </w:rPr>
        <w:t xml:space="preserve">. </w:t>
      </w:r>
      <w:r w:rsidRPr="00FC4EEE">
        <w:rPr>
          <w:i/>
          <w:color w:val="000000"/>
        </w:rPr>
        <w:t xml:space="preserve">Visualizing </w:t>
      </w:r>
      <w:r w:rsidR="00F421BB">
        <w:rPr>
          <w:i/>
          <w:color w:val="000000"/>
        </w:rPr>
        <w:t>m</w:t>
      </w:r>
      <w:r w:rsidRPr="00FC4EEE">
        <w:rPr>
          <w:i/>
          <w:color w:val="000000"/>
        </w:rPr>
        <w:t xml:space="preserve">ortality </w:t>
      </w:r>
      <w:r w:rsidR="00F421BB">
        <w:rPr>
          <w:i/>
          <w:color w:val="000000"/>
        </w:rPr>
        <w:t>d</w:t>
      </w:r>
      <w:r w:rsidRPr="00FC4EEE">
        <w:rPr>
          <w:i/>
          <w:color w:val="000000"/>
        </w:rPr>
        <w:t xml:space="preserve">ynamics in the Lexis </w:t>
      </w:r>
      <w:r w:rsidR="00F421BB">
        <w:rPr>
          <w:i/>
          <w:color w:val="000000"/>
        </w:rPr>
        <w:t>d</w:t>
      </w:r>
      <w:r w:rsidRPr="00FC4EEE">
        <w:rPr>
          <w:i/>
          <w:color w:val="000000"/>
        </w:rPr>
        <w:t>iagram</w:t>
      </w:r>
      <w:r>
        <w:rPr>
          <w:color w:val="000000"/>
        </w:rPr>
        <w:t>. Springer.</w:t>
      </w:r>
    </w:p>
    <w:p w14:paraId="01607BD1" w14:textId="2DD35702" w:rsidR="00FC4EEE" w:rsidRDefault="00FC4EEE" w:rsidP="00F0016B">
      <w:pPr>
        <w:ind w:left="567" w:hanging="567"/>
        <w:rPr>
          <w:color w:val="000000"/>
        </w:rPr>
      </w:pPr>
      <w:r>
        <w:rPr>
          <w:color w:val="000000"/>
        </w:rPr>
        <w:t>Raymo, J.M., Park, H., Xie, Y.</w:t>
      </w:r>
      <w:r w:rsidR="00F421BB">
        <w:rPr>
          <w:color w:val="000000"/>
        </w:rPr>
        <w:t>,</w:t>
      </w:r>
      <w:r>
        <w:rPr>
          <w:color w:val="000000"/>
        </w:rPr>
        <w:t xml:space="preserve"> and Yeung, W.-J.J. </w:t>
      </w:r>
      <w:r w:rsidR="00077FE5">
        <w:rPr>
          <w:color w:val="000000"/>
        </w:rPr>
        <w:t>(</w:t>
      </w:r>
      <w:r>
        <w:rPr>
          <w:color w:val="000000"/>
        </w:rPr>
        <w:t>2015</w:t>
      </w:r>
      <w:r w:rsidR="00077FE5">
        <w:rPr>
          <w:color w:val="000000"/>
        </w:rPr>
        <w:t>)</w:t>
      </w:r>
      <w:r>
        <w:rPr>
          <w:color w:val="000000"/>
        </w:rPr>
        <w:t xml:space="preserve">. Marriage and family in </w:t>
      </w:r>
      <w:r w:rsidR="00F421BB">
        <w:rPr>
          <w:color w:val="000000"/>
        </w:rPr>
        <w:t>E</w:t>
      </w:r>
      <w:r>
        <w:rPr>
          <w:color w:val="000000"/>
        </w:rPr>
        <w:t xml:space="preserve">ast </w:t>
      </w:r>
      <w:r w:rsidR="00F421BB">
        <w:rPr>
          <w:color w:val="000000"/>
        </w:rPr>
        <w:t>A</w:t>
      </w:r>
      <w:r>
        <w:rPr>
          <w:color w:val="000000"/>
        </w:rPr>
        <w:t xml:space="preserve">sia: </w:t>
      </w:r>
      <w:r w:rsidR="00F421BB">
        <w:rPr>
          <w:color w:val="000000"/>
        </w:rPr>
        <w:t>C</w:t>
      </w:r>
      <w:r>
        <w:rPr>
          <w:color w:val="000000"/>
        </w:rPr>
        <w:t xml:space="preserve">ontinuity and change. </w:t>
      </w:r>
      <w:r w:rsidRPr="00FC4EEE">
        <w:rPr>
          <w:i/>
          <w:color w:val="000000"/>
        </w:rPr>
        <w:t xml:space="preserve">Annual </w:t>
      </w:r>
      <w:r w:rsidR="00F421BB">
        <w:rPr>
          <w:i/>
          <w:color w:val="000000"/>
        </w:rPr>
        <w:t>R</w:t>
      </w:r>
      <w:r w:rsidRPr="00FC4EEE">
        <w:rPr>
          <w:i/>
          <w:color w:val="000000"/>
        </w:rPr>
        <w:t xml:space="preserve">eview of </w:t>
      </w:r>
      <w:r w:rsidR="00F421BB">
        <w:rPr>
          <w:i/>
          <w:color w:val="000000"/>
        </w:rPr>
        <w:t>S</w:t>
      </w:r>
      <w:r w:rsidRPr="00FC4EEE">
        <w:rPr>
          <w:i/>
          <w:color w:val="000000"/>
        </w:rPr>
        <w:t>ociology</w:t>
      </w:r>
      <w:r>
        <w:rPr>
          <w:color w:val="000000"/>
        </w:rPr>
        <w:t xml:space="preserve"> 41</w:t>
      </w:r>
      <w:r w:rsidR="00F421BB">
        <w:rPr>
          <w:color w:val="000000"/>
        </w:rPr>
        <w:t xml:space="preserve">: </w:t>
      </w:r>
      <w:r>
        <w:rPr>
          <w:color w:val="000000"/>
        </w:rPr>
        <w:t>471–492.</w:t>
      </w:r>
    </w:p>
    <w:p w14:paraId="1972CD8E" w14:textId="48738110" w:rsidR="00FC4EEE" w:rsidRDefault="00FC4EEE" w:rsidP="00F0016B">
      <w:pPr>
        <w:ind w:left="567" w:hanging="567"/>
        <w:rPr>
          <w:color w:val="000000"/>
        </w:rPr>
      </w:pPr>
      <w:r>
        <w:rPr>
          <w:color w:val="000000"/>
        </w:rPr>
        <w:t xml:space="preserve">Rindfuss, R.R. and Choe, M.K. </w:t>
      </w:r>
      <w:r w:rsidR="00077FE5">
        <w:rPr>
          <w:color w:val="000000"/>
        </w:rPr>
        <w:t>(</w:t>
      </w:r>
      <w:r>
        <w:rPr>
          <w:color w:val="000000"/>
        </w:rPr>
        <w:t>2016</w:t>
      </w:r>
      <w:r w:rsidR="00077FE5">
        <w:rPr>
          <w:color w:val="000000"/>
        </w:rPr>
        <w:t>)</w:t>
      </w:r>
      <w:r>
        <w:rPr>
          <w:color w:val="000000"/>
        </w:rPr>
        <w:t>. Diverse paths to low and lower fertility: An overview. In: Rindfuss, R. R. and Choe, M. K.</w:t>
      </w:r>
      <w:r w:rsidR="00F421BB">
        <w:rPr>
          <w:color w:val="000000"/>
        </w:rPr>
        <w:t xml:space="preserve"> (</w:t>
      </w:r>
      <w:r>
        <w:rPr>
          <w:color w:val="000000"/>
        </w:rPr>
        <w:t>eds.</w:t>
      </w:r>
      <w:r w:rsidR="00F421BB">
        <w:rPr>
          <w:color w:val="000000"/>
        </w:rPr>
        <w:t>).</w:t>
      </w:r>
      <w:r>
        <w:rPr>
          <w:color w:val="000000"/>
        </w:rPr>
        <w:t xml:space="preserve"> </w:t>
      </w:r>
      <w:r w:rsidRPr="00FC4EEE">
        <w:rPr>
          <w:i/>
          <w:color w:val="000000"/>
        </w:rPr>
        <w:t>Low fertility, institutions, and their policies. Variations across industrialized countries</w:t>
      </w:r>
      <w:r>
        <w:rPr>
          <w:color w:val="000000"/>
        </w:rPr>
        <w:t>.</w:t>
      </w:r>
      <w:r w:rsidR="00F421BB">
        <w:rPr>
          <w:color w:val="000000"/>
        </w:rPr>
        <w:t xml:space="preserve"> Springer International Publishing: 1-12. </w:t>
      </w:r>
    </w:p>
    <w:p w14:paraId="3563EA9A" w14:textId="4C14308E" w:rsidR="00FC4EEE" w:rsidRDefault="00FC4EEE" w:rsidP="00F0016B">
      <w:pPr>
        <w:ind w:left="567" w:hanging="567"/>
        <w:rPr>
          <w:color w:val="000000"/>
        </w:rPr>
      </w:pPr>
      <w:r>
        <w:rPr>
          <w:color w:val="000000"/>
        </w:rPr>
        <w:lastRenderedPageBreak/>
        <w:t xml:space="preserve">Sarkar, D. </w:t>
      </w:r>
      <w:r w:rsidR="00077FE5">
        <w:rPr>
          <w:color w:val="000000"/>
        </w:rPr>
        <w:t>(</w:t>
      </w:r>
      <w:r>
        <w:rPr>
          <w:color w:val="000000"/>
        </w:rPr>
        <w:t>2008</w:t>
      </w:r>
      <w:r w:rsidR="00077FE5">
        <w:rPr>
          <w:color w:val="000000"/>
        </w:rPr>
        <w:t>)</w:t>
      </w:r>
      <w:r>
        <w:rPr>
          <w:color w:val="000000"/>
        </w:rPr>
        <w:t xml:space="preserve">. </w:t>
      </w:r>
      <w:r w:rsidRPr="00FC4EEE">
        <w:rPr>
          <w:i/>
          <w:color w:val="000000"/>
        </w:rPr>
        <w:t xml:space="preserve">Lattice: Multivariate </w:t>
      </w:r>
      <w:r w:rsidR="00F421BB">
        <w:rPr>
          <w:i/>
          <w:color w:val="000000"/>
        </w:rPr>
        <w:t>d</w:t>
      </w:r>
      <w:r w:rsidRPr="00FC4EEE">
        <w:rPr>
          <w:i/>
          <w:color w:val="000000"/>
        </w:rPr>
        <w:t xml:space="preserve">ata </w:t>
      </w:r>
      <w:r w:rsidR="00F421BB">
        <w:rPr>
          <w:i/>
          <w:color w:val="000000"/>
        </w:rPr>
        <w:t>v</w:t>
      </w:r>
      <w:r w:rsidRPr="00FC4EEE">
        <w:rPr>
          <w:i/>
          <w:color w:val="000000"/>
        </w:rPr>
        <w:t xml:space="preserve">isualization </w:t>
      </w:r>
      <w:r w:rsidR="00F421BB">
        <w:rPr>
          <w:i/>
          <w:color w:val="000000"/>
        </w:rPr>
        <w:t>w</w:t>
      </w:r>
      <w:r w:rsidRPr="00FC4EEE">
        <w:rPr>
          <w:i/>
          <w:color w:val="000000"/>
        </w:rPr>
        <w:t>ith R (use R!)</w:t>
      </w:r>
      <w:r>
        <w:rPr>
          <w:color w:val="000000"/>
        </w:rPr>
        <w:t>. 1st ed. New York: Springer.</w:t>
      </w:r>
    </w:p>
    <w:p w14:paraId="0E0E6C90" w14:textId="00E1CEF0" w:rsidR="00FC4EEE" w:rsidRDefault="00FC4EEE" w:rsidP="00F0016B">
      <w:pPr>
        <w:ind w:left="567" w:hanging="567"/>
        <w:rPr>
          <w:color w:val="000000"/>
        </w:rPr>
      </w:pPr>
      <w:r>
        <w:rPr>
          <w:color w:val="000000"/>
        </w:rPr>
        <w:t xml:space="preserve">Sobotka, T. </w:t>
      </w:r>
      <w:r w:rsidR="00077FE5">
        <w:rPr>
          <w:color w:val="000000"/>
        </w:rPr>
        <w:t>(</w:t>
      </w:r>
      <w:r>
        <w:rPr>
          <w:color w:val="000000"/>
        </w:rPr>
        <w:t>2017</w:t>
      </w:r>
      <w:r w:rsidR="00077FE5">
        <w:rPr>
          <w:color w:val="000000"/>
        </w:rPr>
        <w:t>)</w:t>
      </w:r>
      <w:r>
        <w:rPr>
          <w:color w:val="000000"/>
        </w:rPr>
        <w:t xml:space="preserve">. Post-transitional fertility: </w:t>
      </w:r>
      <w:r w:rsidR="00F421BB">
        <w:rPr>
          <w:color w:val="000000"/>
        </w:rPr>
        <w:t>T</w:t>
      </w:r>
      <w:r>
        <w:rPr>
          <w:color w:val="000000"/>
        </w:rPr>
        <w:t xml:space="preserve">he role of childbearing postponement in fuelling the shift to low and unstable fertility levels. </w:t>
      </w:r>
      <w:r w:rsidRPr="00FC4EEE">
        <w:rPr>
          <w:i/>
          <w:color w:val="000000"/>
        </w:rPr>
        <w:t>Journal of Biosocial Science</w:t>
      </w:r>
      <w:r>
        <w:rPr>
          <w:color w:val="000000"/>
        </w:rPr>
        <w:t xml:space="preserve"> 49(S1)</w:t>
      </w:r>
      <w:r w:rsidR="00F421BB">
        <w:rPr>
          <w:color w:val="000000"/>
        </w:rPr>
        <w:t xml:space="preserve">: </w:t>
      </w:r>
      <w:r>
        <w:rPr>
          <w:color w:val="000000"/>
        </w:rPr>
        <w:t>S20–S45.</w:t>
      </w:r>
    </w:p>
    <w:p w14:paraId="4FD5F273" w14:textId="5CB643E6" w:rsidR="00FC4EEE" w:rsidRDefault="00FC4EEE" w:rsidP="00F0016B">
      <w:pPr>
        <w:ind w:left="567" w:hanging="567"/>
        <w:rPr>
          <w:color w:val="000000"/>
        </w:rPr>
      </w:pPr>
      <w:r>
        <w:rPr>
          <w:color w:val="000000"/>
        </w:rPr>
        <w:t xml:space="preserve">Sobotka, T., Skirbekk, V. and Philipov, D. </w:t>
      </w:r>
      <w:r w:rsidR="00077FE5">
        <w:rPr>
          <w:color w:val="000000"/>
        </w:rPr>
        <w:t>(</w:t>
      </w:r>
      <w:r>
        <w:rPr>
          <w:color w:val="000000"/>
        </w:rPr>
        <w:t>2011</w:t>
      </w:r>
      <w:r w:rsidR="00077FE5">
        <w:rPr>
          <w:color w:val="000000"/>
        </w:rPr>
        <w:t>)</w:t>
      </w:r>
      <w:r>
        <w:rPr>
          <w:color w:val="000000"/>
        </w:rPr>
        <w:t xml:space="preserve">. Economic </w:t>
      </w:r>
      <w:r w:rsidR="00A401B6">
        <w:rPr>
          <w:color w:val="000000"/>
        </w:rPr>
        <w:t>r</w:t>
      </w:r>
      <w:r>
        <w:rPr>
          <w:color w:val="000000"/>
        </w:rPr>
        <w:t xml:space="preserve">ecession and </w:t>
      </w:r>
      <w:r w:rsidR="00A401B6">
        <w:rPr>
          <w:color w:val="000000"/>
        </w:rPr>
        <w:t>f</w:t>
      </w:r>
      <w:r>
        <w:rPr>
          <w:color w:val="000000"/>
        </w:rPr>
        <w:t xml:space="preserve">ertility in the </w:t>
      </w:r>
      <w:r w:rsidR="00A401B6">
        <w:rPr>
          <w:color w:val="000000"/>
        </w:rPr>
        <w:t>d</w:t>
      </w:r>
      <w:r>
        <w:rPr>
          <w:color w:val="000000"/>
        </w:rPr>
        <w:t xml:space="preserve">eveloped </w:t>
      </w:r>
      <w:r w:rsidR="00A401B6">
        <w:rPr>
          <w:color w:val="000000"/>
        </w:rPr>
        <w:t>w</w:t>
      </w:r>
      <w:r>
        <w:rPr>
          <w:color w:val="000000"/>
        </w:rPr>
        <w:t xml:space="preserve">orld. </w:t>
      </w:r>
      <w:r w:rsidRPr="00FC4EEE">
        <w:rPr>
          <w:i/>
          <w:color w:val="000000"/>
        </w:rPr>
        <w:t>Population and Development Review</w:t>
      </w:r>
      <w:r>
        <w:rPr>
          <w:color w:val="000000"/>
        </w:rPr>
        <w:t xml:space="preserve"> 37(2)</w:t>
      </w:r>
      <w:r w:rsidR="00A401B6">
        <w:rPr>
          <w:color w:val="000000"/>
        </w:rPr>
        <w:t xml:space="preserve">: </w:t>
      </w:r>
      <w:r>
        <w:rPr>
          <w:color w:val="000000"/>
        </w:rPr>
        <w:t>267–306.</w:t>
      </w:r>
    </w:p>
    <w:p w14:paraId="2083F7A7" w14:textId="4B6AD311" w:rsidR="00FC4EEE" w:rsidRDefault="00FC4EEE" w:rsidP="00F0016B">
      <w:pPr>
        <w:ind w:left="567" w:hanging="567"/>
        <w:rPr>
          <w:color w:val="000000"/>
        </w:rPr>
      </w:pPr>
      <w:r>
        <w:rPr>
          <w:color w:val="000000"/>
        </w:rPr>
        <w:t xml:space="preserve">Tanturri, M.L. </w:t>
      </w:r>
      <w:r w:rsidR="00077FE5">
        <w:rPr>
          <w:color w:val="000000"/>
        </w:rPr>
        <w:t>(</w:t>
      </w:r>
      <w:r>
        <w:rPr>
          <w:color w:val="000000"/>
        </w:rPr>
        <w:t>2016</w:t>
      </w:r>
      <w:r w:rsidR="00077FE5">
        <w:rPr>
          <w:color w:val="000000"/>
        </w:rPr>
        <w:t>)</w:t>
      </w:r>
      <w:r>
        <w:rPr>
          <w:color w:val="000000"/>
        </w:rPr>
        <w:t xml:space="preserve">. Aging </w:t>
      </w:r>
      <w:r w:rsidR="00A401B6">
        <w:rPr>
          <w:color w:val="000000"/>
        </w:rPr>
        <w:t>I</w:t>
      </w:r>
      <w:r>
        <w:rPr>
          <w:color w:val="000000"/>
        </w:rPr>
        <w:t xml:space="preserve">taly: </w:t>
      </w:r>
      <w:r w:rsidR="00A401B6">
        <w:rPr>
          <w:color w:val="000000"/>
        </w:rPr>
        <w:t>L</w:t>
      </w:r>
      <w:r>
        <w:rPr>
          <w:color w:val="000000"/>
        </w:rPr>
        <w:t xml:space="preserve">ow fertility and societal rigidities. In: Rindfuss, R. R. and Choe, M. K. </w:t>
      </w:r>
      <w:r w:rsidR="00A401B6">
        <w:rPr>
          <w:color w:val="000000"/>
        </w:rPr>
        <w:t>(</w:t>
      </w:r>
      <w:r>
        <w:rPr>
          <w:color w:val="000000"/>
        </w:rPr>
        <w:t>eds.</w:t>
      </w:r>
      <w:r w:rsidR="00A401B6">
        <w:rPr>
          <w:color w:val="000000"/>
        </w:rPr>
        <w:t>).</w:t>
      </w:r>
      <w:r>
        <w:rPr>
          <w:color w:val="000000"/>
        </w:rPr>
        <w:t xml:space="preserve"> </w:t>
      </w:r>
      <w:r w:rsidRPr="00FC4EEE">
        <w:rPr>
          <w:i/>
          <w:color w:val="000000"/>
        </w:rPr>
        <w:t xml:space="preserve">Low </w:t>
      </w:r>
      <w:r w:rsidR="00A401B6">
        <w:rPr>
          <w:i/>
          <w:color w:val="000000"/>
        </w:rPr>
        <w:t>f</w:t>
      </w:r>
      <w:r w:rsidRPr="00FC4EEE">
        <w:rPr>
          <w:i/>
          <w:color w:val="000000"/>
        </w:rPr>
        <w:t xml:space="preserve">ertility, </w:t>
      </w:r>
      <w:r w:rsidR="00A401B6">
        <w:rPr>
          <w:i/>
          <w:color w:val="000000"/>
        </w:rPr>
        <w:t>i</w:t>
      </w:r>
      <w:r w:rsidRPr="00FC4EEE">
        <w:rPr>
          <w:i/>
          <w:color w:val="000000"/>
        </w:rPr>
        <w:t xml:space="preserve">nstitutions, and their </w:t>
      </w:r>
      <w:r w:rsidR="00A401B6">
        <w:rPr>
          <w:i/>
          <w:color w:val="000000"/>
        </w:rPr>
        <w:t>p</w:t>
      </w:r>
      <w:r w:rsidRPr="00FC4EEE">
        <w:rPr>
          <w:i/>
          <w:color w:val="000000"/>
        </w:rPr>
        <w:t>olicies</w:t>
      </w:r>
      <w:r>
        <w:rPr>
          <w:color w:val="000000"/>
        </w:rPr>
        <w:t>. Springer International Publishing</w:t>
      </w:r>
      <w:r w:rsidR="00A401B6">
        <w:rPr>
          <w:color w:val="000000"/>
        </w:rPr>
        <w:t xml:space="preserve">: </w:t>
      </w:r>
      <w:r>
        <w:rPr>
          <w:color w:val="000000"/>
        </w:rPr>
        <w:t>221–257.</w:t>
      </w:r>
    </w:p>
    <w:p w14:paraId="53B06C31" w14:textId="198A66A4" w:rsidR="00FC4EEE" w:rsidRDefault="00FC4EEE" w:rsidP="00F0016B">
      <w:pPr>
        <w:ind w:left="567" w:hanging="567"/>
        <w:rPr>
          <w:color w:val="000000"/>
        </w:rPr>
      </w:pPr>
      <w:r>
        <w:rPr>
          <w:color w:val="000000"/>
        </w:rPr>
        <w:t>Vaupel, J.W., Gambill, B.A.</w:t>
      </w:r>
      <w:r w:rsidR="00A401B6">
        <w:rPr>
          <w:color w:val="000000"/>
        </w:rPr>
        <w:t>,</w:t>
      </w:r>
      <w:r>
        <w:rPr>
          <w:color w:val="000000"/>
        </w:rPr>
        <w:t xml:space="preserve"> and Yashin, A.I. </w:t>
      </w:r>
      <w:r w:rsidR="00077FE5">
        <w:rPr>
          <w:color w:val="000000"/>
        </w:rPr>
        <w:t>(</w:t>
      </w:r>
      <w:r>
        <w:rPr>
          <w:color w:val="000000"/>
        </w:rPr>
        <w:t>1987</w:t>
      </w:r>
      <w:r w:rsidR="00077FE5">
        <w:rPr>
          <w:color w:val="000000"/>
        </w:rPr>
        <w:t>)</w:t>
      </w:r>
      <w:r>
        <w:rPr>
          <w:color w:val="000000"/>
        </w:rPr>
        <w:t xml:space="preserve">. </w:t>
      </w:r>
      <w:r w:rsidRPr="00A401B6">
        <w:rPr>
          <w:iCs/>
          <w:color w:val="000000"/>
        </w:rPr>
        <w:t xml:space="preserve">Thousands of </w:t>
      </w:r>
      <w:r w:rsidR="00A401B6" w:rsidRPr="00A401B6">
        <w:rPr>
          <w:iCs/>
          <w:color w:val="000000"/>
        </w:rPr>
        <w:t>d</w:t>
      </w:r>
      <w:r w:rsidRPr="00A401B6">
        <w:rPr>
          <w:iCs/>
          <w:color w:val="000000"/>
        </w:rPr>
        <w:t xml:space="preserve">ata at a </w:t>
      </w:r>
      <w:r w:rsidR="00A401B6" w:rsidRPr="00A401B6">
        <w:rPr>
          <w:iCs/>
          <w:color w:val="000000"/>
        </w:rPr>
        <w:t>g</w:t>
      </w:r>
      <w:r w:rsidRPr="00A401B6">
        <w:rPr>
          <w:iCs/>
          <w:color w:val="000000"/>
        </w:rPr>
        <w:t xml:space="preserve">lance: Shaded </w:t>
      </w:r>
      <w:r w:rsidR="00A401B6" w:rsidRPr="00A401B6">
        <w:rPr>
          <w:iCs/>
          <w:color w:val="000000"/>
        </w:rPr>
        <w:t>c</w:t>
      </w:r>
      <w:r w:rsidRPr="00A401B6">
        <w:rPr>
          <w:iCs/>
          <w:color w:val="000000"/>
        </w:rPr>
        <w:t xml:space="preserve">ontour </w:t>
      </w:r>
      <w:r w:rsidR="00A401B6" w:rsidRPr="00A401B6">
        <w:rPr>
          <w:iCs/>
          <w:color w:val="000000"/>
        </w:rPr>
        <w:t>m</w:t>
      </w:r>
      <w:r w:rsidRPr="00A401B6">
        <w:rPr>
          <w:iCs/>
          <w:color w:val="000000"/>
        </w:rPr>
        <w:t xml:space="preserve">aps of </w:t>
      </w:r>
      <w:r w:rsidR="00A401B6" w:rsidRPr="00A401B6">
        <w:rPr>
          <w:iCs/>
          <w:color w:val="000000"/>
        </w:rPr>
        <w:t>d</w:t>
      </w:r>
      <w:r w:rsidRPr="00A401B6">
        <w:rPr>
          <w:iCs/>
          <w:color w:val="000000"/>
        </w:rPr>
        <w:t xml:space="preserve">emographic </w:t>
      </w:r>
      <w:r w:rsidR="00A401B6" w:rsidRPr="00A401B6">
        <w:rPr>
          <w:iCs/>
          <w:color w:val="000000"/>
        </w:rPr>
        <w:t>s</w:t>
      </w:r>
      <w:r w:rsidRPr="00A401B6">
        <w:rPr>
          <w:iCs/>
          <w:color w:val="000000"/>
        </w:rPr>
        <w:t xml:space="preserve">urfaces. </w:t>
      </w:r>
      <w:r>
        <w:rPr>
          <w:color w:val="000000"/>
        </w:rPr>
        <w:t>Laxenburg, Austria: International Institute for Applied Systems Analysis</w:t>
      </w:r>
      <w:r w:rsidR="00A401B6">
        <w:rPr>
          <w:color w:val="000000"/>
        </w:rPr>
        <w:t xml:space="preserve"> (IIASA Research Report RR-87-16).</w:t>
      </w:r>
    </w:p>
    <w:p w14:paraId="7D047297" w14:textId="10D61C00" w:rsidR="00FC4EEE" w:rsidDel="00704FD2" w:rsidRDefault="00FC4EEE" w:rsidP="00F0016B">
      <w:pPr>
        <w:ind w:left="567" w:hanging="567"/>
        <w:rPr>
          <w:del w:id="277" w:author="Serena Pattaro" w:date="2020-01-14T13:36:00Z"/>
          <w:color w:val="000000"/>
        </w:rPr>
      </w:pPr>
      <w:del w:id="278" w:author="Serena Pattaro" w:date="2020-01-14T13:36:00Z">
        <w:r w:rsidDel="00704FD2">
          <w:rPr>
            <w:color w:val="000000"/>
          </w:rPr>
          <w:delText xml:space="preserve">Witte, J.C. and Wagner, G.G. </w:delText>
        </w:r>
        <w:r w:rsidR="00077FE5" w:rsidDel="00704FD2">
          <w:rPr>
            <w:color w:val="000000"/>
          </w:rPr>
          <w:delText>(</w:delText>
        </w:r>
        <w:r w:rsidDel="00704FD2">
          <w:rPr>
            <w:color w:val="000000"/>
          </w:rPr>
          <w:delText>1995</w:delText>
        </w:r>
        <w:r w:rsidR="00077FE5" w:rsidDel="00704FD2">
          <w:rPr>
            <w:color w:val="000000"/>
          </w:rPr>
          <w:delText>)</w:delText>
        </w:r>
        <w:r w:rsidDel="00704FD2">
          <w:rPr>
            <w:color w:val="000000"/>
          </w:rPr>
          <w:delText xml:space="preserve">. Declining fertility in </w:delText>
        </w:r>
        <w:r w:rsidR="00A401B6" w:rsidDel="00704FD2">
          <w:rPr>
            <w:color w:val="000000"/>
          </w:rPr>
          <w:delText>E</w:delText>
        </w:r>
        <w:r w:rsidDel="00704FD2">
          <w:rPr>
            <w:color w:val="000000"/>
          </w:rPr>
          <w:delText xml:space="preserve">ast </w:delText>
        </w:r>
        <w:r w:rsidR="00A401B6" w:rsidDel="00704FD2">
          <w:rPr>
            <w:color w:val="000000"/>
          </w:rPr>
          <w:delText>G</w:delText>
        </w:r>
        <w:r w:rsidDel="00704FD2">
          <w:rPr>
            <w:color w:val="000000"/>
          </w:rPr>
          <w:delText xml:space="preserve">ermany after unification: A demographic response to socioeconomic change. </w:delText>
        </w:r>
        <w:r w:rsidRPr="00FC4EEE" w:rsidDel="00704FD2">
          <w:rPr>
            <w:i/>
            <w:color w:val="000000"/>
          </w:rPr>
          <w:delText xml:space="preserve">Population and </w:delText>
        </w:r>
        <w:r w:rsidR="00A401B6" w:rsidDel="00704FD2">
          <w:rPr>
            <w:i/>
            <w:color w:val="000000"/>
          </w:rPr>
          <w:delText>D</w:delText>
        </w:r>
        <w:r w:rsidRPr="00FC4EEE" w:rsidDel="00704FD2">
          <w:rPr>
            <w:i/>
            <w:color w:val="000000"/>
          </w:rPr>
          <w:delText xml:space="preserve">evelopment </w:delText>
        </w:r>
        <w:r w:rsidR="00A401B6" w:rsidDel="00704FD2">
          <w:rPr>
            <w:i/>
            <w:color w:val="000000"/>
          </w:rPr>
          <w:delText>R</w:delText>
        </w:r>
        <w:r w:rsidRPr="00FC4EEE" w:rsidDel="00704FD2">
          <w:rPr>
            <w:i/>
            <w:color w:val="000000"/>
          </w:rPr>
          <w:delText>eview</w:delText>
        </w:r>
        <w:r w:rsidDel="00704FD2">
          <w:rPr>
            <w:color w:val="000000"/>
          </w:rPr>
          <w:delText xml:space="preserve"> 21(2)</w:delText>
        </w:r>
        <w:r w:rsidR="00A401B6" w:rsidDel="00704FD2">
          <w:rPr>
            <w:color w:val="000000"/>
          </w:rPr>
          <w:delText xml:space="preserve">: </w:delText>
        </w:r>
        <w:r w:rsidDel="00704FD2">
          <w:rPr>
            <w:color w:val="000000"/>
          </w:rPr>
          <w:delText>387</w:delText>
        </w:r>
        <w:r w:rsidR="00A401B6" w:rsidDel="00704FD2">
          <w:rPr>
            <w:color w:val="000000"/>
          </w:rPr>
          <w:delText>-397</w:delText>
        </w:r>
        <w:r w:rsidDel="00704FD2">
          <w:rPr>
            <w:color w:val="000000"/>
          </w:rPr>
          <w:delText>.</w:delText>
        </w:r>
      </w:del>
    </w:p>
    <w:p w14:paraId="433298B1" w14:textId="11E39BD8" w:rsidR="00CB6DCE" w:rsidRDefault="00FC4EEE" w:rsidP="00077FE5">
      <w:pPr>
        <w:ind w:left="567" w:hanging="567"/>
        <w:rPr>
          <w:color w:val="000000"/>
        </w:rPr>
      </w:pPr>
      <w:r>
        <w:rPr>
          <w:color w:val="000000"/>
        </w:rPr>
        <w:t xml:space="preserve">Zeman, K., Beaujouan, É., Brzozowska, Z. and Sobotka, T. </w:t>
      </w:r>
      <w:r w:rsidR="00077FE5">
        <w:rPr>
          <w:color w:val="000000"/>
        </w:rPr>
        <w:t>(</w:t>
      </w:r>
      <w:r>
        <w:rPr>
          <w:color w:val="000000"/>
        </w:rPr>
        <w:t>2018</w:t>
      </w:r>
      <w:r w:rsidR="00077FE5">
        <w:rPr>
          <w:color w:val="000000"/>
        </w:rPr>
        <w:t>)</w:t>
      </w:r>
      <w:r>
        <w:rPr>
          <w:color w:val="000000"/>
        </w:rPr>
        <w:t xml:space="preserve">. Cohort fertility decline in low fertility countries: Decomposition using parity progression ratios. </w:t>
      </w:r>
      <w:r w:rsidRPr="00FC4EEE">
        <w:rPr>
          <w:i/>
          <w:color w:val="000000"/>
        </w:rPr>
        <w:t>Demographic Research</w:t>
      </w:r>
      <w:r>
        <w:rPr>
          <w:color w:val="000000"/>
        </w:rPr>
        <w:t xml:space="preserve"> 38</w:t>
      </w:r>
      <w:r w:rsidR="00A401B6">
        <w:rPr>
          <w:color w:val="000000"/>
        </w:rPr>
        <w:t>(25):</w:t>
      </w:r>
      <w:r>
        <w:rPr>
          <w:color w:val="000000"/>
        </w:rPr>
        <w:t xml:space="preserve"> 651–690.</w:t>
      </w:r>
      <w:r w:rsidR="00CB6DCE">
        <w:rPr>
          <w:color w:val="000000"/>
        </w:rPr>
        <w:fldChar w:fldCharType="end"/>
      </w:r>
    </w:p>
    <w:sectPr w:rsidR="00CB6DCE" w:rsidSect="00A55C7B">
      <w:pgSz w:w="11906" w:h="16838"/>
      <w:pgMar w:top="1440" w:right="1440" w:bottom="1440" w:left="1440" w:header="708" w:footer="708"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 w:author="Serena Pattaro" w:date="2020-01-09T15:44:00Z" w:initials="SP">
    <w:p w14:paraId="407BD7C9" w14:textId="6B9A6453" w:rsidR="005C18C0" w:rsidRDefault="005C18C0">
      <w:pPr>
        <w:pStyle w:val="CommentText"/>
      </w:pPr>
      <w:r>
        <w:rPr>
          <w:rStyle w:val="CommentReference"/>
        </w:rPr>
        <w:annotationRef/>
      </w:r>
      <w:r>
        <w:t>Jon – can you address this?</w:t>
      </w:r>
    </w:p>
  </w:comment>
  <w:comment w:id="19" w:author="Jonathan Minton" w:date="2020-01-13T10:28:00Z" w:initials="JM">
    <w:p w14:paraId="277B37A4" w14:textId="4735E51E" w:rsidR="005C18C0" w:rsidRDefault="005C18C0">
      <w:pPr>
        <w:pStyle w:val="CommentText"/>
      </w:pPr>
      <w:r>
        <w:rPr>
          <w:rStyle w:val="CommentReference"/>
        </w:rPr>
        <w:annotationRef/>
      </w:r>
      <w:r>
        <w:t xml:space="preserve">I’ve modified the text above </w:t>
      </w:r>
    </w:p>
  </w:comment>
  <w:comment w:id="20" w:author="Serena Pattaro" w:date="2020-01-14T18:27:00Z" w:initials="SP">
    <w:p w14:paraId="00825411" w14:textId="67DD4D2B" w:rsidR="005C18C0" w:rsidRDefault="005C18C0">
      <w:pPr>
        <w:pStyle w:val="CommentText"/>
      </w:pPr>
      <w:r>
        <w:rPr>
          <w:rStyle w:val="CommentReference"/>
        </w:rPr>
        <w:annotationRef/>
      </w:r>
      <w:r>
        <w:t>I am not sure I understand. Could you clarify?</w:t>
      </w:r>
    </w:p>
  </w:comment>
  <w:comment w:id="29" w:author="Serena Pattaro" w:date="2020-01-15T17:50:00Z" w:initials="SP">
    <w:p w14:paraId="29B9ABE4" w14:textId="77777777" w:rsidR="005C18C0" w:rsidRDefault="005C18C0">
      <w:pPr>
        <w:pStyle w:val="CommentText"/>
      </w:pPr>
      <w:r>
        <w:rPr>
          <w:rStyle w:val="CommentReference"/>
        </w:rPr>
        <w:annotationRef/>
      </w:r>
      <w:r>
        <w:t>Jon - Is this correct? Or should we shay “for each age and cohort year inferred from period year”?</w:t>
      </w:r>
    </w:p>
    <w:p w14:paraId="6A6D0266" w14:textId="37D9D292" w:rsidR="005C18C0" w:rsidRDefault="005C18C0">
      <w:pPr>
        <w:pStyle w:val="CommentText"/>
      </w:pPr>
      <w:r>
        <w:t>Can you advise on this?</w:t>
      </w:r>
    </w:p>
  </w:comment>
  <w:comment w:id="34" w:author="Klüsener, Sebastian" w:date="2019-11-10T16:33:00Z" w:initials="KS">
    <w:p w14:paraId="594ADB91" w14:textId="520E087D" w:rsidR="005C18C0" w:rsidRDefault="005C18C0">
      <w:pPr>
        <w:pStyle w:val="CommentText"/>
      </w:pPr>
      <w:r>
        <w:rPr>
          <w:rStyle w:val="CommentReference"/>
        </w:rPr>
        <w:annotationRef/>
      </w:r>
      <w:bookmarkStart w:id="36" w:name="_Hlk29919059"/>
      <w:r>
        <w:t>is CCFR accumulated from age 15 onward or is there no lower threshold? The formula provides the impression as if there is no lower threshold. Just to check.</w:t>
      </w:r>
    </w:p>
    <w:bookmarkEnd w:id="36"/>
  </w:comment>
  <w:comment w:id="35" w:author="Serena Pattaro" w:date="2020-01-09T15:45:00Z" w:initials="SP">
    <w:p w14:paraId="626B22A6" w14:textId="702A6646" w:rsidR="005C18C0" w:rsidRDefault="005C18C0">
      <w:pPr>
        <w:pStyle w:val="CommentText"/>
      </w:pPr>
      <w:r>
        <w:rPr>
          <w:rStyle w:val="CommentReference"/>
        </w:rPr>
        <w:annotationRef/>
      </w:r>
      <w:r>
        <w:t>During our meeting we thought of introducing the concept of “Pseudo-CCFR”</w:t>
      </w:r>
    </w:p>
  </w:comment>
  <w:comment w:id="42" w:author="Serena Pattaro" w:date="2020-01-13T13:19:00Z" w:initials="SP">
    <w:p w14:paraId="0FE0C3E1" w14:textId="77777777" w:rsidR="005C18C0" w:rsidRDefault="005C18C0">
      <w:pPr>
        <w:pStyle w:val="CommentText"/>
      </w:pPr>
      <w:r>
        <w:rPr>
          <w:rStyle w:val="CommentReference"/>
        </w:rPr>
        <w:annotationRef/>
      </w:r>
      <w:r>
        <w:t>Jon – This looks ok.</w:t>
      </w:r>
    </w:p>
    <w:p w14:paraId="7A26B6AF" w14:textId="00452A2D" w:rsidR="005C18C0" w:rsidRDefault="005C18C0">
      <w:pPr>
        <w:pStyle w:val="CommentText"/>
      </w:pPr>
      <w:bookmarkStart w:id="45" w:name="_Hlk30176431"/>
      <w:r>
        <w:t>I think in the previous version we had the term “children” instead of “babies” (3 instances on the graph). Can we revert these back to “children” for consistency with text?</w:t>
      </w:r>
    </w:p>
    <w:bookmarkEnd w:id="45"/>
  </w:comment>
  <w:comment w:id="49" w:author="Serena Pattaro" w:date="2020-01-17T18:08:00Z" w:initials="SP">
    <w:p w14:paraId="47BB7EE2" w14:textId="77777777" w:rsidR="00A14D1D" w:rsidRDefault="00A14D1D" w:rsidP="00A14D1D">
      <w:pPr>
        <w:pStyle w:val="CommentText"/>
      </w:pPr>
      <w:r>
        <w:rPr>
          <w:rStyle w:val="CommentReference"/>
        </w:rPr>
        <w:annotationRef/>
      </w:r>
      <w:r>
        <w:t>Jon – this looks good.</w:t>
      </w:r>
    </w:p>
    <w:p w14:paraId="7EFF8BB9" w14:textId="77777777" w:rsidR="00A14D1D" w:rsidRDefault="00A14D1D" w:rsidP="00A14D1D">
      <w:pPr>
        <w:pStyle w:val="CommentText"/>
      </w:pPr>
    </w:p>
    <w:p w14:paraId="2CA0406E" w14:textId="77777777" w:rsidR="00A14D1D" w:rsidRDefault="00A14D1D" w:rsidP="00A14D1D">
      <w:pPr>
        <w:pStyle w:val="CommentText"/>
      </w:pPr>
      <w:r>
        <w:t>I have three minor comments:</w:t>
      </w:r>
    </w:p>
    <w:p w14:paraId="1AD47822" w14:textId="77777777" w:rsidR="00A14D1D" w:rsidRDefault="00A14D1D" w:rsidP="00A14D1D">
      <w:pPr>
        <w:pStyle w:val="CommentText"/>
      </w:pPr>
    </w:p>
    <w:p w14:paraId="64115E5B" w14:textId="77777777" w:rsidR="00A14D1D" w:rsidRDefault="00A14D1D" w:rsidP="00A14D1D">
      <w:pPr>
        <w:pStyle w:val="CommentText"/>
      </w:pPr>
      <w:r>
        <w:t>1. The blue label for panel (</w:t>
      </w:r>
      <w:proofErr w:type="gramStart"/>
      <w:r>
        <w:t>c )</w:t>
      </w:r>
      <w:proofErr w:type="gramEnd"/>
      <w:r>
        <w:t xml:space="preserve"> looks a bit odd as it is a bit wider than the labels for panels (a) &amp; (b). Perhaps we should enlarge these as well. I am happy to do the changes if you remind me which software do you use to insert the annotation items.</w:t>
      </w:r>
    </w:p>
    <w:p w14:paraId="095DB722" w14:textId="77777777" w:rsidR="00A14D1D" w:rsidRDefault="00A14D1D" w:rsidP="00A14D1D">
      <w:pPr>
        <w:pStyle w:val="CommentText"/>
      </w:pPr>
    </w:p>
    <w:p w14:paraId="6B47404E" w14:textId="77777777" w:rsidR="00A14D1D" w:rsidRDefault="00A14D1D" w:rsidP="00A14D1D">
      <w:pPr>
        <w:pStyle w:val="CommentText"/>
      </w:pPr>
      <w:r>
        <w:t>2. “Age specific fertility rates” on the top bar should perhaps be “Age-specific fertility rates” for consistency.</w:t>
      </w:r>
    </w:p>
    <w:p w14:paraId="277AEFF1" w14:textId="77777777" w:rsidR="00A14D1D" w:rsidRDefault="00A14D1D" w:rsidP="00A14D1D">
      <w:pPr>
        <w:pStyle w:val="CommentText"/>
      </w:pPr>
    </w:p>
    <w:p w14:paraId="3253B0EA" w14:textId="77777777" w:rsidR="00A14D1D" w:rsidRDefault="00A14D1D" w:rsidP="00A14D1D">
      <w:pPr>
        <w:pStyle w:val="CommentText"/>
      </w:pPr>
      <w:r>
        <w:t>3. The arrow for “Tile colour indicates regions” points to the “ASFRs” bar instead of the “Germany, West” bar</w:t>
      </w:r>
    </w:p>
    <w:p w14:paraId="0EA81E45" w14:textId="4FB6DBF8" w:rsidR="00A14D1D" w:rsidRDefault="00A14D1D">
      <w:pPr>
        <w:pStyle w:val="CommentText"/>
      </w:pPr>
    </w:p>
  </w:comment>
  <w:comment w:id="73" w:author="Serena Pattaro" w:date="2020-01-14T15:25:00Z" w:initials="SP">
    <w:p w14:paraId="4A424EED" w14:textId="77777777" w:rsidR="005C18C0" w:rsidRDefault="005C18C0">
      <w:pPr>
        <w:pStyle w:val="CommentText"/>
      </w:pPr>
      <w:r>
        <w:rPr>
          <w:rStyle w:val="CommentReference"/>
        </w:rPr>
        <w:annotationRef/>
      </w:r>
      <w:bookmarkStart w:id="76" w:name="_Hlk30177426"/>
      <w:r>
        <w:t>Thank you for this Jon.</w:t>
      </w:r>
    </w:p>
    <w:p w14:paraId="439CD946" w14:textId="77777777" w:rsidR="005C18C0" w:rsidRDefault="005C18C0">
      <w:pPr>
        <w:pStyle w:val="CommentText"/>
      </w:pPr>
    </w:p>
    <w:p w14:paraId="6BA9CD83" w14:textId="3697A5AC" w:rsidR="005C18C0" w:rsidRDefault="005C18C0">
      <w:pPr>
        <w:pStyle w:val="CommentText"/>
      </w:pPr>
      <w:r>
        <w:t>A couple of minor comments:</w:t>
      </w:r>
    </w:p>
    <w:p w14:paraId="72BB7F0A" w14:textId="77777777" w:rsidR="005C18C0" w:rsidRDefault="005C18C0">
      <w:pPr>
        <w:pStyle w:val="CommentText"/>
      </w:pPr>
    </w:p>
    <w:p w14:paraId="01C7ADCD" w14:textId="77777777" w:rsidR="005C18C0" w:rsidRDefault="005C18C0" w:rsidP="003C7F85">
      <w:pPr>
        <w:pStyle w:val="CommentText"/>
        <w:numPr>
          <w:ilvl w:val="0"/>
          <w:numId w:val="5"/>
        </w:numPr>
        <w:ind w:left="0" w:firstLine="0"/>
      </w:pPr>
      <w:r>
        <w:t xml:space="preserve"> Is it possible to reduce the blank space both at the top and bottom of the figure so we can fit the notes?</w:t>
      </w:r>
    </w:p>
    <w:p w14:paraId="5D7FEAA2" w14:textId="77777777" w:rsidR="005C18C0" w:rsidRDefault="005C18C0" w:rsidP="003C7F85">
      <w:pPr>
        <w:pStyle w:val="CommentText"/>
      </w:pPr>
    </w:p>
    <w:p w14:paraId="22DAFF89" w14:textId="5A8B2C92" w:rsidR="005C18C0" w:rsidRDefault="005C18C0" w:rsidP="003C7F85">
      <w:pPr>
        <w:pStyle w:val="CommentText"/>
        <w:numPr>
          <w:ilvl w:val="0"/>
          <w:numId w:val="5"/>
        </w:numPr>
        <w:ind w:left="0" w:firstLine="0"/>
      </w:pPr>
      <w:r>
        <w:t xml:space="preserve"> Perhaps the label for y-axis “Age in years” should be lowered to be at the level of/within the mid panel or alternatively be repeated for the y-axis in each sub-panel (as you have done in figure 1b).</w:t>
      </w:r>
    </w:p>
    <w:bookmarkEnd w:id="76"/>
  </w:comment>
  <w:comment w:id="79" w:author="Klüsener, Sebastian" w:date="2019-11-15T18:04:00Z" w:initials="KS">
    <w:p w14:paraId="6490CE28" w14:textId="2D67067A" w:rsidR="005C18C0" w:rsidRDefault="005C18C0">
      <w:pPr>
        <w:pStyle w:val="CommentText"/>
      </w:pPr>
      <w:r>
        <w:rPr>
          <w:rStyle w:val="CommentReference"/>
        </w:rPr>
        <w:annotationRef/>
      </w:r>
      <w:bookmarkStart w:id="81" w:name="_Hlk30093548"/>
      <w:r>
        <w:t>The comparison of Germany East and Germany West would be easier if also a clean plot without annotation is included for Germany, East. For that reason, I would prefer if the plot would contain three sub-plots: 1. Germany, East (with annotations), 2. Germany, East (clean), 3. Germany, West (clean)</w:t>
      </w:r>
    </w:p>
    <w:p w14:paraId="33D2E7DE" w14:textId="77777777" w:rsidR="005C18C0" w:rsidRDefault="005C18C0">
      <w:pPr>
        <w:pStyle w:val="CommentText"/>
      </w:pPr>
    </w:p>
    <w:p w14:paraId="50005038" w14:textId="49AF8387" w:rsidR="005C18C0" w:rsidRDefault="005C18C0">
      <w:pPr>
        <w:pStyle w:val="CommentText"/>
      </w:pPr>
      <w:r>
        <w:t xml:space="preserve">Capitalisation in axis titles should be coherent (“Age in years”, “Birth </w:t>
      </w:r>
      <w:r w:rsidRPr="00F041D7">
        <w:rPr>
          <w:highlight w:val="yellow"/>
        </w:rPr>
        <w:t>Y</w:t>
      </w:r>
      <w:r>
        <w:t>ear”). Please also provide the years (labels) on the x-axis in horizontal form.</w:t>
      </w:r>
    </w:p>
    <w:p w14:paraId="6E4C6533" w14:textId="434267CF" w:rsidR="005C18C0" w:rsidRDefault="005C18C0">
      <w:pPr>
        <w:pStyle w:val="CommentText"/>
      </w:pPr>
    </w:p>
    <w:bookmarkEnd w:id="81"/>
  </w:comment>
  <w:comment w:id="80" w:author="Serena Pattaro" w:date="2020-01-09T16:51:00Z" w:initials="SP">
    <w:p w14:paraId="7332489B" w14:textId="725E7D8F" w:rsidR="005C18C0" w:rsidRDefault="005C18C0">
      <w:pPr>
        <w:pStyle w:val="CommentText"/>
      </w:pPr>
      <w:r>
        <w:rPr>
          <w:rStyle w:val="CommentReference"/>
        </w:rPr>
        <w:annotationRef/>
      </w:r>
      <w:r>
        <w:t>Jon – Could you address this?</w:t>
      </w:r>
    </w:p>
    <w:p w14:paraId="10B5B440" w14:textId="77777777" w:rsidR="005C18C0" w:rsidRDefault="005C18C0">
      <w:pPr>
        <w:pStyle w:val="CommentText"/>
      </w:pPr>
    </w:p>
    <w:p w14:paraId="5EB195B3" w14:textId="77777777" w:rsidR="005C18C0" w:rsidRDefault="005C18C0">
      <w:pPr>
        <w:pStyle w:val="CommentText"/>
      </w:pPr>
      <w:r>
        <w:t>Jon - There is the following text outside the figure (on the top): “Replacement fertility lost 1938 cohort”. Could this be moved back into the figure?</w:t>
      </w:r>
    </w:p>
    <w:p w14:paraId="59CECBB8" w14:textId="77777777" w:rsidR="005C18C0" w:rsidRDefault="005C18C0">
      <w:pPr>
        <w:pStyle w:val="CommentText"/>
      </w:pPr>
    </w:p>
    <w:p w14:paraId="7EA8FD4A" w14:textId="0B265D1D" w:rsidR="005C18C0" w:rsidRDefault="005C18C0">
      <w:pPr>
        <w:pStyle w:val="CommentText"/>
      </w:pPr>
    </w:p>
  </w:comment>
  <w:comment w:id="85" w:author="Klüsener, Sebastian" w:date="2019-11-15T18:04:00Z" w:initials="KS">
    <w:p w14:paraId="48948A3C" w14:textId="77777777" w:rsidR="005C18C0" w:rsidRDefault="005C18C0">
      <w:pPr>
        <w:pStyle w:val="CommentText"/>
      </w:pPr>
      <w:bookmarkStart w:id="89" w:name="_Hlk30094244"/>
      <w:r>
        <w:rPr>
          <w:rStyle w:val="CommentReference"/>
        </w:rPr>
        <w:annotationRef/>
      </w:r>
      <w:r>
        <w:t>In case the contour lines are also derived from earlier years not shown in the plot, please add a note related to this.</w:t>
      </w:r>
    </w:p>
    <w:p w14:paraId="5163655F" w14:textId="77777777" w:rsidR="005C18C0" w:rsidRDefault="005C18C0">
      <w:pPr>
        <w:pStyle w:val="CommentText"/>
      </w:pPr>
    </w:p>
    <w:p w14:paraId="03CA791E" w14:textId="172387A7" w:rsidR="005C18C0" w:rsidRDefault="005C18C0">
      <w:pPr>
        <w:pStyle w:val="CommentText"/>
      </w:pPr>
      <w:r>
        <w:t>Also the instruction notes are missing that explain what is actually displayed (ASFRs and cohort fertility contour lines). These could be copied from Figure 3.</w:t>
      </w:r>
    </w:p>
    <w:bookmarkEnd w:id="89"/>
  </w:comment>
  <w:comment w:id="91" w:author="Serena Pattaro" w:date="2020-01-14T15:35:00Z" w:initials="SP">
    <w:p w14:paraId="358EC795" w14:textId="77777777" w:rsidR="005C18C0" w:rsidRDefault="005C18C0">
      <w:pPr>
        <w:pStyle w:val="CommentText"/>
      </w:pPr>
      <w:r>
        <w:rPr>
          <w:rStyle w:val="CommentReference"/>
        </w:rPr>
        <w:annotationRef/>
      </w:r>
      <w:r>
        <w:t>Jon – This looks fine. Thank you.</w:t>
      </w:r>
    </w:p>
    <w:p w14:paraId="0498ECDF" w14:textId="77777777" w:rsidR="005C18C0" w:rsidRDefault="005C18C0">
      <w:pPr>
        <w:pStyle w:val="CommentText"/>
      </w:pPr>
    </w:p>
    <w:p w14:paraId="6C454524" w14:textId="40707C9A" w:rsidR="005C18C0" w:rsidRDefault="005C18C0">
      <w:pPr>
        <w:pStyle w:val="CommentText"/>
      </w:pPr>
      <w:r>
        <w:t>The is still one comment by Sebastian that still need to be addressed:</w:t>
      </w:r>
    </w:p>
    <w:p w14:paraId="051CB451" w14:textId="77777777" w:rsidR="005C18C0" w:rsidRDefault="005C18C0">
      <w:pPr>
        <w:pStyle w:val="CommentText"/>
      </w:pPr>
    </w:p>
    <w:p w14:paraId="6C889D95" w14:textId="77777777" w:rsidR="005C18C0" w:rsidRDefault="005C18C0" w:rsidP="006B7572">
      <w:pPr>
        <w:pStyle w:val="CommentText"/>
      </w:pPr>
      <w:bookmarkStart w:id="94" w:name="_Hlk30168668"/>
      <w:r>
        <w:t xml:space="preserve">In case the contour lines are also derived from earlier years not shown in the plot (for Norway and the US this is </w:t>
      </w:r>
      <w:proofErr w:type="gramStart"/>
      <w:r>
        <w:t>definitely the</w:t>
      </w:r>
      <w:proofErr w:type="gramEnd"/>
      <w:r>
        <w:t xml:space="preserve"> case), please add a note related to this.</w:t>
      </w:r>
      <w:bookmarkEnd w:id="94"/>
      <w:r>
        <w:t xml:space="preserve"> </w:t>
      </w:r>
      <w:r w:rsidRPr="00FC390E">
        <w:rPr>
          <w:highlight w:val="yellow"/>
        </w:rPr>
        <w:t>(FOR JON</w:t>
      </w:r>
      <w:r>
        <w:rPr>
          <w:highlight w:val="yellow"/>
        </w:rPr>
        <w:t xml:space="preserve"> TO ADDRESS</w:t>
      </w:r>
      <w:r w:rsidRPr="00FC390E">
        <w:rPr>
          <w:highlight w:val="yellow"/>
        </w:rPr>
        <w:t>)</w:t>
      </w:r>
    </w:p>
    <w:p w14:paraId="262D67E2" w14:textId="2DDCA7C3" w:rsidR="005C18C0" w:rsidRDefault="005C18C0">
      <w:pPr>
        <w:pStyle w:val="CommentText"/>
      </w:pPr>
    </w:p>
  </w:comment>
  <w:comment w:id="118" w:author="Serena Pattaro" w:date="2020-01-14T15:47:00Z" w:initials="SP">
    <w:p w14:paraId="335C609B" w14:textId="117534E1" w:rsidR="005C18C0" w:rsidRDefault="005C18C0">
      <w:pPr>
        <w:pStyle w:val="CommentText"/>
      </w:pPr>
      <w:r>
        <w:rPr>
          <w:rStyle w:val="CommentReference"/>
        </w:rPr>
        <w:annotationRef/>
      </w:r>
      <w:r>
        <w:t>Jon – I take that the graphs for figure 3. have not been revised. That is fine.</w:t>
      </w:r>
    </w:p>
  </w:comment>
  <w:comment w:id="127" w:author="Klüsener, Sebastian" w:date="2019-11-15T18:10:00Z" w:initials="KS">
    <w:p w14:paraId="2E307563" w14:textId="3747135A" w:rsidR="005C18C0" w:rsidRDefault="005C18C0">
      <w:pPr>
        <w:pStyle w:val="CommentText"/>
      </w:pPr>
      <w:r>
        <w:rPr>
          <w:rStyle w:val="CommentReference"/>
        </w:rPr>
        <w:annotationRef/>
      </w:r>
      <w:bookmarkStart w:id="130" w:name="_Hlk30169821"/>
      <w:r>
        <w:t>I find it surprising that, for example Norway and Finland rank in this ranking quite low compared to countries such as Korea or Moldova. Visually, one might expect a different ranking. My feeling is that the countries are not ranked by CCFR in 2007 but by taking the average of what was observed until 2007. See decision letter for suggestions how the plots might be ordered better.</w:t>
      </w:r>
    </w:p>
    <w:bookmarkEnd w:id="130"/>
    <w:p w14:paraId="709FD52A" w14:textId="77777777" w:rsidR="005C18C0" w:rsidRDefault="005C18C0">
      <w:pPr>
        <w:pStyle w:val="CommentText"/>
      </w:pPr>
    </w:p>
  </w:comment>
  <w:comment w:id="128" w:author="Serena Pattaro" w:date="2020-01-09T17:43:00Z" w:initials="SP">
    <w:p w14:paraId="497858A1" w14:textId="5751967D" w:rsidR="005C18C0" w:rsidRDefault="005C18C0">
      <w:pPr>
        <w:pStyle w:val="CommentText"/>
      </w:pPr>
      <w:r>
        <w:rPr>
          <w:rStyle w:val="CommentReference"/>
        </w:rPr>
        <w:annotationRef/>
      </w:r>
      <w:r>
        <w:t xml:space="preserve">Jon – can you </w:t>
      </w:r>
      <w:proofErr w:type="gramStart"/>
      <w:r>
        <w:t>look into</w:t>
      </w:r>
      <w:proofErr w:type="gramEnd"/>
      <w:r>
        <w:t xml:space="preserve"> this as well?</w:t>
      </w:r>
    </w:p>
  </w:comment>
  <w:comment w:id="133" w:author="Serena Pattaro" w:date="2020-01-09T17:44:00Z" w:initials="SP">
    <w:p w14:paraId="54E7694A" w14:textId="1DB05392" w:rsidR="005C18C0" w:rsidRDefault="005C18C0">
      <w:pPr>
        <w:pStyle w:val="CommentText"/>
      </w:pPr>
      <w:r>
        <w:rPr>
          <w:rStyle w:val="CommentReference"/>
        </w:rPr>
        <w:annotationRef/>
      </w:r>
      <w:r>
        <w:t xml:space="preserve">Are we happy </w:t>
      </w:r>
      <w:r w:rsidR="00494AC2">
        <w:t>with</w:t>
      </w:r>
      <w:bookmarkStart w:id="134" w:name="_GoBack"/>
      <w:bookmarkEnd w:id="134"/>
      <w:r>
        <w:t xml:space="preserve"> this?</w:t>
      </w:r>
    </w:p>
  </w:comment>
  <w:comment w:id="135" w:author="Klüsener, Sebastian" w:date="2019-11-10T17:59:00Z" w:initials="KS">
    <w:p w14:paraId="73A0843E" w14:textId="329138BE" w:rsidR="005C18C0" w:rsidRDefault="005C18C0" w:rsidP="00AB1E24">
      <w:pPr>
        <w:pStyle w:val="CommentText"/>
      </w:pPr>
      <w:r>
        <w:rPr>
          <w:rStyle w:val="CommentReference"/>
        </w:rPr>
        <w:annotationRef/>
      </w:r>
    </w:p>
    <w:p w14:paraId="660F58E6" w14:textId="769DE957" w:rsidR="005C18C0" w:rsidRDefault="005C18C0" w:rsidP="00AB1E24">
      <w:pPr>
        <w:pStyle w:val="CommentText"/>
      </w:pPr>
      <w:r>
        <w:rPr>
          <w:rStyle w:val="CommentReference"/>
        </w:rPr>
        <w:annotationRef/>
      </w:r>
      <w:bookmarkStart w:id="137" w:name="_Hlk30170170"/>
      <w:r>
        <w:t>In case the contour lines are also derived from earlier years not shown in the plot (which seems to be the case), please add a note related to this.</w:t>
      </w:r>
      <w:bookmarkEnd w:id="137"/>
    </w:p>
  </w:comment>
  <w:comment w:id="136" w:author="Serena Pattaro" w:date="2020-01-09T17:43:00Z" w:initials="SP">
    <w:p w14:paraId="7B31F234" w14:textId="3EFBD7B4" w:rsidR="005C18C0" w:rsidRDefault="005C18C0">
      <w:pPr>
        <w:pStyle w:val="CommentText"/>
      </w:pPr>
      <w:r>
        <w:rPr>
          <w:rStyle w:val="CommentReference"/>
        </w:rPr>
        <w:annotationRef/>
      </w:r>
      <w:r>
        <w:t>Jon to add a note</w:t>
      </w:r>
    </w:p>
  </w:comment>
  <w:comment w:id="145" w:author="Klüsener, Sebastian" w:date="2019-11-15T18:10:00Z" w:initials="KS">
    <w:p w14:paraId="042CD1AA" w14:textId="77777777" w:rsidR="002F275E" w:rsidRDefault="002F275E" w:rsidP="002F275E">
      <w:pPr>
        <w:pStyle w:val="CommentText"/>
      </w:pPr>
      <w:r>
        <w:rPr>
          <w:rStyle w:val="CommentReference"/>
        </w:rPr>
        <w:annotationRef/>
      </w:r>
      <w:r>
        <w:t>I find it surprising that, for example Norway and Finland rank in this ranking quite low compared to countries such as Korea or Moldova. Visually, one might expect a different ranking. My feeling is that the countries are not ranked by CCFR in 2007 but by taking the average of what was observed until 2007. See decision letter for suggestions how the plots might be ordered better.</w:t>
      </w:r>
    </w:p>
    <w:p w14:paraId="4674222D" w14:textId="77777777" w:rsidR="002F275E" w:rsidRDefault="002F275E" w:rsidP="002F275E">
      <w:pPr>
        <w:pStyle w:val="CommentText"/>
      </w:pPr>
    </w:p>
  </w:comment>
  <w:comment w:id="146" w:author="Serena Pattaro" w:date="2020-01-09T17:43:00Z" w:initials="SP">
    <w:p w14:paraId="704FF3C2" w14:textId="77777777" w:rsidR="002F275E" w:rsidRDefault="002F275E" w:rsidP="002F275E">
      <w:pPr>
        <w:pStyle w:val="CommentText"/>
      </w:pPr>
      <w:r>
        <w:rPr>
          <w:rStyle w:val="CommentReference"/>
        </w:rPr>
        <w:annotationRef/>
      </w:r>
      <w:r>
        <w:t xml:space="preserve">Jon – can you </w:t>
      </w:r>
      <w:proofErr w:type="gramStart"/>
      <w:r>
        <w:t>look into</w:t>
      </w:r>
      <w:proofErr w:type="gramEnd"/>
      <w:r>
        <w:t xml:space="preserve"> this as well?</w:t>
      </w:r>
    </w:p>
  </w:comment>
  <w:comment w:id="150" w:author="Serena Pattaro" w:date="2020-01-09T17:44:00Z" w:initials="SP">
    <w:p w14:paraId="46474A65" w14:textId="77777777" w:rsidR="002F275E" w:rsidRDefault="002F275E" w:rsidP="002F275E">
      <w:pPr>
        <w:pStyle w:val="CommentText"/>
      </w:pPr>
      <w:r>
        <w:rPr>
          <w:rStyle w:val="CommentReference"/>
        </w:rPr>
        <w:annotationRef/>
      </w:r>
      <w:r>
        <w:t>Are we happy about this?</w:t>
      </w:r>
    </w:p>
  </w:comment>
  <w:comment w:id="151" w:author="Klüsener, Sebastian" w:date="2019-11-10T17:59:00Z" w:initials="KS">
    <w:p w14:paraId="37FDD457" w14:textId="77777777" w:rsidR="002F275E" w:rsidRDefault="002F275E" w:rsidP="002F275E">
      <w:pPr>
        <w:pStyle w:val="CommentText"/>
      </w:pPr>
      <w:r>
        <w:rPr>
          <w:rStyle w:val="CommentReference"/>
        </w:rPr>
        <w:annotationRef/>
      </w:r>
    </w:p>
    <w:p w14:paraId="1FC7EAAB" w14:textId="77777777" w:rsidR="002F275E" w:rsidRDefault="002F275E" w:rsidP="002F275E">
      <w:pPr>
        <w:pStyle w:val="CommentText"/>
      </w:pPr>
      <w:r>
        <w:rPr>
          <w:rStyle w:val="CommentReference"/>
        </w:rPr>
        <w:annotationRef/>
      </w:r>
      <w:r>
        <w:t>In case the contour lines are also derived from earlier years not shown in the plot (which seems to be the case), please add a note related to this.</w:t>
      </w:r>
    </w:p>
  </w:comment>
  <w:comment w:id="152" w:author="Serena Pattaro" w:date="2020-01-09T17:43:00Z" w:initials="SP">
    <w:p w14:paraId="53826C86" w14:textId="77777777" w:rsidR="002F275E" w:rsidRDefault="002F275E" w:rsidP="002F275E">
      <w:pPr>
        <w:pStyle w:val="CommentText"/>
      </w:pPr>
      <w:r>
        <w:rPr>
          <w:rStyle w:val="CommentReference"/>
        </w:rPr>
        <w:annotationRef/>
      </w:r>
      <w:r>
        <w:t>Jon to add a note</w:t>
      </w:r>
    </w:p>
  </w:comment>
  <w:comment w:id="160" w:author="Klüsener, Sebastian" w:date="2019-11-15T18:10:00Z" w:initials="KS">
    <w:p w14:paraId="15AB036D" w14:textId="77777777" w:rsidR="002F275E" w:rsidRDefault="002F275E" w:rsidP="002F275E">
      <w:pPr>
        <w:pStyle w:val="CommentText"/>
      </w:pPr>
      <w:r>
        <w:rPr>
          <w:rStyle w:val="CommentReference"/>
        </w:rPr>
        <w:annotationRef/>
      </w:r>
      <w:r>
        <w:t>I find it surprising that, for example Norway and Finland rank in this ranking quite low compared to countries such as Korea or Moldova. Visually, one might expect a different ranking. My feeling is that the countries are not ranked by CCFR in 2007 but by taking the average of what was observed until 2007. See decision letter for suggestions how the plots might be ordered better.</w:t>
      </w:r>
    </w:p>
    <w:p w14:paraId="5CAF2099" w14:textId="77777777" w:rsidR="002F275E" w:rsidRDefault="002F275E" w:rsidP="002F275E">
      <w:pPr>
        <w:pStyle w:val="CommentText"/>
      </w:pPr>
    </w:p>
  </w:comment>
  <w:comment w:id="161" w:author="Serena Pattaro" w:date="2020-01-09T17:43:00Z" w:initials="SP">
    <w:p w14:paraId="458269AB" w14:textId="77777777" w:rsidR="002F275E" w:rsidRDefault="002F275E" w:rsidP="002F275E">
      <w:pPr>
        <w:pStyle w:val="CommentText"/>
      </w:pPr>
      <w:r>
        <w:rPr>
          <w:rStyle w:val="CommentReference"/>
        </w:rPr>
        <w:annotationRef/>
      </w:r>
      <w:r>
        <w:t xml:space="preserve">Jon – can you </w:t>
      </w:r>
      <w:proofErr w:type="gramStart"/>
      <w:r>
        <w:t>look into</w:t>
      </w:r>
      <w:proofErr w:type="gramEnd"/>
      <w:r>
        <w:t xml:space="preserve"> this as well?</w:t>
      </w:r>
    </w:p>
  </w:comment>
  <w:comment w:id="165" w:author="Serena Pattaro" w:date="2020-01-09T17:44:00Z" w:initials="SP">
    <w:p w14:paraId="371CA807" w14:textId="77777777" w:rsidR="002F275E" w:rsidRDefault="002F275E" w:rsidP="002F275E">
      <w:pPr>
        <w:pStyle w:val="CommentText"/>
      </w:pPr>
      <w:r>
        <w:rPr>
          <w:rStyle w:val="CommentReference"/>
        </w:rPr>
        <w:annotationRef/>
      </w:r>
      <w:r>
        <w:t>Are we happy about this?</w:t>
      </w:r>
    </w:p>
  </w:comment>
  <w:comment w:id="166" w:author="Klüsener, Sebastian" w:date="2019-11-10T17:59:00Z" w:initials="KS">
    <w:p w14:paraId="6166E564" w14:textId="77777777" w:rsidR="002F275E" w:rsidRDefault="002F275E" w:rsidP="002F275E">
      <w:pPr>
        <w:pStyle w:val="CommentText"/>
      </w:pPr>
      <w:r>
        <w:rPr>
          <w:rStyle w:val="CommentReference"/>
        </w:rPr>
        <w:annotationRef/>
      </w:r>
    </w:p>
    <w:p w14:paraId="437B06CB" w14:textId="77777777" w:rsidR="002F275E" w:rsidRDefault="002F275E" w:rsidP="002F275E">
      <w:pPr>
        <w:pStyle w:val="CommentText"/>
      </w:pPr>
      <w:r>
        <w:rPr>
          <w:rStyle w:val="CommentReference"/>
        </w:rPr>
        <w:annotationRef/>
      </w:r>
      <w:r>
        <w:t>In case the contour lines are also derived from earlier years not shown in the plot (which seems to be the case), please add a note related to this.</w:t>
      </w:r>
    </w:p>
  </w:comment>
  <w:comment w:id="167" w:author="Serena Pattaro" w:date="2020-01-09T17:43:00Z" w:initials="SP">
    <w:p w14:paraId="61C06EF0" w14:textId="77777777" w:rsidR="002F275E" w:rsidRDefault="002F275E" w:rsidP="002F275E">
      <w:pPr>
        <w:pStyle w:val="CommentText"/>
      </w:pPr>
      <w:r>
        <w:rPr>
          <w:rStyle w:val="CommentReference"/>
        </w:rPr>
        <w:annotationRef/>
      </w:r>
      <w:r>
        <w:t>Jon to add a note</w:t>
      </w:r>
    </w:p>
  </w:comment>
  <w:comment w:id="169" w:author="Klüsener, Sebastian" w:date="2019-11-10T17:55:00Z" w:initials="KS">
    <w:p w14:paraId="21094539" w14:textId="70A0F220" w:rsidR="005C18C0" w:rsidRDefault="005C18C0">
      <w:pPr>
        <w:pStyle w:val="CommentText"/>
      </w:pPr>
      <w:r>
        <w:rPr>
          <w:rStyle w:val="CommentReference"/>
        </w:rPr>
        <w:annotationRef/>
      </w:r>
      <w:bookmarkStart w:id="170" w:name="_Hlk30171013"/>
      <w:r>
        <w:t xml:space="preserve">For that </w:t>
      </w:r>
      <w:proofErr w:type="gramStart"/>
      <w:r>
        <w:t>reason</w:t>
      </w:r>
      <w:proofErr w:type="gramEnd"/>
      <w:r>
        <w:t xml:space="preserve"> it is surprising that Spain is ranked before Norway in Figure 3.</w:t>
      </w:r>
      <w:bookmarkEnd w:id="170"/>
    </w:p>
  </w:comment>
  <w:comment w:id="185" w:author="Klüsener, Sebastian" w:date="2019-11-15T18:11:00Z" w:initials="KS">
    <w:p w14:paraId="21A28B1B" w14:textId="45CE0062" w:rsidR="005C18C0" w:rsidRDefault="005C18C0">
      <w:pPr>
        <w:pStyle w:val="CommentText"/>
      </w:pPr>
      <w:r>
        <w:rPr>
          <w:rStyle w:val="CommentReference"/>
        </w:rPr>
        <w:annotationRef/>
      </w:r>
      <w:bookmarkStart w:id="210" w:name="_Hlk30173018"/>
      <w:r>
        <w:t xml:space="preserve">Here you </w:t>
      </w:r>
      <w:proofErr w:type="gramStart"/>
      <w:r>
        <w:t>actually discuss</w:t>
      </w:r>
      <w:proofErr w:type="gramEnd"/>
      <w:r>
        <w:t xml:space="preserve"> many details that have not been previously discussed when you presented the figures on West and East Germany. I would either move elements of this text to the respective results section or drop them. </w:t>
      </w:r>
    </w:p>
    <w:bookmarkEnd w:id="210"/>
  </w:comment>
  <w:comment w:id="186" w:author="Serena Pattaro" w:date="2020-01-13T16:42:00Z" w:initials="SP">
    <w:p w14:paraId="72226EDC" w14:textId="6CBBD9F4" w:rsidR="005C18C0" w:rsidRDefault="005C18C0">
      <w:pPr>
        <w:pStyle w:val="CommentText"/>
      </w:pPr>
      <w:r>
        <w:rPr>
          <w:rStyle w:val="CommentReference"/>
        </w:rPr>
        <w:annotationRef/>
      </w:r>
      <w:bookmarkStart w:id="211" w:name="_Hlk30173097"/>
      <w:r>
        <w:t>In section 3.1. we described the similarities and dissimilarities observed for the fertility trends in East and West Germany. We have structured the concluding part of the article into 2 sections: 4.1. “Summary and discussion of the main results” and 4.2 “Main contributions and further research developments”. We have slightly reduced the section presenting the discussion of the results for East and West Germany. Yet we believe that this discussion provides a valuable enrichment to the paper.</w:t>
      </w:r>
    </w:p>
    <w:bookmarkEnd w:id="211"/>
  </w:comment>
  <w:comment w:id="215" w:author="Klüsener, Sebastian" w:date="2019-11-10T18:12:00Z" w:initials="KS">
    <w:p w14:paraId="481242CE" w14:textId="69E00D82" w:rsidR="005C18C0" w:rsidRDefault="005C18C0">
      <w:pPr>
        <w:pStyle w:val="CommentText"/>
      </w:pPr>
      <w:r>
        <w:rPr>
          <w:rStyle w:val="CommentReference"/>
        </w:rPr>
        <w:annotationRef/>
      </w:r>
      <w:bookmarkStart w:id="252" w:name="_Hlk30173614"/>
      <w:proofErr w:type="gramStart"/>
      <w:r>
        <w:t>Also</w:t>
      </w:r>
      <w:proofErr w:type="gramEnd"/>
      <w:r>
        <w:t xml:space="preserve"> here the summary and conclusion should not provide new things that have not been discussed before, but rather summarize and conclude. Some of these aspects might be moved in the section when Figure 3 is discussed.</w:t>
      </w:r>
    </w:p>
    <w:bookmarkEnd w:id="252"/>
  </w:comment>
  <w:comment w:id="216" w:author="Serena Pattaro" w:date="2020-01-13T16:19:00Z" w:initials="SP">
    <w:p w14:paraId="6B3F699B" w14:textId="77777777" w:rsidR="005C18C0" w:rsidRDefault="005C18C0">
      <w:pPr>
        <w:pStyle w:val="CommentText"/>
      </w:pPr>
      <w:r>
        <w:rPr>
          <w:rStyle w:val="CommentReference"/>
        </w:rPr>
        <w:annotationRef/>
      </w:r>
      <w:r>
        <w:t>We have added the following sentence in Section 3.3: “Some interpretation of the many results presented in this section are discussed in section 4.1.”</w:t>
      </w:r>
    </w:p>
    <w:p w14:paraId="275DAB8D" w14:textId="6E72BB70" w:rsidR="005C18C0" w:rsidRDefault="005C18C0">
      <w:pPr>
        <w:pStyle w:val="CommentText"/>
      </w:pPr>
      <w:r>
        <w:t>See also response to comment above.</w:t>
      </w:r>
    </w:p>
  </w:comment>
  <w:comment w:id="261" w:author="Klüsener, Sebastian" w:date="2019-11-10T18:16:00Z" w:initials="KS">
    <w:p w14:paraId="77967222" w14:textId="706EA171" w:rsidR="005C18C0" w:rsidRDefault="005C18C0">
      <w:pPr>
        <w:pStyle w:val="CommentText"/>
      </w:pPr>
      <w:r>
        <w:rPr>
          <w:rStyle w:val="CommentReference"/>
        </w:rPr>
        <w:annotationRef/>
      </w:r>
      <w:bookmarkStart w:id="263" w:name="_Hlk30174816"/>
      <w:r>
        <w:t>Further up you use the term cumulated CFR to make a distinction to CFRs.</w:t>
      </w:r>
    </w:p>
    <w:bookmarkEnd w:id="263"/>
  </w:comment>
  <w:comment w:id="262" w:author="Serena Pattaro" w:date="2020-01-13T17:06:00Z" w:initials="SP">
    <w:p w14:paraId="7175E894" w14:textId="30E9530D" w:rsidR="005C18C0" w:rsidRDefault="005C18C0">
      <w:pPr>
        <w:pStyle w:val="CommentText"/>
      </w:pPr>
      <w:r>
        <w:rPr>
          <w:rStyle w:val="CommentReference"/>
        </w:rPr>
        <w:annotationRef/>
      </w:r>
      <w:r>
        <w:t>Jon-are you happy with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7BD7C9" w15:done="0"/>
  <w15:commentEx w15:paraId="277B37A4" w15:paraIdParent="407BD7C9" w15:done="0"/>
  <w15:commentEx w15:paraId="00825411" w15:paraIdParent="407BD7C9" w15:done="0"/>
  <w15:commentEx w15:paraId="6A6D0266" w15:done="0"/>
  <w15:commentEx w15:paraId="594ADB91" w15:done="0"/>
  <w15:commentEx w15:paraId="626B22A6" w15:paraIdParent="594ADB91" w15:done="0"/>
  <w15:commentEx w15:paraId="7A26B6AF" w15:done="0"/>
  <w15:commentEx w15:paraId="0EA81E45" w15:done="0"/>
  <w15:commentEx w15:paraId="22DAFF89" w15:done="0"/>
  <w15:commentEx w15:paraId="6E4C6533" w15:done="0"/>
  <w15:commentEx w15:paraId="7EA8FD4A" w15:paraIdParent="6E4C6533" w15:done="0"/>
  <w15:commentEx w15:paraId="03CA791E" w15:done="0"/>
  <w15:commentEx w15:paraId="262D67E2" w15:done="0"/>
  <w15:commentEx w15:paraId="335C609B" w15:done="0"/>
  <w15:commentEx w15:paraId="709FD52A" w15:done="0"/>
  <w15:commentEx w15:paraId="497858A1" w15:paraIdParent="709FD52A" w15:done="0"/>
  <w15:commentEx w15:paraId="54E7694A" w15:done="0"/>
  <w15:commentEx w15:paraId="660F58E6" w15:done="0"/>
  <w15:commentEx w15:paraId="7B31F234" w15:paraIdParent="660F58E6" w15:done="0"/>
  <w15:commentEx w15:paraId="4674222D" w15:done="0"/>
  <w15:commentEx w15:paraId="704FF3C2" w15:paraIdParent="4674222D" w15:done="0"/>
  <w15:commentEx w15:paraId="46474A65" w15:done="0"/>
  <w15:commentEx w15:paraId="1FC7EAAB" w15:done="0"/>
  <w15:commentEx w15:paraId="53826C86" w15:paraIdParent="1FC7EAAB" w15:done="0"/>
  <w15:commentEx w15:paraId="5CAF2099" w15:done="0"/>
  <w15:commentEx w15:paraId="458269AB" w15:paraIdParent="5CAF2099" w15:done="0"/>
  <w15:commentEx w15:paraId="371CA807" w15:done="0"/>
  <w15:commentEx w15:paraId="437B06CB" w15:done="0"/>
  <w15:commentEx w15:paraId="61C06EF0" w15:paraIdParent="437B06CB" w15:done="0"/>
  <w15:commentEx w15:paraId="21094539" w15:done="0"/>
  <w15:commentEx w15:paraId="21A28B1B" w15:done="0"/>
  <w15:commentEx w15:paraId="72226EDC" w15:paraIdParent="21A28B1B" w15:done="0"/>
  <w15:commentEx w15:paraId="481242CE" w15:done="0"/>
  <w15:commentEx w15:paraId="275DAB8D" w15:paraIdParent="481242CE" w15:done="0"/>
  <w15:commentEx w15:paraId="77967222" w15:done="0"/>
  <w15:commentEx w15:paraId="7175E894" w15:paraIdParent="779672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7BD7C9" w16cid:durableId="21C1C8EE"/>
  <w16cid:commentId w16cid:paraId="277B37A4" w16cid:durableId="21C6C4D8"/>
  <w16cid:commentId w16cid:paraId="00825411" w16cid:durableId="21C8868D"/>
  <w16cid:commentId w16cid:paraId="6A6D0266" w16cid:durableId="21C9CF55"/>
  <w16cid:commentId w16cid:paraId="594ADB91" w16cid:durableId="21C1BF14"/>
  <w16cid:commentId w16cid:paraId="626B22A6" w16cid:durableId="21C1C90C"/>
  <w16cid:commentId w16cid:paraId="7A26B6AF" w16cid:durableId="21C6ECD6"/>
  <w16cid:commentId w16cid:paraId="0EA81E45" w16cid:durableId="21CC76A2"/>
  <w16cid:commentId w16cid:paraId="22DAFF89" w16cid:durableId="21C85BD1"/>
  <w16cid:commentId w16cid:paraId="6E4C6533" w16cid:durableId="21C1BF1C"/>
  <w16cid:commentId w16cid:paraId="7EA8FD4A" w16cid:durableId="21C1D8A5"/>
  <w16cid:commentId w16cid:paraId="03CA791E" w16cid:durableId="21C1BF1D"/>
  <w16cid:commentId w16cid:paraId="262D67E2" w16cid:durableId="21C85E2C"/>
  <w16cid:commentId w16cid:paraId="335C609B" w16cid:durableId="21C86100"/>
  <w16cid:commentId w16cid:paraId="709FD52A" w16cid:durableId="21C1BF28"/>
  <w16cid:commentId w16cid:paraId="497858A1" w16cid:durableId="21C1E4BC"/>
  <w16cid:commentId w16cid:paraId="54E7694A" w16cid:durableId="21C1E4EF"/>
  <w16cid:commentId w16cid:paraId="660F58E6" w16cid:durableId="21C1BF29"/>
  <w16cid:commentId w16cid:paraId="7B31F234" w16cid:durableId="21C1E4D3"/>
  <w16cid:commentId w16cid:paraId="4674222D" w16cid:durableId="21CC5CB3"/>
  <w16cid:commentId w16cid:paraId="704FF3C2" w16cid:durableId="21CC5CB2"/>
  <w16cid:commentId w16cid:paraId="46474A65" w16cid:durableId="21CC5CB1"/>
  <w16cid:commentId w16cid:paraId="1FC7EAAB" w16cid:durableId="21CC5CB0"/>
  <w16cid:commentId w16cid:paraId="53826C86" w16cid:durableId="21CC5CAF"/>
  <w16cid:commentId w16cid:paraId="5CAF2099" w16cid:durableId="21CC5CBE"/>
  <w16cid:commentId w16cid:paraId="458269AB" w16cid:durableId="21CC5CBD"/>
  <w16cid:commentId w16cid:paraId="371CA807" w16cid:durableId="21CC5CBC"/>
  <w16cid:commentId w16cid:paraId="437B06CB" w16cid:durableId="21CC5CBB"/>
  <w16cid:commentId w16cid:paraId="61C06EF0" w16cid:durableId="21CC5CBA"/>
  <w16cid:commentId w16cid:paraId="21094539" w16cid:durableId="21C1BF30"/>
  <w16cid:commentId w16cid:paraId="21A28B1B" w16cid:durableId="21C1BF34"/>
  <w16cid:commentId w16cid:paraId="72226EDC" w16cid:durableId="21C71C63"/>
  <w16cid:commentId w16cid:paraId="481242CE" w16cid:durableId="21C1BF35"/>
  <w16cid:commentId w16cid:paraId="275DAB8D" w16cid:durableId="21C7172B"/>
  <w16cid:commentId w16cid:paraId="77967222" w16cid:durableId="21C1BF36"/>
  <w16cid:commentId w16cid:paraId="7175E894" w16cid:durableId="21C722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72F01C" w14:textId="77777777" w:rsidR="00A8561F" w:rsidRDefault="00A8561F">
      <w:pPr>
        <w:spacing w:line="240" w:lineRule="auto"/>
      </w:pPr>
      <w:r>
        <w:separator/>
      </w:r>
    </w:p>
  </w:endnote>
  <w:endnote w:type="continuationSeparator" w:id="0">
    <w:p w14:paraId="45ECF1EE" w14:textId="77777777" w:rsidR="00A8561F" w:rsidRDefault="00A856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9057C7" w14:textId="77777777" w:rsidR="00A8561F" w:rsidRDefault="00A8561F">
      <w:pPr>
        <w:spacing w:line="240" w:lineRule="auto"/>
      </w:pPr>
      <w:r>
        <w:separator/>
      </w:r>
    </w:p>
  </w:footnote>
  <w:footnote w:type="continuationSeparator" w:id="0">
    <w:p w14:paraId="79EF08F0" w14:textId="77777777" w:rsidR="00A8561F" w:rsidRDefault="00A8561F">
      <w:pPr>
        <w:spacing w:line="240" w:lineRule="auto"/>
      </w:pPr>
      <w:r>
        <w:continuationSeparator/>
      </w:r>
    </w:p>
  </w:footnote>
  <w:footnote w:id="1">
    <w:p w14:paraId="283A6C82" w14:textId="77777777" w:rsidR="005C18C0" w:rsidRDefault="005C18C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See https://github.com/JonMinton/comparative_fertility.</w:t>
      </w:r>
    </w:p>
  </w:footnote>
  <w:footnote w:id="2">
    <w:p w14:paraId="6461829A" w14:textId="105EED4E" w:rsidR="005C18C0" w:rsidRDefault="005C18C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See </w:t>
      </w:r>
      <w:bookmarkStart w:id="13" w:name="_Hlk22560452"/>
      <w:r w:rsidRPr="00726ED6">
        <w:fldChar w:fldCharType="begin"/>
      </w:r>
      <w:r w:rsidRPr="00726ED6">
        <w:instrText>HYPERLINK "https://datascapes.shinyapps.io/cumulative_fertility_app/"</w:instrText>
      </w:r>
      <w:r w:rsidRPr="00726ED6">
        <w:fldChar w:fldCharType="separate"/>
      </w:r>
      <w:r w:rsidRPr="00726ED6">
        <w:rPr>
          <w:sz w:val="20"/>
          <w:szCs w:val="20"/>
          <w:u w:val="single"/>
        </w:rPr>
        <w:t>https://datascapes.shinyapps.io/cumulative_fertility_app/</w:t>
      </w:r>
      <w:r w:rsidRPr="00726ED6">
        <w:fldChar w:fldCharType="end"/>
      </w:r>
      <w:bookmarkEnd w:id="13"/>
      <w:r>
        <w:rPr>
          <w:color w:val="000000"/>
          <w:sz w:val="20"/>
          <w:szCs w:val="20"/>
        </w:rPr>
        <w:t xml:space="preserve">. This app has been developed in order to allow users to rapidly create and use </w:t>
      </w:r>
      <w:r w:rsidRPr="00410F1B">
        <w:rPr>
          <w:color w:val="000000"/>
          <w:sz w:val="20"/>
          <w:szCs w:val="20"/>
        </w:rPr>
        <w:t>these visualizations. It also includes three dimensional and interactive Lexis surfaces using the Plotly graphics engine within R Shiny. The github repository mentioned in the previous footnote contains the current state of the app, and includes an ‘issues’ section to log issues, feature requests, and bugs.</w:t>
      </w:r>
      <w:r>
        <w:rPr>
          <w:color w:val="000000"/>
          <w:sz w:val="20"/>
          <w:szCs w:val="20"/>
        </w:rPr>
        <w:t xml:space="preserve"> </w:t>
      </w:r>
    </w:p>
  </w:footnote>
  <w:footnote w:id="3">
    <w:p w14:paraId="7828E4CF" w14:textId="55F3CD78" w:rsidR="005C18C0" w:rsidRDefault="005C18C0">
      <w:pPr>
        <w:pStyle w:val="FootnoteText"/>
      </w:pPr>
      <w:ins w:id="53" w:author="Serena Pattaro" w:date="2020-01-13T13:25:00Z">
        <w:r>
          <w:rPr>
            <w:rStyle w:val="FootnoteReference"/>
          </w:rPr>
          <w:footnoteRef/>
        </w:r>
        <w:r>
          <w:t xml:space="preserve"> The full list of </w:t>
        </w:r>
      </w:ins>
      <w:ins w:id="54" w:author="Serena Pattaro" w:date="2020-01-13T13:27:00Z">
        <w:r>
          <w:t>macro-</w:t>
        </w:r>
      </w:ins>
      <w:ins w:id="55" w:author="Serena Pattaro" w:date="2020-01-13T13:25:00Z">
        <w:r>
          <w:t xml:space="preserve">regions and corresponding </w:t>
        </w:r>
      </w:ins>
      <w:ins w:id="56" w:author="Serena Pattaro" w:date="2020-01-13T13:27:00Z">
        <w:r>
          <w:t xml:space="preserve">tile </w:t>
        </w:r>
      </w:ins>
      <w:ins w:id="57" w:author="Serena Pattaro" w:date="2020-01-13T13:25:00Z">
        <w:r>
          <w:t xml:space="preserve">colours together </w:t>
        </w:r>
      </w:ins>
      <w:ins w:id="58" w:author="Serena Pattaro" w:date="2020-01-13T13:27:00Z">
        <w:r>
          <w:t xml:space="preserve">with </w:t>
        </w:r>
      </w:ins>
      <w:ins w:id="59" w:author="Serena Pattaro" w:date="2020-01-13T13:25:00Z">
        <w:r>
          <w:t xml:space="preserve">the list of countries included in each </w:t>
        </w:r>
      </w:ins>
      <w:ins w:id="60" w:author="Serena Pattaro" w:date="2020-01-13T13:28:00Z">
        <w:r>
          <w:t>macro-</w:t>
        </w:r>
      </w:ins>
      <w:ins w:id="61" w:author="Serena Pattaro" w:date="2020-01-13T13:25:00Z">
        <w:r>
          <w:t>region are provided in note to figure 3</w:t>
        </w:r>
      </w:ins>
      <w:ins w:id="62" w:author="Serena Pattaro" w:date="2020-01-13T13:28:00Z">
        <w:r>
          <w:t>.</w:t>
        </w:r>
      </w:ins>
    </w:p>
  </w:footnote>
  <w:footnote w:id="4">
    <w:p w14:paraId="2F5438B4" w14:textId="749E9FAA" w:rsidR="005C18C0" w:rsidRPr="00354B04" w:rsidRDefault="005C18C0">
      <w:pPr>
        <w:pStyle w:val="FootnoteText"/>
        <w:rPr>
          <w:color w:val="000000"/>
        </w:rPr>
      </w:pPr>
      <w:r>
        <w:rPr>
          <w:rStyle w:val="FootnoteReference"/>
        </w:rPr>
        <w:footnoteRef/>
      </w:r>
      <w:r>
        <w:t xml:space="preserve"> </w:t>
      </w:r>
      <w:bookmarkStart w:id="99" w:name="_Hlk29916896"/>
      <w:r>
        <w:t>An excel file containing the pseudo</w:t>
      </w:r>
      <w:r w:rsidR="00DC02E6">
        <w:t>-</w:t>
      </w:r>
      <w:r>
        <w:t>cumulative cohort fertility rate</w:t>
      </w:r>
      <w:r w:rsidR="00DC02E6">
        <w:t>s</w:t>
      </w:r>
      <w:r>
        <w:t xml:space="preserve"> computed for 2007 for each country is provided in the online appendix (see h</w:t>
      </w:r>
      <w:r>
        <w:rPr>
          <w:color w:val="000000"/>
        </w:rPr>
        <w:t>ttps://github.com/JonMinton/comparative_fertility).</w:t>
      </w:r>
      <w:bookmarkEnd w:id="99"/>
    </w:p>
  </w:footnote>
  <w:footnote w:id="5">
    <w:p w14:paraId="0BDC43D0" w14:textId="37939534" w:rsidR="005C18C0" w:rsidRPr="007629C5" w:rsidRDefault="005C18C0">
      <w:pPr>
        <w:pBdr>
          <w:top w:val="nil"/>
          <w:left w:val="nil"/>
          <w:bottom w:val="nil"/>
          <w:right w:val="nil"/>
          <w:between w:val="nil"/>
        </w:pBdr>
        <w:spacing w:line="240" w:lineRule="auto"/>
        <w:rPr>
          <w:sz w:val="20"/>
          <w:szCs w:val="20"/>
        </w:rPr>
      </w:pPr>
      <w:r>
        <w:rPr>
          <w:vertAlign w:val="superscript"/>
        </w:rPr>
        <w:footnoteRef/>
      </w:r>
      <w:r>
        <w:rPr>
          <w:color w:val="000000"/>
          <w:sz w:val="20"/>
          <w:szCs w:val="20"/>
        </w:rPr>
        <w:t xml:space="preserve"> See </w:t>
      </w:r>
      <w:hyperlink r:id="rId1" w:history="1">
        <w:r w:rsidRPr="007629C5">
          <w:rPr>
            <w:rStyle w:val="Hyperlink"/>
            <w:color w:val="auto"/>
            <w:sz w:val="20"/>
            <w:szCs w:val="20"/>
          </w:rPr>
          <w:t>https://datascapes.shinyapps.io/cumulative_fertility_app/</w:t>
        </w:r>
      </w:hyperlink>
      <w:r w:rsidRPr="007629C5">
        <w:rPr>
          <w:sz w:val="20"/>
          <w:szCs w:val="20"/>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384D"/>
    <w:multiLevelType w:val="hybridMultilevel"/>
    <w:tmpl w:val="55E22E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9F03A7"/>
    <w:multiLevelType w:val="multilevel"/>
    <w:tmpl w:val="945C1F36"/>
    <w:lvl w:ilvl="0">
      <w:start w:val="1"/>
      <w:numFmt w:val="decimal"/>
      <w:lvlText w:val="%1."/>
      <w:lvlJc w:val="left"/>
      <w:pPr>
        <w:ind w:left="4755" w:hanging="360"/>
      </w:pPr>
    </w:lvl>
    <w:lvl w:ilvl="1">
      <w:start w:val="1"/>
      <w:numFmt w:val="lowerLetter"/>
      <w:lvlText w:val="%2."/>
      <w:lvlJc w:val="left"/>
      <w:pPr>
        <w:ind w:left="1723" w:hanging="360"/>
      </w:pPr>
    </w:lvl>
    <w:lvl w:ilvl="2">
      <w:start w:val="1"/>
      <w:numFmt w:val="lowerRoman"/>
      <w:lvlText w:val="%3."/>
      <w:lvlJc w:val="right"/>
      <w:pPr>
        <w:ind w:left="2443" w:hanging="180"/>
      </w:pPr>
    </w:lvl>
    <w:lvl w:ilvl="3">
      <w:start w:val="1"/>
      <w:numFmt w:val="decimal"/>
      <w:lvlText w:val="%4."/>
      <w:lvlJc w:val="left"/>
      <w:pPr>
        <w:ind w:left="3163" w:hanging="360"/>
      </w:pPr>
    </w:lvl>
    <w:lvl w:ilvl="4">
      <w:start w:val="1"/>
      <w:numFmt w:val="lowerLetter"/>
      <w:lvlText w:val="%5."/>
      <w:lvlJc w:val="left"/>
      <w:pPr>
        <w:ind w:left="3883" w:hanging="360"/>
      </w:pPr>
    </w:lvl>
    <w:lvl w:ilvl="5">
      <w:start w:val="1"/>
      <w:numFmt w:val="lowerRoman"/>
      <w:lvlText w:val="%6."/>
      <w:lvlJc w:val="right"/>
      <w:pPr>
        <w:ind w:left="4603" w:hanging="180"/>
      </w:pPr>
    </w:lvl>
    <w:lvl w:ilvl="6">
      <w:start w:val="1"/>
      <w:numFmt w:val="decimal"/>
      <w:lvlText w:val="%7."/>
      <w:lvlJc w:val="left"/>
      <w:pPr>
        <w:ind w:left="5323" w:hanging="360"/>
      </w:pPr>
    </w:lvl>
    <w:lvl w:ilvl="7">
      <w:start w:val="1"/>
      <w:numFmt w:val="lowerLetter"/>
      <w:lvlText w:val="%8."/>
      <w:lvlJc w:val="left"/>
      <w:pPr>
        <w:ind w:left="6043" w:hanging="360"/>
      </w:pPr>
    </w:lvl>
    <w:lvl w:ilvl="8">
      <w:start w:val="1"/>
      <w:numFmt w:val="lowerRoman"/>
      <w:lvlText w:val="%9."/>
      <w:lvlJc w:val="right"/>
      <w:pPr>
        <w:ind w:left="6763" w:hanging="180"/>
      </w:pPr>
    </w:lvl>
  </w:abstractNum>
  <w:abstractNum w:abstractNumId="2" w15:restartNumberingAfterBreak="0">
    <w:nsid w:val="2E801863"/>
    <w:multiLevelType w:val="hybridMultilevel"/>
    <w:tmpl w:val="13F4BB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304A54CE"/>
    <w:multiLevelType w:val="multilevel"/>
    <w:tmpl w:val="72E8B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90232AB"/>
    <w:multiLevelType w:val="multilevel"/>
    <w:tmpl w:val="2D3E2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4"/>
  </w:num>
  <w:num w:numId="4">
    <w:abstractNumId w:val="0"/>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erena Pattaro">
    <w15:presenceInfo w15:providerId="AD" w15:userId="S::Serena.Pattaro@glasgow.ac.uk::056cf098-5052-4347-abbd-da629ed95f07"/>
  </w15:person>
  <w15:person w15:author="Jonathan Minton">
    <w15:presenceInfo w15:providerId="Windows Live" w15:userId="e8357a288fce11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5D0"/>
    <w:rsid w:val="000010DB"/>
    <w:rsid w:val="00037B89"/>
    <w:rsid w:val="0005468D"/>
    <w:rsid w:val="0007575D"/>
    <w:rsid w:val="00077FE5"/>
    <w:rsid w:val="000B27AB"/>
    <w:rsid w:val="000C7C70"/>
    <w:rsid w:val="000F1306"/>
    <w:rsid w:val="00101852"/>
    <w:rsid w:val="00105AD7"/>
    <w:rsid w:val="00122AD4"/>
    <w:rsid w:val="00123BB8"/>
    <w:rsid w:val="00124EFB"/>
    <w:rsid w:val="00134715"/>
    <w:rsid w:val="00147D29"/>
    <w:rsid w:val="0017655A"/>
    <w:rsid w:val="001A5C08"/>
    <w:rsid w:val="001C0824"/>
    <w:rsid w:val="00221737"/>
    <w:rsid w:val="002224CD"/>
    <w:rsid w:val="00242AA3"/>
    <w:rsid w:val="00245F59"/>
    <w:rsid w:val="00263958"/>
    <w:rsid w:val="00265B80"/>
    <w:rsid w:val="002772B5"/>
    <w:rsid w:val="002A1E26"/>
    <w:rsid w:val="002A262D"/>
    <w:rsid w:val="002C1995"/>
    <w:rsid w:val="002C7D5B"/>
    <w:rsid w:val="002D23DA"/>
    <w:rsid w:val="002F275E"/>
    <w:rsid w:val="002F310E"/>
    <w:rsid w:val="00306CF7"/>
    <w:rsid w:val="00314A50"/>
    <w:rsid w:val="00337DB1"/>
    <w:rsid w:val="00346218"/>
    <w:rsid w:val="00354B04"/>
    <w:rsid w:val="0035530B"/>
    <w:rsid w:val="0037119C"/>
    <w:rsid w:val="003B3C1A"/>
    <w:rsid w:val="003C265E"/>
    <w:rsid w:val="003C571A"/>
    <w:rsid w:val="003C7F85"/>
    <w:rsid w:val="003E3400"/>
    <w:rsid w:val="00410F1B"/>
    <w:rsid w:val="00427F2E"/>
    <w:rsid w:val="004330E9"/>
    <w:rsid w:val="00451AB4"/>
    <w:rsid w:val="004620B0"/>
    <w:rsid w:val="00476B7C"/>
    <w:rsid w:val="00482454"/>
    <w:rsid w:val="00484FF1"/>
    <w:rsid w:val="00487EC3"/>
    <w:rsid w:val="00494AC2"/>
    <w:rsid w:val="00495D0E"/>
    <w:rsid w:val="004B2645"/>
    <w:rsid w:val="004C6385"/>
    <w:rsid w:val="004D3CCC"/>
    <w:rsid w:val="004F3CE1"/>
    <w:rsid w:val="005040A0"/>
    <w:rsid w:val="00514C6C"/>
    <w:rsid w:val="00530010"/>
    <w:rsid w:val="00565BAF"/>
    <w:rsid w:val="00573E81"/>
    <w:rsid w:val="00577F88"/>
    <w:rsid w:val="00596ABC"/>
    <w:rsid w:val="005A2FF0"/>
    <w:rsid w:val="005A5845"/>
    <w:rsid w:val="005B5A83"/>
    <w:rsid w:val="005C18C0"/>
    <w:rsid w:val="005C3A34"/>
    <w:rsid w:val="00601542"/>
    <w:rsid w:val="006110A3"/>
    <w:rsid w:val="00611C40"/>
    <w:rsid w:val="00621082"/>
    <w:rsid w:val="00626F30"/>
    <w:rsid w:val="00631BFF"/>
    <w:rsid w:val="006524F3"/>
    <w:rsid w:val="006554AB"/>
    <w:rsid w:val="006675D0"/>
    <w:rsid w:val="00680CF0"/>
    <w:rsid w:val="006B06C4"/>
    <w:rsid w:val="006B6868"/>
    <w:rsid w:val="006B7572"/>
    <w:rsid w:val="006B7A6F"/>
    <w:rsid w:val="006D2636"/>
    <w:rsid w:val="00704FD2"/>
    <w:rsid w:val="007138A6"/>
    <w:rsid w:val="00717326"/>
    <w:rsid w:val="00726ED6"/>
    <w:rsid w:val="00737CEE"/>
    <w:rsid w:val="007629C5"/>
    <w:rsid w:val="007738F1"/>
    <w:rsid w:val="00790C2A"/>
    <w:rsid w:val="007A1DC0"/>
    <w:rsid w:val="007D33FD"/>
    <w:rsid w:val="007D6F5C"/>
    <w:rsid w:val="007E127F"/>
    <w:rsid w:val="007F7758"/>
    <w:rsid w:val="008019F9"/>
    <w:rsid w:val="008161D1"/>
    <w:rsid w:val="0085028C"/>
    <w:rsid w:val="00866CD5"/>
    <w:rsid w:val="00893D25"/>
    <w:rsid w:val="008A6214"/>
    <w:rsid w:val="008A677F"/>
    <w:rsid w:val="008B08F4"/>
    <w:rsid w:val="008C2E4C"/>
    <w:rsid w:val="008E524F"/>
    <w:rsid w:val="00911D89"/>
    <w:rsid w:val="0094043C"/>
    <w:rsid w:val="009470D0"/>
    <w:rsid w:val="009538CA"/>
    <w:rsid w:val="009644A5"/>
    <w:rsid w:val="009A26F6"/>
    <w:rsid w:val="009C1FF5"/>
    <w:rsid w:val="009D363D"/>
    <w:rsid w:val="009E1605"/>
    <w:rsid w:val="009E6484"/>
    <w:rsid w:val="00A02FC4"/>
    <w:rsid w:val="00A13A95"/>
    <w:rsid w:val="00A14D1D"/>
    <w:rsid w:val="00A32F19"/>
    <w:rsid w:val="00A401B6"/>
    <w:rsid w:val="00A51374"/>
    <w:rsid w:val="00A55C7B"/>
    <w:rsid w:val="00A63D81"/>
    <w:rsid w:val="00A8561F"/>
    <w:rsid w:val="00A90CCF"/>
    <w:rsid w:val="00A91EAA"/>
    <w:rsid w:val="00AA3278"/>
    <w:rsid w:val="00AB1490"/>
    <w:rsid w:val="00AB1E24"/>
    <w:rsid w:val="00AB2A62"/>
    <w:rsid w:val="00AC0801"/>
    <w:rsid w:val="00AC32FF"/>
    <w:rsid w:val="00AD4108"/>
    <w:rsid w:val="00AF1963"/>
    <w:rsid w:val="00B150B9"/>
    <w:rsid w:val="00B5718F"/>
    <w:rsid w:val="00BA2CD7"/>
    <w:rsid w:val="00BA7081"/>
    <w:rsid w:val="00BA759F"/>
    <w:rsid w:val="00BE1FB4"/>
    <w:rsid w:val="00BE2322"/>
    <w:rsid w:val="00BF314B"/>
    <w:rsid w:val="00C15440"/>
    <w:rsid w:val="00C33242"/>
    <w:rsid w:val="00C46D1E"/>
    <w:rsid w:val="00C674B6"/>
    <w:rsid w:val="00C7634A"/>
    <w:rsid w:val="00C912AE"/>
    <w:rsid w:val="00C918BE"/>
    <w:rsid w:val="00CB6DCE"/>
    <w:rsid w:val="00CC6B49"/>
    <w:rsid w:val="00D726D4"/>
    <w:rsid w:val="00D77B10"/>
    <w:rsid w:val="00DA0A5D"/>
    <w:rsid w:val="00DA13FC"/>
    <w:rsid w:val="00DB1642"/>
    <w:rsid w:val="00DC02E6"/>
    <w:rsid w:val="00DE43E5"/>
    <w:rsid w:val="00DE6268"/>
    <w:rsid w:val="00E206C6"/>
    <w:rsid w:val="00E34309"/>
    <w:rsid w:val="00E40543"/>
    <w:rsid w:val="00E74406"/>
    <w:rsid w:val="00E752AA"/>
    <w:rsid w:val="00E96B4B"/>
    <w:rsid w:val="00EB301A"/>
    <w:rsid w:val="00EB4E41"/>
    <w:rsid w:val="00EF2F2F"/>
    <w:rsid w:val="00EF31FA"/>
    <w:rsid w:val="00F0016B"/>
    <w:rsid w:val="00F00223"/>
    <w:rsid w:val="00F01409"/>
    <w:rsid w:val="00F041D7"/>
    <w:rsid w:val="00F259C6"/>
    <w:rsid w:val="00F26921"/>
    <w:rsid w:val="00F34C20"/>
    <w:rsid w:val="00F421BB"/>
    <w:rsid w:val="00F4399B"/>
    <w:rsid w:val="00F5074D"/>
    <w:rsid w:val="00F5690E"/>
    <w:rsid w:val="00F62604"/>
    <w:rsid w:val="00F73D58"/>
    <w:rsid w:val="00FC390E"/>
    <w:rsid w:val="00FC4EEE"/>
    <w:rsid w:val="00FD1A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D5CDB"/>
  <w15:docId w15:val="{31FB0D65-EB7D-4F34-8A26-307B1DB0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GB" w:eastAsia="en-GB"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mbria" w:eastAsia="Cambria" w:hAnsi="Cambria" w:cs="Cambria"/>
      <w:b/>
      <w:color w:val="365F91"/>
      <w:sz w:val="28"/>
      <w:szCs w:val="28"/>
    </w:rPr>
  </w:style>
  <w:style w:type="paragraph" w:styleId="Heading2">
    <w:name w:val="heading 2"/>
    <w:basedOn w:val="Normal"/>
    <w:next w:val="Normal"/>
    <w:uiPriority w:val="9"/>
    <w:unhideWhenUsed/>
    <w:qFormat/>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470D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70D0"/>
    <w:rPr>
      <w:rFonts w:ascii="Segoe UI" w:hAnsi="Segoe UI" w:cs="Segoe UI"/>
      <w:sz w:val="18"/>
      <w:szCs w:val="18"/>
    </w:rPr>
  </w:style>
  <w:style w:type="character" w:styleId="LineNumber">
    <w:name w:val="line number"/>
    <w:basedOn w:val="DefaultParagraphFont"/>
    <w:uiPriority w:val="99"/>
    <w:semiHidden/>
    <w:unhideWhenUsed/>
    <w:rsid w:val="00A55C7B"/>
  </w:style>
  <w:style w:type="character" w:styleId="Hyperlink">
    <w:name w:val="Hyperlink"/>
    <w:basedOn w:val="DefaultParagraphFont"/>
    <w:uiPriority w:val="99"/>
    <w:unhideWhenUsed/>
    <w:rsid w:val="00122AD4"/>
    <w:rPr>
      <w:color w:val="0000FF" w:themeColor="hyperlink"/>
      <w:u w:val="single"/>
    </w:rPr>
  </w:style>
  <w:style w:type="character" w:customStyle="1" w:styleId="UnresolvedMention1">
    <w:name w:val="Unresolved Mention1"/>
    <w:basedOn w:val="DefaultParagraphFont"/>
    <w:uiPriority w:val="99"/>
    <w:semiHidden/>
    <w:unhideWhenUsed/>
    <w:rsid w:val="00122AD4"/>
    <w:rPr>
      <w:color w:val="605E5C"/>
      <w:shd w:val="clear" w:color="auto" w:fill="E1DFDD"/>
    </w:rPr>
  </w:style>
  <w:style w:type="paragraph" w:styleId="Header">
    <w:name w:val="header"/>
    <w:basedOn w:val="Normal"/>
    <w:link w:val="HeaderChar"/>
    <w:uiPriority w:val="99"/>
    <w:unhideWhenUsed/>
    <w:rsid w:val="00495D0E"/>
    <w:pPr>
      <w:tabs>
        <w:tab w:val="center" w:pos="4513"/>
        <w:tab w:val="right" w:pos="9026"/>
      </w:tabs>
      <w:spacing w:line="240" w:lineRule="auto"/>
    </w:pPr>
  </w:style>
  <w:style w:type="character" w:customStyle="1" w:styleId="HeaderChar">
    <w:name w:val="Header Char"/>
    <w:basedOn w:val="DefaultParagraphFont"/>
    <w:link w:val="Header"/>
    <w:uiPriority w:val="99"/>
    <w:rsid w:val="00495D0E"/>
  </w:style>
  <w:style w:type="paragraph" w:styleId="Footer">
    <w:name w:val="footer"/>
    <w:basedOn w:val="Normal"/>
    <w:link w:val="FooterChar"/>
    <w:uiPriority w:val="99"/>
    <w:unhideWhenUsed/>
    <w:rsid w:val="00495D0E"/>
    <w:pPr>
      <w:tabs>
        <w:tab w:val="center" w:pos="4513"/>
        <w:tab w:val="right" w:pos="9026"/>
      </w:tabs>
      <w:spacing w:line="240" w:lineRule="auto"/>
    </w:pPr>
  </w:style>
  <w:style w:type="character" w:customStyle="1" w:styleId="FooterChar">
    <w:name w:val="Footer Char"/>
    <w:basedOn w:val="DefaultParagraphFont"/>
    <w:link w:val="Footer"/>
    <w:uiPriority w:val="99"/>
    <w:rsid w:val="00495D0E"/>
  </w:style>
  <w:style w:type="paragraph" w:styleId="CommentSubject">
    <w:name w:val="annotation subject"/>
    <w:basedOn w:val="CommentText"/>
    <w:next w:val="CommentText"/>
    <w:link w:val="CommentSubjectChar"/>
    <w:uiPriority w:val="99"/>
    <w:semiHidden/>
    <w:unhideWhenUsed/>
    <w:rsid w:val="00A02FC4"/>
    <w:rPr>
      <w:b/>
      <w:bCs/>
    </w:rPr>
  </w:style>
  <w:style w:type="character" w:customStyle="1" w:styleId="CommentSubjectChar">
    <w:name w:val="Comment Subject Char"/>
    <w:basedOn w:val="CommentTextChar"/>
    <w:link w:val="CommentSubject"/>
    <w:uiPriority w:val="99"/>
    <w:semiHidden/>
    <w:rsid w:val="00A02FC4"/>
    <w:rPr>
      <w:b/>
      <w:bCs/>
      <w:sz w:val="20"/>
      <w:szCs w:val="20"/>
    </w:rPr>
  </w:style>
  <w:style w:type="paragraph" w:styleId="Revision">
    <w:name w:val="Revision"/>
    <w:hidden/>
    <w:uiPriority w:val="99"/>
    <w:semiHidden/>
    <w:rsid w:val="00AC0801"/>
    <w:pPr>
      <w:spacing w:line="240" w:lineRule="auto"/>
    </w:pPr>
  </w:style>
  <w:style w:type="paragraph" w:styleId="FootnoteText">
    <w:name w:val="footnote text"/>
    <w:basedOn w:val="Normal"/>
    <w:link w:val="FootnoteTextChar"/>
    <w:uiPriority w:val="99"/>
    <w:semiHidden/>
    <w:unhideWhenUsed/>
    <w:rsid w:val="00BA2CD7"/>
    <w:pPr>
      <w:spacing w:line="240" w:lineRule="auto"/>
    </w:pPr>
    <w:rPr>
      <w:sz w:val="20"/>
      <w:szCs w:val="20"/>
    </w:rPr>
  </w:style>
  <w:style w:type="character" w:customStyle="1" w:styleId="FootnoteTextChar">
    <w:name w:val="Footnote Text Char"/>
    <w:basedOn w:val="DefaultParagraphFont"/>
    <w:link w:val="FootnoteText"/>
    <w:uiPriority w:val="99"/>
    <w:semiHidden/>
    <w:rsid w:val="00BA2CD7"/>
    <w:rPr>
      <w:sz w:val="20"/>
      <w:szCs w:val="20"/>
    </w:rPr>
  </w:style>
  <w:style w:type="character" w:styleId="FootnoteReference">
    <w:name w:val="footnote reference"/>
    <w:basedOn w:val="DefaultParagraphFont"/>
    <w:uiPriority w:val="99"/>
    <w:semiHidden/>
    <w:unhideWhenUsed/>
    <w:rsid w:val="00BA2CD7"/>
    <w:rPr>
      <w:vertAlign w:val="superscript"/>
    </w:rPr>
  </w:style>
  <w:style w:type="character" w:styleId="UnresolvedMention">
    <w:name w:val="Unresolved Mention"/>
    <w:basedOn w:val="DefaultParagraphFont"/>
    <w:uiPriority w:val="99"/>
    <w:semiHidden/>
    <w:unhideWhenUsed/>
    <w:rsid w:val="00354B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s://datascapes.shinyapps.io/cumulative_fertility_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995E0B-0C93-457F-876A-181A43832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F5C7B61C.dotm</Template>
  <TotalTime>0</TotalTime>
  <Pages>31</Pages>
  <Words>15490</Words>
  <Characters>88299</Characters>
  <Application>Microsoft Office Word</Application>
  <DocSecurity>0</DocSecurity>
  <Lines>735</Lines>
  <Paragraphs>207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Statistisches Bundesamt</Company>
  <LinksUpToDate>false</LinksUpToDate>
  <CharactersWithSpaces>103582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Serena Pattaro</dc:creator>
  <cp:lastModifiedBy>Serena Pattaro</cp:lastModifiedBy>
  <cp:revision>2</cp:revision>
  <dcterms:created xsi:type="dcterms:W3CDTF">2020-01-17T18:31:00Z</dcterms:created>
  <dcterms:modified xsi:type="dcterms:W3CDTF">2020-01-17T18:31:00Z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leId">
    <vt:lpwstr>821588</vt:lpwstr>
  </property>
  <property fmtid="{D5CDD505-2E9C-101B-9397-08002B2CF9AE}" pid="3" name="InsertAsFootnote">
    <vt:lpwstr>False</vt:lpwstr>
  </property>
  <property fmtid="{D5CDD505-2E9C-101B-9397-08002B2CF9AE}" pid="4" name="StyleId">
    <vt:lpwstr>http://f1000research.com/style/f1000research</vt:lpwstr>
  </property>
  <property fmtid="{D5CDD505-2E9C-101B-9397-08002B2CF9AE}" pid="5" name="ProjectId">
    <vt:lpwstr>332167</vt:lpwstr>
  </property>
</Properties>
</file>