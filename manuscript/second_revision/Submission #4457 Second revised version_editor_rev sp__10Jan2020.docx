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122C2" w14:textId="2C80F630" w:rsidR="006675D0" w:rsidRDefault="009E6484">
      <w:pPr>
        <w:pStyle w:val="Heading1"/>
      </w:pPr>
      <w:r>
        <w:t>Visuali</w:t>
      </w:r>
      <w:r w:rsidR="009470D0">
        <w:t>z</w:t>
      </w:r>
      <w:r>
        <w:t>ing fertility trends for 45 countries using composite lattice plots</w:t>
      </w:r>
    </w:p>
    <w:p w14:paraId="6FFF535A" w14:textId="77777777" w:rsidR="006675D0" w:rsidRDefault="006675D0"/>
    <w:p w14:paraId="312D8CAC" w14:textId="77777777" w:rsidR="006675D0" w:rsidRDefault="006675D0"/>
    <w:p w14:paraId="3B7A6865" w14:textId="77777777" w:rsidR="006675D0" w:rsidRDefault="009E6484">
      <w:pPr>
        <w:pStyle w:val="Heading1"/>
        <w:spacing w:before="0"/>
      </w:pPr>
      <w:r>
        <w:t>Abstract</w:t>
      </w:r>
    </w:p>
    <w:p w14:paraId="6203B039" w14:textId="77777777" w:rsidR="006675D0" w:rsidRDefault="006675D0"/>
    <w:p w14:paraId="428C6A20" w14:textId="77777777" w:rsidR="006675D0" w:rsidRDefault="009E6484">
      <w:pPr>
        <w:pStyle w:val="Heading2"/>
        <w:spacing w:before="0"/>
      </w:pPr>
      <w:r>
        <w:t>BACKGROUND</w:t>
      </w:r>
    </w:p>
    <w:p w14:paraId="1FD02B4A" w14:textId="77777777" w:rsidR="006675D0" w:rsidRDefault="009E6484">
      <w:r>
        <w:t>The Human Fertility Database (HFD) and Human Fertility Collection (HFC) provide disaggregated data on age-specific fertility rates for 45 countries. These sources offer the opportunity to learn about the development of different pathways of transition to low fertility both within and between countries.</w:t>
      </w:r>
    </w:p>
    <w:p w14:paraId="10196B4F" w14:textId="77777777" w:rsidR="006675D0" w:rsidRDefault="009E6484">
      <w:pPr>
        <w:pStyle w:val="Heading2"/>
        <w:spacing w:before="0"/>
      </w:pPr>
      <w:r>
        <w:t>OBJECTIVE</w:t>
      </w:r>
    </w:p>
    <w:p w14:paraId="3A367CBB" w14:textId="4394A3CF" w:rsidR="006675D0" w:rsidRDefault="009E6484">
      <w:r>
        <w:t xml:space="preserve">The aim of this paper is to use composite </w:t>
      </w:r>
      <w:r w:rsidR="003E3400">
        <w:t xml:space="preserve">fertility </w:t>
      </w:r>
      <w:r>
        <w:t xml:space="preserve">lattice plots, which combine information from different visualization techniques of the Lexis surface, namely level plots and contour plots, to explore changes in age-specific fertility rates and derived </w:t>
      </w:r>
      <w:ins w:id="0" w:author="Serena Pattaro" w:date="2020-01-09T15:56:00Z">
        <w:r w:rsidR="00D77B10">
          <w:t xml:space="preserve">pseudo </w:t>
        </w:r>
      </w:ins>
      <w:r>
        <w:t>cumulative cohort fertility rates across countries and geographic regions.</w:t>
      </w:r>
    </w:p>
    <w:p w14:paraId="575BF344" w14:textId="77777777" w:rsidR="006675D0" w:rsidRDefault="009E6484">
      <w:pPr>
        <w:pStyle w:val="Heading2"/>
        <w:spacing w:before="0"/>
      </w:pPr>
      <w:r>
        <w:t>METHODS</w:t>
      </w:r>
    </w:p>
    <w:p w14:paraId="7D904FAA" w14:textId="0AD65200" w:rsidR="006675D0" w:rsidRDefault="009E6484">
      <w:r>
        <w:t xml:space="preserve">Through key examples we introduce a new refinement of the Lexis surface, combining level plots which use colour/shade to indicate age-specific fertility rates, and contour lines to indicate </w:t>
      </w:r>
      <w:ins w:id="1" w:author="Serena Pattaro" w:date="2020-01-09T15:57:00Z">
        <w:r w:rsidR="00D77B10">
          <w:t xml:space="preserve">pseudo </w:t>
        </w:r>
      </w:ins>
      <w:r>
        <w:t>cumulative cohort fertility milestones. We have also developed a web-based app to allow researchers to produce their own fertility Lexis surfaces.</w:t>
      </w:r>
    </w:p>
    <w:p w14:paraId="244D3667" w14:textId="77777777" w:rsidR="006675D0" w:rsidRDefault="009E6484">
      <w:pPr>
        <w:pStyle w:val="Heading2"/>
        <w:spacing w:before="0"/>
      </w:pPr>
      <w:r>
        <w:lastRenderedPageBreak/>
        <w:t>RESULTS</w:t>
      </w:r>
    </w:p>
    <w:p w14:paraId="412CDAD2" w14:textId="650630AC" w:rsidR="006675D0" w:rsidRDefault="009E6484">
      <w:r>
        <w:t xml:space="preserve">Results show that once countries have fallen below a replacement fertility level they tend to not return to it. Exceptions are Norway and the USA, which saw rising fertility rates for cohorts born after 1950s and late 1960s, respectively. The age-specific fertility trends, as well as broader political and socioeconomic conditions are very different in these countries, suggesting different paths by which replacement fertility rates </w:t>
      </w:r>
      <w:commentRangeStart w:id="2"/>
      <w:commentRangeStart w:id="3"/>
      <w:del w:id="4" w:author="Serena Pattaro" w:date="2020-01-09T15:04:00Z">
        <w:r w:rsidDel="00F5690E">
          <w:delText>can</w:delText>
        </w:r>
        <w:commentRangeEnd w:id="2"/>
        <w:r w:rsidR="00A02FC4" w:rsidDel="00F5690E">
          <w:rPr>
            <w:rStyle w:val="CommentReference"/>
          </w:rPr>
          <w:commentReference w:id="2"/>
        </w:r>
        <w:commentRangeEnd w:id="3"/>
        <w:r w:rsidR="00F5690E" w:rsidDel="00F5690E">
          <w:rPr>
            <w:rStyle w:val="CommentReference"/>
          </w:rPr>
          <w:commentReference w:id="3"/>
        </w:r>
        <w:r w:rsidDel="00F5690E">
          <w:delText xml:space="preserve"> </w:delText>
        </w:r>
      </w:del>
      <w:ins w:id="5" w:author="Serena Pattaro" w:date="2020-01-09T15:04:00Z">
        <w:r w:rsidR="00F5690E">
          <w:t xml:space="preserve">might </w:t>
        </w:r>
      </w:ins>
      <w:r>
        <w:t>be achieved.</w:t>
      </w:r>
    </w:p>
    <w:p w14:paraId="70D3761D" w14:textId="77777777" w:rsidR="006675D0" w:rsidRDefault="009E6484">
      <w:pPr>
        <w:pStyle w:val="Heading2"/>
        <w:spacing w:before="0"/>
      </w:pPr>
      <w:r>
        <w:t>CONTRIBUTION</w:t>
      </w:r>
    </w:p>
    <w:p w14:paraId="40A34E4E" w14:textId="7E10458C" w:rsidR="006675D0" w:rsidRDefault="009E6484">
      <w:bookmarkStart w:id="6" w:name="_gjdgxs" w:colFirst="0" w:colLast="0"/>
      <w:bookmarkEnd w:id="6"/>
      <w:r>
        <w:t xml:space="preserve">Complex data visualizations show, in an intuitive way, how age-specific fertility rates are related to </w:t>
      </w:r>
      <w:ins w:id="7" w:author="Serena Pattaro" w:date="2020-01-09T15:58:00Z">
        <w:r w:rsidR="00D77B10">
          <w:t xml:space="preserve">pseudo </w:t>
        </w:r>
      </w:ins>
      <w:r>
        <w:t>cumulative cohort fertility rates. Combining this information enables us to explore differences between countries and can make an important contribution to comparative fertility research.</w:t>
      </w:r>
      <w:r>
        <w:br w:type="page"/>
      </w:r>
    </w:p>
    <w:p w14:paraId="53FFE246" w14:textId="77777777" w:rsidR="006675D0" w:rsidRDefault="009E6484">
      <w:pPr>
        <w:pStyle w:val="Heading1"/>
        <w:numPr>
          <w:ilvl w:val="0"/>
          <w:numId w:val="2"/>
        </w:numPr>
        <w:spacing w:before="0"/>
        <w:ind w:left="284" w:hanging="284"/>
      </w:pPr>
      <w:r>
        <w:lastRenderedPageBreak/>
        <w:t>Introduction</w:t>
      </w:r>
    </w:p>
    <w:p w14:paraId="1A986C67" w14:textId="6E3082DF" w:rsidR="006675D0" w:rsidRDefault="009E6484">
      <w:r>
        <w:t xml:space="preserve">Data visualization techniques such as Lexis surfaces have become an increasingly popular tool to investigate trends in fertility and other population characteristics in recent years </w:t>
      </w:r>
      <w:r w:rsidR="00CB6DCE">
        <w:fldChar w:fldCharType="begin"/>
      </w:r>
      <w:r w:rsidR="00CB6DC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available"},{"title":"Seasonality of causes of death","id":"7269290","page":"99-122","type":"chapter","volume":"44","publisher":"Springer International Publishing","isbn":"978-3-319-64818-7","author":[{"family":"Rau","given":"Roland"},{"family":"Bohk-Ewald","given":"Christina"},{"family":"Muszyńska","given":"Magdalena M."},{"family":"Vaupel","given":"James W."}],"issued":{"date-parts":[["2018"]]},"publisher-place":"Cham","container-title":"Visualizing mortality dynamics in the lexis diagram","DOI":"10.1007/978-3-319-64820-0_9","prefix":"","suffix":"","collection-title":"The springer series on demographic methods and population analysis","citation-label":"7269290","Abstract":"Many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1950s.","CleanAbstract":"Many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1950s."},{"title":"Thousands of Data at a Glance: Shaded Contour Maps of Demographic Surfaces","id":"6932245","type":"book","publisher":"International Institute for Applied Systems Analysis","isbn":"8-7045-0079-8","author":[{"family":"Vaupel","given":"J W"},{"family":"Gambill","given":"B A"},{"family":"Yashin","given":"A I"}],"issued":{"date-parts":[["1987"]]},"publisher-place":"Laxenburg, Austria","prefix":"","suffix":"","citation-label":"6932245","CleanAbstract":"No abstract available"}]</w:instrText>
      </w:r>
      <w:r w:rsidR="00CB6DCE">
        <w:fldChar w:fldCharType="separate"/>
      </w:r>
      <w:r w:rsidR="00FC4EEE">
        <w:t>(Burkimsher 2017; Calot et al. 1998; Campbell and Robards 2014; Rau et al. 2018</w:t>
      </w:r>
      <w:r w:rsidR="00FC4EEE" w:rsidRPr="00514C6C">
        <w:t>; Vaupel</w:t>
      </w:r>
      <w:r w:rsidR="00514C6C" w:rsidRPr="00514C6C">
        <w:t>,</w:t>
      </w:r>
      <w:r w:rsidR="00514C6C">
        <w:t xml:space="preserve"> Gambill, and Yashin </w:t>
      </w:r>
      <w:r w:rsidR="00FC4EEE">
        <w:t>1987)</w:t>
      </w:r>
      <w:r w:rsidR="00CB6DCE">
        <w:fldChar w:fldCharType="end"/>
      </w:r>
      <w:r>
        <w:t>. They provide convenient visual arrangements of birth rates and related indicators, by calendar time, age, and/or cohort, and are thus an effective tool for both the exploration and the identification of dynamic patterns and relationships arising from fertility data.</w:t>
      </w:r>
    </w:p>
    <w:p w14:paraId="1EBF8A29" w14:textId="69815D76" w:rsidR="006675D0" w:rsidRDefault="009E6484">
      <w:r>
        <w:t xml:space="preserve">The transition to low fertility, below replacement levels, is a cornerstone of both demographic transitions </w:t>
      </w:r>
      <w:r w:rsidR="00CB6DCE">
        <w:fldChar w:fldCharType="begin"/>
      </w:r>
      <w:r w:rsidR="00CB6DCE">
        <w:instrText>ADDIN F1000_CSL_CITATION&lt;~#@#~&gt;[{"title":"The World Demographic Transition","id":"6944688","page":"1-11","type":"article-journal","volume":"237","issue":"Jan.","author":[{"family":"Davis","given":"Kingsley"}],"issued":{"date-parts":[["1945"]]},"container-title":"The Annals of the American Academy of Political and Social Science","container-title-short":"The Annals of the American Academy of Political and Social Science","journalAbbreviation":"The Annals of the American Academy of Political and Social Science","prefix":"","suffix":"","citation-label":"6944688","CleanAbstract":"No abstract available"},{"title":"The second demographic transition in Western countries: An interpretation","id":"6944677","page":"17-62","type":"chapter","publisher":"Clarendon Press","author":[{"family":"Lesthaeghe","given":"Ron"}],"issued":{"date-parts":[["1995"]]},"editor":[{"family":"Oppenheim Mason","given":"Karen"},{"family":"Jensen","given":"An-Magritt"}],"publisher-place":"Oxford","container-title":"Gender and family change in industrialized countries","prefix":"","suffix":"","citation-label":"6944677","CleanAbstract":"No abstract available"},{"title":"The unfolding story of the second demographic transition.","id":"6944679","page":"211-251","type":"article-journal","volume":"36","issue":"2","author":[{"family":"Lesthaeghe","given":"Ron"}],"issued":{"date-parts":[["2010"]]},"container-title":"Population and development review","container-title-short":"Popul. Dev. Rev.","journalAbbreviation":"Popul. Dev. Rev.","PMID":"20734551","prefix":"","suffix":"","citation-label":"6944679","Abstract":"This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partners.","CleanAbstract":"This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partners."},{"title":"Twee demografische transities?","id":"6944676","page":"9-24","type":"chapter","publisher":"Van Loghum-Slaterus","author":[{"family":"Lesthaeghe","given":"Ron"},{"family":"van de Kaa","given":"Dirk"}],"issued":{"date-parts":[["1986"]]},"editor":[{"family":"Lesthaeghe","given":"Ron"},{"family":"van de Kaa","given":"Dirk"}],"publisher-place":"Deventer","container-title":"Bevolking: Groei en krimp. Mens an Maatschappij","prefix":"","suffix":"","citation-label":"6944676","CleanAbstract":"No abstract available"},{"title":"Population: the long view","id":"6944684","page":"36-57","type":"chapter","publisher":"Chicago University Press","author":[{"family":"Notestein","given":"Frank Wallace"}],"issued":{"date-parts":[["1945"]]},"editor":[{"family":"Schultz","given":"T"}],"publisher-place":"Chicago","container-title":"Food for the World","prefix":"","suffix":"","citation-label":"6944684","CleanAbstract":"No abstract available"}]</w:instrText>
      </w:r>
      <w:r w:rsidR="00CB6DCE">
        <w:fldChar w:fldCharType="separate"/>
      </w:r>
      <w:r w:rsidR="00CB6DCE">
        <w:t>(Davis 1945; Lesthaeghe 1995; Lesthaeghe 2010; Lesthaeghe and van de Kaa 1986; Notestein 1945)</w:t>
      </w:r>
      <w:r w:rsidR="00CB6DCE">
        <w:fldChar w:fldCharType="end"/>
      </w:r>
      <w:r>
        <w:t xml:space="preserve">, and one of the key drivers underpinning population change. A crucial question is whether fertility rates will fall and stabilize at below replacement levels for all developed countries. With reversals in period fertility trends for some European countries </w:t>
      </w:r>
      <w:r w:rsidR="00CB6DCE">
        <w:fldChar w:fldCharType="begin"/>
      </w:r>
      <w:r w:rsidR="00CB6DCE">
        <w:instrText>ADDIN F1000_CSL_CITATION&lt;~#@#~&gt;[{"title":"The End of \"Lowest-Low\" Fertility?","id":"6944673","page":"663-699","type":"article-journal","volume":"35","issue":"4","author":[{"family":"Goldstein","given":"Joshua R."},{"family":"Sobotka","given":"Tomáš"},{"family":"Jasilioniene","given":"Aiva"}],"issued":{"date-parts":[["2009"]]},"container-title":"Population and Development Review","container-title-short":"Population and Development Review","journalAbbreviation":"Population and Development Review","prefix":"","suffix":"","citation-label":"6944673","CleanAbstract":"No abstract available"},{"title":"New cohort fertility forecasts for the developed world: rises, falls, and reversals","id":"6944757","page":"31-56","type":"article-journal","volume":"39","issue":"1","author":[{"family":"Myrskylä","given":"Mikko"},{"family":"Goldstein","given":"Joshua R."},{"family":"Cheng","given":"Yen-hsin Alice"}],"issued":{"date-parts":[["2013","3"]]},"container-title":"Population and development review","container-title-short":"Popul. Dev. Rev.","journalAbbreviation":"Popul. Dev. Rev.","DOI":"10.1111/j.1728-4457.2013.00572.x","prefix":"","suffix":"","citation-label":"6944757","CleanAbstract":"No abstract available"}]</w:instrText>
      </w:r>
      <w:r w:rsidR="00CB6DCE">
        <w:fldChar w:fldCharType="separate"/>
      </w:r>
      <w:r w:rsidR="00CB6DCE">
        <w:t>(Goldstein</w:t>
      </w:r>
      <w:r w:rsidR="00A401B6">
        <w:t>, Sobotka, and Jasilioniene</w:t>
      </w:r>
      <w:r w:rsidR="00CB6DCE">
        <w:t xml:space="preserve"> 2009; Myrskylä</w:t>
      </w:r>
      <w:r w:rsidR="00514C6C">
        <w:t>, Goldstein, and Cheng</w:t>
      </w:r>
      <w:r w:rsidR="00CB6DCE">
        <w:t xml:space="preserve"> 2013)</w:t>
      </w:r>
      <w:r w:rsidR="00CB6DCE">
        <w:fldChar w:fldCharType="end"/>
      </w:r>
      <w:r>
        <w:t xml:space="preserve">, the persistence of low fertility is increasingly debated. Recent analyses emphasise increasing instability and divergence between populations, characterising distinct fertility transition pathways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change","prefix":"","suffix":"","citation-label":"6944735","CleanAbstract":"No abstract available"},{"title":"Post-transitional fertility: the role of childbearing postponement in fuelling the shift to low and unstable fertility levels.","id":"6944742","page":"S20-S45","type":"article-journal","volume":"49","issue":"S1","author":[{"family":"Sobotka","given":"Tomáš"}],"issued":{"date-parts":[["2017","11"]]},"container-title":"Journal of Biosocial Science","container-title-short":"J. Biosoc. Sci.","journalAbbreviation":"J. Biosoc. Sci.","DOI":"10.1017/S0021932017000323","PMID":"29160188","prefix":"","suffix":"","citation-label":"6944742","Abstract":"This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levels.","CleanAbstract":"This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w:instrText>
      </w:r>
      <w:r w:rsidR="00CB6DCE">
        <w:fldChar w:fldCharType="separate"/>
      </w:r>
      <w:r w:rsidR="00CB6DCE">
        <w:t>(Billari 2018; Sobotka 2017)</w:t>
      </w:r>
      <w:r w:rsidR="00CB6DCE">
        <w:fldChar w:fldCharType="end"/>
      </w:r>
      <w:r>
        <w:t xml:space="preserve">. Key drivers include: the diffusion of modern contraceptive methods; the expansion of higher education; the increase in economic uncertainty; the large-scale entry of women into the labour force and gender role changes </w:t>
      </w:r>
      <w:bookmarkStart w:id="8" w:name="_Hlk22566058"/>
      <w:r w:rsidR="00CB6DCE">
        <w:fldChar w:fldCharType="begin"/>
      </w:r>
      <w:r w:rsidR="00CB6DC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available"},{"title":"Future fertility in low fertility countries.","id":"7579188","page":"33-146","type":"chapter","author":[{"family":"Basten","given":"S"},{"family":"Sobotka","given":"T"},{"family":"Zeman","given":"K"}],"issued":{"date-parts":[["2014"]]},"editor":[{"family":"Lutz","given":"W"},{"family":"Butz","given":"W P"},{"family":"KC","given":"S"}],"container-title":"World population and human capital in twenty-first century","prefix":"","suffix":"","citation-label":"7579188","CleanAbstract":"No abstract available"}]</w:instrText>
      </w:r>
      <w:r w:rsidR="00CB6DCE">
        <w:fldChar w:fldCharType="separate"/>
      </w:r>
      <w:r w:rsidR="00CB6DCE">
        <w:t>(Balbo</w:t>
      </w:r>
      <w:r w:rsidR="00F0016B">
        <w:t>, Billari, and Mills 20</w:t>
      </w:r>
      <w:r w:rsidR="00CB6DCE">
        <w:t>13; Basten</w:t>
      </w:r>
      <w:r w:rsidR="00F0016B">
        <w:t>, Sobotka, and Zeman</w:t>
      </w:r>
      <w:r w:rsidR="00CB6DCE">
        <w:t xml:space="preserve"> 2014)</w:t>
      </w:r>
      <w:r w:rsidR="00CB6DCE">
        <w:fldChar w:fldCharType="end"/>
      </w:r>
      <w:r>
        <w:t xml:space="preserve">. </w:t>
      </w:r>
    </w:p>
    <w:bookmarkEnd w:id="8"/>
    <w:p w14:paraId="3523FCC5" w14:textId="77777777" w:rsidR="006675D0" w:rsidRDefault="009E6484">
      <w:r>
        <w:rPr>
          <w:color w:val="000000"/>
        </w:rPr>
        <w:t xml:space="preserve">The aim of this paper is to show how differences in fertility trends and pathways can be identified using composite fertility lattice plots (CFLPs), a variant of the Lexis surface visualization in which both the colour/shade, and contours, represent different but related variables: age-specific fertility rates and </w:t>
      </w:r>
      <w:r w:rsidRPr="00D77B10">
        <w:rPr>
          <w:color w:val="000000"/>
          <w:highlight w:val="green"/>
          <w:rPrChange w:id="9" w:author="Serena Pattaro" w:date="2020-01-09T16:02:00Z">
            <w:rPr>
              <w:color w:val="000000"/>
            </w:rPr>
          </w:rPrChange>
        </w:rPr>
        <w:t>cumulative cohort fertility rates</w:t>
      </w:r>
      <w:r>
        <w:rPr>
          <w:color w:val="000000"/>
        </w:rPr>
        <w:t>, respectively.</w:t>
      </w:r>
    </w:p>
    <w:p w14:paraId="40A4DC0C" w14:textId="5E0F4BA7" w:rsidR="006675D0" w:rsidRDefault="009E6484">
      <w:pPr>
        <w:rPr>
          <w:color w:val="000000"/>
        </w:rPr>
      </w:pPr>
      <w:r>
        <w:rPr>
          <w:color w:val="000000"/>
        </w:rPr>
        <w:lastRenderedPageBreak/>
        <w:t xml:space="preserve">This novel combination offers a more efficient comparison of multiple pieces of information that </w:t>
      </w:r>
      <w:r w:rsidRPr="00A02FC4">
        <w:rPr>
          <w:color w:val="000000"/>
          <w:highlight w:val="yellow"/>
        </w:rPr>
        <w:t>provide</w:t>
      </w:r>
      <w:r>
        <w:rPr>
          <w:color w:val="000000"/>
        </w:rPr>
        <w:t xml:space="preserve"> insights into how the fertility transition varies across countries and geographic regions. </w:t>
      </w:r>
      <w:del w:id="10" w:author="Serena Pattaro" w:date="2020-01-09T15:06:00Z">
        <w:r w:rsidDel="00F5690E">
          <w:delText xml:space="preserve">Our approach </w:delText>
        </w:r>
        <w:r w:rsidRPr="00A02FC4" w:rsidDel="00F5690E">
          <w:rPr>
            <w:highlight w:val="yellow"/>
          </w:rPr>
          <w:delText>provides</w:delText>
        </w:r>
      </w:del>
      <w:ins w:id="11" w:author="Serena Pattaro" w:date="2020-01-09T15:06:00Z">
        <w:r w:rsidR="00F5690E">
          <w:t>We present</w:t>
        </w:r>
      </w:ins>
      <w:r>
        <w:t xml:space="preserve"> a useful tool to analyse different interrelated aspects of fertility decline, giving hints into its causes and long-term sustainability.</w:t>
      </w:r>
    </w:p>
    <w:p w14:paraId="0F9A80F8" w14:textId="49E49ADE" w:rsidR="006675D0" w:rsidRDefault="009E6484">
      <w:r>
        <w:rPr>
          <w:color w:val="000000"/>
        </w:rPr>
        <w:t xml:space="preserve">To illustrate the benefits of this approach we offer step-by-step descriptions of the process involved in producing a composite fertility lattice plot through key examples. We </w:t>
      </w:r>
      <w:r w:rsidRPr="00A02FC4">
        <w:rPr>
          <w:color w:val="000000"/>
          <w:highlight w:val="yellow"/>
        </w:rPr>
        <w:t>provide</w:t>
      </w:r>
      <w:r>
        <w:rPr>
          <w:color w:val="000000"/>
        </w:rPr>
        <w:t xml:space="preserve"> a comparison of West and East Germany, followed by a comparison of Norway and the USA. In these examples we </w:t>
      </w:r>
      <w:del w:id="12" w:author="Serena Pattaro" w:date="2020-01-09T15:06:00Z">
        <w:r w:rsidRPr="00A02FC4" w:rsidDel="00F5690E">
          <w:rPr>
            <w:color w:val="000000"/>
            <w:highlight w:val="yellow"/>
          </w:rPr>
          <w:delText>provide</w:delText>
        </w:r>
      </w:del>
      <w:ins w:id="13" w:author="Serena Pattaro" w:date="2020-01-09T15:07:00Z">
        <w:r w:rsidR="00F5690E">
          <w:rPr>
            <w:color w:val="000000"/>
          </w:rPr>
          <w:t>offer</w:t>
        </w:r>
      </w:ins>
      <w:r>
        <w:rPr>
          <w:color w:val="000000"/>
        </w:rPr>
        <w:t xml:space="preserve"> practical suggestions on how to interpret and decode the information contained in CFLPs, before concluding with a plot comparing 45 countries. Within this paper the final figure is split into three subfigures, but we also include a version of it as a single figure, which we suggest is best printed out as a large-scale (e.g. A2-sized) colour poster.</w:t>
      </w:r>
      <w:r>
        <w:t xml:space="preserve"> We include the R code used to produce the final plot, along with additional figures for selected clusters of countries by geographical region</w:t>
      </w:r>
      <w:r>
        <w:rPr>
          <w:vertAlign w:val="superscript"/>
        </w:rPr>
        <w:footnoteReference w:id="1"/>
      </w:r>
      <w:r>
        <w:t xml:space="preserve"> and an interactive online app</w:t>
      </w:r>
      <w:r>
        <w:rPr>
          <w:vertAlign w:val="superscript"/>
        </w:rPr>
        <w:footnoteReference w:id="2"/>
      </w:r>
      <w:r>
        <w:t xml:space="preserve"> which can be used to explore additional features of the data.</w:t>
      </w:r>
    </w:p>
    <w:p w14:paraId="35525DF2" w14:textId="77777777" w:rsidR="006675D0" w:rsidRDefault="009E6484">
      <w:pPr>
        <w:pStyle w:val="Heading1"/>
        <w:numPr>
          <w:ilvl w:val="0"/>
          <w:numId w:val="2"/>
        </w:numPr>
        <w:spacing w:before="0"/>
        <w:ind w:left="284" w:hanging="284"/>
      </w:pPr>
      <w:r>
        <w:t>Methods</w:t>
      </w:r>
    </w:p>
    <w:p w14:paraId="33EADB11" w14:textId="77777777" w:rsidR="006675D0" w:rsidRDefault="009E6484">
      <w:pPr>
        <w:pStyle w:val="Heading2"/>
        <w:spacing w:before="0"/>
      </w:pPr>
      <w:r>
        <w:t>2.1 Data</w:t>
      </w:r>
    </w:p>
    <w:p w14:paraId="53E2DFF6" w14:textId="2FF6B64C" w:rsidR="006675D0" w:rsidRDefault="009E6484">
      <w:r>
        <w:t xml:space="preserve">Data from the Human Fertility Database (HFD) and Human Fertility Collection (HFC) were </w:t>
      </w:r>
      <w:r w:rsidRPr="00410F1B">
        <w:t xml:space="preserve">combined </w:t>
      </w:r>
      <w:bookmarkStart w:id="15" w:name="_Hlk22566095"/>
      <w:r w:rsidR="008C2E4C" w:rsidRPr="00410F1B">
        <w:fldChar w:fldCharType="begin"/>
      </w:r>
      <w:r w:rsidR="00FC4EEE" w:rsidRPr="00410F1B">
        <w:instrText>ADDIN F1000_CSL_CITATION&lt;~#@#~&gt;[{"title":"The Human Fertility Database","id":"7643953","type":"webpage","author":[{"family":"Max Planck Institute for Demographic Research"},{"family":"Vienna Institute of Demography"}],"issued":{"date-parts":[["2019"]]},"URL":"http://www.humanfertility.org","accessed":{"date-parts":[["2019","10","21"]]},"Default":true,"citation-label":"7643953","jurisdiction":"","CleanAbstract":"No abstract available"},{"title":"Methods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M"}],"issued":{"date-parts":[["2015"]]},"URL":"http://www.fertilitydata.org/docs/methods.pdf","accessed":{"date-parts":[["2017","8","25"]]},"container-title":"www.fertilitydata.org","Default":true,"citation-label":"6944663","jurisdiction":"","CleanAbstract":"No abstract available"}]</w:instrText>
      </w:r>
      <w:r w:rsidR="008C2E4C" w:rsidRPr="00410F1B">
        <w:fldChar w:fldCharType="separate"/>
      </w:r>
      <w:r w:rsidR="008C2E4C" w:rsidRPr="00410F1B">
        <w:t>(Max Planck Institute for Demographic Research and Vienna Institute of Demography 201</w:t>
      </w:r>
      <w:r w:rsidR="00514C6C">
        <w:t>5, 2016</w:t>
      </w:r>
      <w:r w:rsidR="008C2E4C" w:rsidRPr="00410F1B">
        <w:t>; Grigorieva et al. 2015)</w:t>
      </w:r>
      <w:r w:rsidR="008C2E4C" w:rsidRPr="00410F1B">
        <w:fldChar w:fldCharType="end"/>
      </w:r>
      <w:r w:rsidRPr="00410F1B">
        <w:t>.</w:t>
      </w:r>
      <w:bookmarkEnd w:id="15"/>
      <w:r>
        <w:t xml:space="preserve"> The HFD includes age-specific fertility rates (ASFRs) for 28 countries over different periods, drawn from national official vital statistics. </w:t>
      </w:r>
      <w:r>
        <w:lastRenderedPageBreak/>
        <w:t xml:space="preserve">The HFC supplements the HFD, providing data for sufficient observation periods from additional </w:t>
      </w:r>
      <w:r w:rsidRPr="00410F1B">
        <w:t xml:space="preserve">sources </w:t>
      </w:r>
      <w:bookmarkStart w:id="16" w:name="_Hlk22566120"/>
      <w:r w:rsidR="008C2E4C" w:rsidRPr="00410F1B">
        <w:fldChar w:fldCharType="begin"/>
      </w:r>
      <w:r w:rsidR="008C2E4C" w:rsidRPr="00410F1B">
        <w:instrText>ADDIN F1000_CSL_CITATION&lt;~#@#~&gt;[{"title":"Methods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M"}],"issued":{"date-parts":[["2015"]]},"URL":"http://www.fertilitydata.org/docs/methods.pdf","accessed":{"date-parts":[["2017","8","25"]]},"container-title":"www.fertilitydata.org","citation-label":"6944663","CleanAbstract":"No abstract available"}]</w:instrText>
      </w:r>
      <w:r w:rsidR="008C2E4C" w:rsidRPr="00410F1B">
        <w:fldChar w:fldCharType="separate"/>
      </w:r>
      <w:r w:rsidR="008C2E4C" w:rsidRPr="00410F1B">
        <w:t>(Grigorieva et al. 2015)</w:t>
      </w:r>
      <w:r w:rsidR="008C2E4C" w:rsidRPr="00410F1B">
        <w:fldChar w:fldCharType="end"/>
      </w:r>
      <w:r w:rsidRPr="00410F1B">
        <w:t xml:space="preserve"> </w:t>
      </w:r>
      <w:bookmarkEnd w:id="16"/>
      <w:r w:rsidRPr="00410F1B">
        <w:t>to add</w:t>
      </w:r>
      <w:r>
        <w:t xml:space="preserve"> a further 17 countries. Where </w:t>
      </w:r>
      <w:r w:rsidRPr="00A02FC4">
        <w:rPr>
          <w:highlight w:val="yellow"/>
        </w:rPr>
        <w:t xml:space="preserve">data </w:t>
      </w:r>
      <w:commentRangeStart w:id="17"/>
      <w:commentRangeStart w:id="18"/>
      <w:del w:id="19" w:author="Serena Pattaro" w:date="2020-01-09T15:08:00Z">
        <w:r w:rsidRPr="00A02FC4" w:rsidDel="00F5690E">
          <w:rPr>
            <w:highlight w:val="yellow"/>
          </w:rPr>
          <w:delText>is</w:delText>
        </w:r>
        <w:commentRangeEnd w:id="17"/>
        <w:r w:rsidR="0017655A" w:rsidDel="00F5690E">
          <w:rPr>
            <w:rStyle w:val="CommentReference"/>
          </w:rPr>
          <w:commentReference w:id="17"/>
        </w:r>
      </w:del>
      <w:commentRangeEnd w:id="18"/>
      <w:proofErr w:type="spellStart"/>
      <w:ins w:id="20" w:author="Serena Pattaro" w:date="2020-01-09T15:08:00Z">
        <w:r w:rsidR="00F5690E">
          <w:t>are</w:t>
        </w:r>
      </w:ins>
      <w:del w:id="21" w:author="Serena Pattaro" w:date="2020-01-09T15:08:00Z">
        <w:r w:rsidR="00F5690E" w:rsidDel="00F5690E">
          <w:rPr>
            <w:rStyle w:val="CommentReference"/>
          </w:rPr>
          <w:commentReference w:id="18"/>
        </w:r>
        <w:r w:rsidDel="00F5690E">
          <w:delText xml:space="preserve"> </w:delText>
        </w:r>
      </w:del>
      <w:r>
        <w:t>overlapping</w:t>
      </w:r>
      <w:proofErr w:type="spellEnd"/>
      <w:r>
        <w:t xml:space="preserve"> the value from the HFD was used first; otherwise, records from the HFC were used in the following order of preference according to the ‘collection’ field of the HFC dataset: 1) STAT (Official Statistical Data); 2) ODE (Data from the European Demographic Observatory, </w:t>
      </w:r>
      <w:proofErr w:type="spellStart"/>
      <w:r>
        <w:t>L’Observatoire</w:t>
      </w:r>
      <w:proofErr w:type="spellEnd"/>
      <w:r>
        <w:t xml:space="preserve"> </w:t>
      </w:r>
      <w:proofErr w:type="spellStart"/>
      <w:r>
        <w:t>Démographique</w:t>
      </w:r>
      <w:proofErr w:type="spellEnd"/>
      <w:r>
        <w:t xml:space="preserve"> </w:t>
      </w:r>
      <w:proofErr w:type="spellStart"/>
      <w:r>
        <w:t>Européen</w:t>
      </w:r>
      <w:proofErr w:type="spellEnd"/>
      <w:r>
        <w:t>); 3) RE (Research estimates). For most countries, this approach produced a dataset comprising ASFRs for contiguous years; linear interpolations of ASFRs were used for the few countries and years where this was not the case. The code for both combining data across sources and interpolating values is available in the online appendix. Because of the stricter data quality standards for data within the HFD, users may wish to choose to restrict their analysis to only those countries, years and ages for which data are available from the HFD only, or to exclude from the analyses any entries within the HFD where the user has sufficient concerns about the data quality. However, our aim was to demonstrate the large amounts of data that can be visuali</w:t>
      </w:r>
      <w:r w:rsidR="00911D89">
        <w:t>z</w:t>
      </w:r>
      <w:r>
        <w:t>ed and interpreted within a single image, hence the very large number of populations, years, and data sources used.</w:t>
      </w:r>
    </w:p>
    <w:p w14:paraId="41B6B077" w14:textId="0A928A22" w:rsidR="006675D0" w:rsidRDefault="009E6484">
      <w:r>
        <w:t xml:space="preserve">Data disaggregated by age in single year were used from both the HFD and HFC, and Lexis squares (one year by one year) rather than Lexis triangles or Lexis parallelograms were used, as in practice the use of squares only has limited effect on the precision of </w:t>
      </w:r>
      <w:r w:rsidRPr="00D77B10">
        <w:rPr>
          <w:highlight w:val="green"/>
          <w:rPrChange w:id="22" w:author="Serena Pattaro" w:date="2020-01-09T16:02:00Z">
            <w:rPr/>
          </w:rPrChange>
        </w:rPr>
        <w:t>cohort estimates</w:t>
      </w:r>
      <w:r>
        <w:t xml:space="preserve"> </w:t>
      </w:r>
      <w:bookmarkStart w:id="23" w:name="_Hlk22566147"/>
      <w:r w:rsidR="00CB6DCE">
        <w:fldChar w:fldCharType="begin"/>
      </w:r>
      <w:r w:rsidR="00CB6DCE">
        <w:instrText>ADDIN F1000_CSL_CITATION&lt;~#@#~&gt;[{"title":"From situation events in time to the Lexis Diagram and the Computing of rates","id":"6944669","type":"chapter","publisher":"Academic Press","author":[{"family":"Caselli","given":"G"},{"family":"Vallin","given":"J"}],"issued":{"date-parts":[["2005"]]},"editor":[{"family":"Caselli","given":"G"},{"family":"Vallin","given":"J"},{"family":"Wunsch","given":"G"}],"publisher-place":"Boston, MA","container-title":"Demography: Analysis and Synthesis","prefix":"","suffix":"","citation-label":"6944669","CleanAbstract":"No abstract available"}]</w:instrText>
      </w:r>
      <w:r w:rsidR="00CB6DCE">
        <w:fldChar w:fldCharType="separate"/>
      </w:r>
      <w:r w:rsidR="00CB6DCE">
        <w:t>(Caselli and Vallin 2005)</w:t>
      </w:r>
      <w:r w:rsidR="00CB6DCE">
        <w:fldChar w:fldCharType="end"/>
      </w:r>
      <w:r w:rsidRPr="00A91EAA">
        <w:t>.</w:t>
      </w:r>
      <w:r>
        <w:t xml:space="preserve"> </w:t>
      </w:r>
    </w:p>
    <w:bookmarkEnd w:id="23"/>
    <w:p w14:paraId="189CA5BE" w14:textId="77777777" w:rsidR="006675D0" w:rsidRDefault="009E6484">
      <w:pPr>
        <w:pStyle w:val="Heading2"/>
        <w:spacing w:before="0"/>
      </w:pPr>
      <w:r>
        <w:t xml:space="preserve">2.2 Lexis surface mappings </w:t>
      </w:r>
    </w:p>
    <w:p w14:paraId="4C8F1BB3" w14:textId="2F10F5B1" w:rsidR="006675D0" w:rsidRDefault="009E6484">
      <w:bookmarkStart w:id="24" w:name="_30j0zll" w:colFirst="0" w:colLast="0"/>
      <w:bookmarkEnd w:id="24"/>
      <w:commentRangeStart w:id="25"/>
      <w:r>
        <w:t xml:space="preserve">For each country, ASFRs were arranged onto Lexis surfaces with birth year on the horizontal axis and age in years on the vertical axis. As Lexis squares rather than triangles or parallelograms were used, these are not true cohort estimates, but are sufficient to </w:t>
      </w:r>
      <w:r>
        <w:lastRenderedPageBreak/>
        <w:t xml:space="preserve">illustrate the visualization principles (the R code is available to iterate the approach further). </w:t>
      </w:r>
      <w:commentRangeEnd w:id="25"/>
      <w:r w:rsidR="00D77B10">
        <w:rPr>
          <w:rStyle w:val="CommentReference"/>
        </w:rPr>
        <w:commentReference w:id="25"/>
      </w:r>
      <w:r>
        <w:t xml:space="preserve">ASFRs for each country and year were mapped to colours and shades </w:t>
      </w:r>
      <w:r w:rsidRPr="006D2636">
        <w:rPr>
          <w:highlight w:val="yellow"/>
        </w:rPr>
        <w:t>using</w:t>
      </w:r>
      <w:r>
        <w:t xml:space="preserve"> the </w:t>
      </w:r>
      <w:proofErr w:type="spellStart"/>
      <w:r>
        <w:t>Viridis</w:t>
      </w:r>
      <w:proofErr w:type="spellEnd"/>
      <w:r>
        <w:t xml:space="preserve"> colour scheme </w:t>
      </w:r>
      <w:r w:rsidR="00CB6DCE">
        <w:fldChar w:fldCharType="begin"/>
      </w:r>
      <w:r w:rsidR="00CB6DCE">
        <w:instrText>ADDIN F1000_CSL_CITATION&lt;~#@#~&gt;[{"title":"viridis: Default Color Maps from 'matplotlib'","id":"7579191","type":"book","publisher":"CRAN","author":[{"family":"Garnier","given":"S"}],"issued":{"date-parts":[["2018"]]},"version":"0.5.1","genre":"Computer software","publisher-place":"CRAN","prefix":"","suffix":"","citation-label":"7579191","CleanAbstract":"No abstract available"}]</w:instrText>
      </w:r>
      <w:r w:rsidR="00CB6DCE">
        <w:fldChar w:fldCharType="separate"/>
      </w:r>
      <w:r w:rsidR="00CB6DCE">
        <w:t>(Garnier 2018)</w:t>
      </w:r>
      <w:r w:rsidR="00CB6DCE">
        <w:fldChar w:fldCharType="end"/>
      </w:r>
      <w:r>
        <w:t xml:space="preserve"> . </w:t>
      </w:r>
      <w:ins w:id="26" w:author="Serena Pattaro" w:date="2020-01-09T15:11:00Z">
        <w:r w:rsidR="00F5690E">
          <w:t>The visualizations were produce</w:t>
        </w:r>
      </w:ins>
      <w:ins w:id="27" w:author="Serena Pattaro" w:date="2020-01-09T15:55:00Z">
        <w:r w:rsidR="00D77B10">
          <w:t>d</w:t>
        </w:r>
      </w:ins>
      <w:ins w:id="28" w:author="Serena Pattaro" w:date="2020-01-09T15:11:00Z">
        <w:r w:rsidR="00F5690E">
          <w:t xml:space="preserve"> with </w:t>
        </w:r>
      </w:ins>
      <w:del w:id="29" w:author="Serena Pattaro" w:date="2020-01-09T15:11:00Z">
        <w:r w:rsidDel="00F5690E">
          <w:delText>The</w:delText>
        </w:r>
      </w:del>
      <w:r>
        <w:t xml:space="preserve"> R packages Lattice and </w:t>
      </w:r>
      <w:proofErr w:type="spellStart"/>
      <w:r>
        <w:t>LatticeExtra</w:t>
      </w:r>
      <w:proofErr w:type="spellEnd"/>
      <w:del w:id="30" w:author="Serena Pattaro" w:date="2020-01-09T15:12:00Z">
        <w:r w:rsidDel="00F5690E">
          <w:delText xml:space="preserve"> were </w:delText>
        </w:r>
        <w:r w:rsidRPr="006D2636" w:rsidDel="00F5690E">
          <w:rPr>
            <w:highlight w:val="yellow"/>
          </w:rPr>
          <w:delText>used</w:delText>
        </w:r>
        <w:r w:rsidDel="00F5690E">
          <w:delText xml:space="preserve"> to produce the visualization</w:delText>
        </w:r>
      </w:del>
      <w:del w:id="31" w:author="Serena Pattaro" w:date="2020-01-09T15:11:00Z">
        <w:r w:rsidDel="00F5690E">
          <w:delText>s</w:delText>
        </w:r>
      </w:del>
      <w:r>
        <w:t xml:space="preserve"> </w:t>
      </w:r>
      <w:r w:rsidR="00CB6DCE">
        <w:fldChar w:fldCharType="begin"/>
      </w:r>
      <w:r w:rsidR="00CB6DCE">
        <w:instrText>ADDIN F1000_CSL_CITATION&lt;~#@#~&gt;[{"title":"Lattice: Multivariate Data Visualization With R (use R!)","id":"6932216","page":"268","type":"book","publisher":"Springer","isbn":"978-0-387-75968-5","author":[{"family":"Sarkar","given":"Deepayan"}],"issued":{"date-parts":[["2008"]]},"edition":"1","publisher-place":"New York","prefix":"","suffix":"","citation-label":"6932216","CleanAbstract":"No abstract available"}]</w:instrText>
      </w:r>
      <w:r w:rsidR="00CB6DCE">
        <w:fldChar w:fldCharType="separate"/>
      </w:r>
      <w:r w:rsidR="00CB6DCE">
        <w:t>(Sarkar 2008)</w:t>
      </w:r>
      <w:r w:rsidR="00CB6DCE">
        <w:fldChar w:fldCharType="end"/>
      </w:r>
      <w:r>
        <w:t xml:space="preserve">. </w:t>
      </w:r>
    </w:p>
    <w:p w14:paraId="29268C47" w14:textId="3D49825C" w:rsidR="006675D0" w:rsidRDefault="009E6484">
      <w:r>
        <w:t xml:space="preserve">For cohorts where ASFRs were available from at least </w:t>
      </w:r>
      <w:commentRangeStart w:id="32"/>
      <w:r w:rsidRPr="00C674B6">
        <w:rPr>
          <w:highlight w:val="yellow"/>
          <w:rPrChange w:id="33" w:author="Klüsener, Sebastian" w:date="2019-10-28T08:49:00Z">
            <w:rPr/>
          </w:rPrChange>
        </w:rPr>
        <w:t>age 15 years</w:t>
      </w:r>
      <w:commentRangeEnd w:id="32"/>
      <w:r w:rsidR="00737CEE">
        <w:rPr>
          <w:rStyle w:val="CommentReference"/>
        </w:rPr>
        <w:commentReference w:id="32"/>
      </w:r>
      <w:r>
        <w:t xml:space="preserve">, </w:t>
      </w:r>
      <w:r w:rsidRPr="00E34309">
        <w:rPr>
          <w:highlight w:val="green"/>
          <w:rPrChange w:id="34" w:author="Serena Pattaro" w:date="2020-01-09T16:05:00Z">
            <w:rPr/>
          </w:rPrChange>
        </w:rPr>
        <w:t>Cumulative Cohort Fertility Rates (CCFRs)</w:t>
      </w:r>
      <w:r>
        <w:t xml:space="preserve"> were produced for each age and cohort year. If </w:t>
      </w:r>
      <m:oMath>
        <m:sSub>
          <m:sSubPr>
            <m:ctrlPr>
              <w:rPr>
                <w:rFonts w:ascii="Cambria Math" w:eastAsia="Cambria Math" w:hAnsi="Cambria Math" w:cs="Cambria Math"/>
              </w:rPr>
            </m:ctrlPr>
          </m:sSubPr>
          <m:e>
            <m:r>
              <w:rPr>
                <w:rFonts w:ascii="Cambria Math" w:eastAsia="Cambria Math" w:hAnsi="Cambria Math" w:cs="Cambria Math"/>
              </w:rPr>
              <m:t>A(x,y,p)</m:t>
            </m:r>
          </m:e>
          <m:sub>
            <m:r>
              <w:rPr>
                <w:rFonts w:ascii="Cambria Math" w:eastAsia="Cambria Math" w:hAnsi="Cambria Math" w:cs="Cambria Math"/>
              </w:rPr>
              <m:t xml:space="preserve"> </m:t>
            </m:r>
          </m:sub>
        </m:sSub>
      </m:oMath>
      <w:r>
        <w:t xml:space="preserve"> refers to the ASFR in year </w:t>
      </w:r>
      <m:oMath>
        <m:r>
          <w:rPr>
            <w:rFonts w:ascii="Cambria Math" w:eastAsia="Cambria Math" w:hAnsi="Cambria Math" w:cs="Cambria Math"/>
          </w:rPr>
          <m:t>x</m:t>
        </m:r>
      </m:oMath>
      <w:r>
        <w:t xml:space="preserve">, at age </w:t>
      </w:r>
      <m:oMath>
        <m:r>
          <w:rPr>
            <w:rFonts w:ascii="Cambria Math" w:eastAsia="Cambria Math" w:hAnsi="Cambria Math" w:cs="Cambria Math"/>
          </w:rPr>
          <m:t>y</m:t>
        </m:r>
      </m:oMath>
      <w:r>
        <w:t xml:space="preserve"> and for country </w:t>
      </w:r>
      <m:oMath>
        <m:r>
          <w:rPr>
            <w:rFonts w:ascii="Cambria Math" w:eastAsia="Cambria Math" w:hAnsi="Cambria Math" w:cs="Cambria Math"/>
          </w:rPr>
          <m:t>p</m:t>
        </m:r>
      </m:oMath>
      <w:r>
        <w:t xml:space="preserve">, then the </w:t>
      </w:r>
      <w:r w:rsidRPr="00E34309">
        <w:rPr>
          <w:highlight w:val="green"/>
          <w:rPrChange w:id="35" w:author="Serena Pattaro" w:date="2020-01-09T16:05:00Z">
            <w:rPr/>
          </w:rPrChange>
        </w:rPr>
        <w:t>CCFR</w:t>
      </w:r>
      <w:r>
        <w:t xml:space="preserve"> for age </w:t>
      </w:r>
      <m:oMath>
        <m:r>
          <w:rPr>
            <w:rFonts w:ascii="Cambria Math" w:eastAsia="Cambria Math" w:hAnsi="Cambria Math" w:cs="Cambria Math"/>
          </w:rPr>
          <m:t>y</m:t>
        </m:r>
      </m:oMath>
      <w:r>
        <w:t xml:space="preserve"> can be defined as </w:t>
      </w:r>
      <w:commentRangeStart w:id="36"/>
      <w:commentRangeStart w:id="37"/>
      <m:oMath>
        <m:sSub>
          <m:sSubPr>
            <m:ctrlPr>
              <w:rPr>
                <w:rFonts w:ascii="Cambria Math" w:eastAsia="MS Mincho" w:hAnsi="Cambria Math"/>
                <w:i/>
                <w:highlight w:val="yellow"/>
              </w:rPr>
            </m:ctrlPr>
          </m:sSubPr>
          <m:e>
            <m:r>
              <w:rPr>
                <w:rFonts w:ascii="Cambria Math" w:eastAsia="MS Mincho" w:hAnsi="Cambria Math"/>
                <w:highlight w:val="yellow"/>
              </w:rPr>
              <m:t>C(z, y,p)</m:t>
            </m:r>
          </m:e>
          <m:sub>
            <m:r>
              <w:rPr>
                <w:rFonts w:ascii="Cambria Math" w:eastAsia="MS Mincho" w:hAnsi="Cambria Math"/>
                <w:highlight w:val="yellow"/>
              </w:rPr>
              <m:t xml:space="preserve"> </m:t>
            </m:r>
          </m:sub>
        </m:sSub>
        <m:r>
          <w:rPr>
            <w:rFonts w:ascii="Cambria Math" w:eastAsia="MS Mincho" w:hAnsi="Cambria Math"/>
            <w:highlight w:val="yellow"/>
          </w:rPr>
          <m:t>=</m:t>
        </m:r>
        <m:nary>
          <m:naryPr>
            <m:chr m:val="∑"/>
            <m:limLoc m:val="subSup"/>
            <m:ctrlPr>
              <w:rPr>
                <w:rFonts w:ascii="Cambria Math" w:eastAsia="MS Mincho" w:hAnsi="Cambria Math"/>
                <w:i/>
                <w:highlight w:val="yellow"/>
              </w:rPr>
            </m:ctrlPr>
          </m:naryPr>
          <m:sub>
            <m:r>
              <w:rPr>
                <w:rFonts w:ascii="Cambria Math" w:eastAsia="MS Mincho" w:hAnsi="Cambria Math"/>
                <w:highlight w:val="yellow"/>
              </w:rPr>
              <m:t>i=1</m:t>
            </m:r>
          </m:sub>
          <m:sup>
            <m:r>
              <w:rPr>
                <w:rFonts w:ascii="Cambria Math" w:eastAsia="MS Mincho" w:hAnsi="Cambria Math"/>
                <w:highlight w:val="yellow"/>
              </w:rPr>
              <m:t>y</m:t>
            </m:r>
          </m:sup>
          <m:e>
            <m:sSub>
              <m:sSubPr>
                <m:ctrlPr>
                  <w:rPr>
                    <w:rFonts w:ascii="Cambria Math" w:hAnsi="Cambria Math"/>
                    <w:i/>
                    <w:highlight w:val="yellow"/>
                  </w:rPr>
                </m:ctrlPr>
              </m:sSubPr>
              <m:e>
                <m:r>
                  <w:rPr>
                    <w:rFonts w:ascii="Cambria Math" w:hAnsi="Cambria Math"/>
                    <w:highlight w:val="yellow"/>
                  </w:rPr>
                  <m:t>A(z+i, i, p)</m:t>
                </m:r>
              </m:e>
              <m:sub>
                <m:r>
                  <w:rPr>
                    <w:rFonts w:ascii="Cambria Math" w:hAnsi="Cambria Math"/>
                    <w:highlight w:val="yellow"/>
                  </w:rPr>
                  <m:t xml:space="preserve"> </m:t>
                </m:r>
              </m:sub>
            </m:sSub>
          </m:e>
        </m:nary>
        <w:commentRangeEnd w:id="36"/>
        <m:r>
          <m:rPr>
            <m:sty m:val="p"/>
          </m:rPr>
          <w:rPr>
            <w:rStyle w:val="CommentReference"/>
          </w:rPr>
          <w:commentReference w:id="36"/>
        </m:r>
        <w:commentRangeEnd w:id="37"/>
        <m:r>
          <m:rPr>
            <m:sty m:val="p"/>
          </m:rPr>
          <w:rPr>
            <w:rStyle w:val="CommentReference"/>
          </w:rPr>
          <w:commentReference w:id="37"/>
        </m:r>
      </m:oMath>
      <w:r w:rsidR="009538CA">
        <w:t xml:space="preserve">, </w:t>
      </w:r>
      <w:r>
        <w:t xml:space="preserve">where </w:t>
      </w:r>
      <m:oMath>
        <m:r>
          <w:rPr>
            <w:rFonts w:ascii="Cambria Math" w:eastAsia="Cambria Math" w:hAnsi="Cambria Math" w:cs="Cambria Math"/>
          </w:rPr>
          <m:t>z</m:t>
        </m:r>
      </m:oMath>
      <w:r>
        <w:t xml:space="preserve"> is the simple index of cohort (</w:t>
      </w:r>
      <m:oMath>
        <m:r>
          <w:rPr>
            <w:rFonts w:ascii="Cambria Math" w:eastAsia="Cambria Math" w:hAnsi="Cambria Math" w:cs="Cambria Math"/>
          </w:rPr>
          <m:t>x-y)</m:t>
        </m:r>
      </m:oMath>
      <w:r>
        <w:t xml:space="preserve">. Within the Lexis surfaces, contours were added across the cohort-age surface where </w:t>
      </w:r>
      <m:oMath>
        <m:sSub>
          <m:sSubPr>
            <m:ctrlPr>
              <w:rPr>
                <w:rFonts w:ascii="Cambria Math" w:eastAsia="Cambria Math" w:hAnsi="Cambria Math" w:cs="Cambria Math"/>
              </w:rPr>
            </m:ctrlPr>
          </m:sSubPr>
          <m:e>
            <m:r>
              <w:rPr>
                <w:rFonts w:ascii="Cambria Math" w:eastAsia="Cambria Math" w:hAnsi="Cambria Math" w:cs="Cambria Math"/>
              </w:rPr>
              <m:t>C(z, y, p)</m:t>
            </m:r>
          </m:e>
          <m:sub>
            <m:r>
              <w:rPr>
                <w:rFonts w:ascii="Cambria Math" w:eastAsia="Cambria Math" w:hAnsi="Cambria Math" w:cs="Cambria Math"/>
              </w:rPr>
              <m:t xml:space="preserve"> </m:t>
            </m:r>
          </m:sub>
        </m:sSub>
      </m:oMath>
      <w:r>
        <w:t xml:space="preserve"> reached specific values. A thin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t xml:space="preserve"> of 1</w:t>
      </w:r>
      <w:r w:rsidRPr="00410F1B">
        <w:t>.50 children</w:t>
      </w:r>
      <w:r w:rsidR="007738F1" w:rsidRPr="00410F1B">
        <w:t xml:space="preserve"> per </w:t>
      </w:r>
      <w:r w:rsidRPr="00410F1B">
        <w:t xml:space="preserve">woman </w:t>
      </w:r>
      <w:commentRangeStart w:id="38"/>
      <w:commentRangeStart w:id="39"/>
      <w:del w:id="40" w:author="Serena Pattaro" w:date="2020-01-09T15:46:00Z">
        <w:r w:rsidR="00495D0E" w:rsidRPr="00410F1B" w:rsidDel="00737CEE">
          <w:delText>(sub-replacement fertility level)</w:delText>
        </w:r>
        <w:commentRangeEnd w:id="38"/>
        <w:r w:rsidR="0017655A" w:rsidDel="00737CEE">
          <w:rPr>
            <w:rStyle w:val="CommentReference"/>
          </w:rPr>
          <w:commentReference w:id="38"/>
        </w:r>
        <w:commentRangeEnd w:id="39"/>
        <w:r w:rsidR="00737CEE" w:rsidDel="00737CEE">
          <w:rPr>
            <w:rStyle w:val="CommentReference"/>
          </w:rPr>
          <w:commentReference w:id="39"/>
        </w:r>
        <w:r w:rsidR="00495D0E" w:rsidRPr="00410F1B" w:rsidDel="00737CEE">
          <w:delText xml:space="preserve"> </w:delText>
        </w:r>
      </w:del>
      <w:r w:rsidRPr="00410F1B">
        <w:t xml:space="preserve">and a thick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rsidRPr="00410F1B">
        <w:t xml:space="preserve"> of 2.05</w:t>
      </w:r>
      <w:r>
        <w:t xml:space="preserve"> (replacement fertility level). These values were selected for their relevance in the comparative cohort fertility literature </w:t>
      </w:r>
      <w:r w:rsidR="00CB6DCE">
        <w:fldChar w:fldCharType="begin"/>
      </w:r>
      <w:r w:rsidR="00CB6DCE">
        <w:instrText>ADDIN F1000_CSL_CITATION&lt;~#@#~&gt;[{"title":"Forecasts for the Developed World : Rises ,","id":"6944678","page":"31-56","type":"article-journal","volume":"39","issue":"1","author":[{"family":"Myrskylä","given":"Mikko"},{"family":"Goldstein","given":"Joshua R."},{"family":"Cheng","given":"Yen-hsin Alice"}],"issued":{"date-parts":[["2013"]]},"prefix":"","suffix":"","citation-label":"6944678","CleanAbstract":"No abstract available"}]</w:instrText>
      </w:r>
      <w:r w:rsidR="00CB6DCE">
        <w:fldChar w:fldCharType="separate"/>
      </w:r>
      <w:r w:rsidR="00CB6DCE">
        <w:t>(Myrskylä</w:t>
      </w:r>
      <w:r w:rsidR="00514C6C">
        <w:t>, Goldstein, and Chen</w:t>
      </w:r>
      <w:r w:rsidR="00CB6DCE">
        <w:t xml:space="preserve"> 2013</w:t>
      </w:r>
      <w:r w:rsidR="00410F1B">
        <w:t>;</w:t>
      </w:r>
      <w:r w:rsidR="00CB6DCE">
        <w:fldChar w:fldCharType="end"/>
      </w:r>
      <w:r w:rsidR="00CB6DCE">
        <w:fldChar w:fldCharType="begin"/>
      </w:r>
      <w:r w:rsidR="00CB6DCE">
        <w:instrText>ADDIN F1000_CSL_CITATION&lt;~#@#~&gt;[{"title":"Cohort fertility decline in low fertility countries: Decomposition using parity progression ratios","id":"6944744","page":"651-690","type":"article-journal","volume":"38","author":[{"family":"Zeman","given":"Krystof"},{"family":"Beaujouan","given":"Éva"},{"family":"Brzozowska","given":"Zuzanna"},{"family":"Sobotka","given":"Tomáš"}],"issued":{"date-parts":[["2018","2","22"]]},"container-title":"Demographic Research","container-title-short":"Demogr. Res.","journalAbbreviation":"Demogr. Res.","DOI":"10.4054/DemRes.2018.38.25","prefix":"","suffix":"","citation-label":"6944744","Abstract":"BACKGROUND: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rates.","CleanAbstract":"BACKGROUND: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w:instrText>
      </w:r>
      <w:r w:rsidR="00CB6DCE">
        <w:fldChar w:fldCharType="separate"/>
      </w:r>
      <w:r w:rsidR="007629C5">
        <w:t xml:space="preserve"> </w:t>
      </w:r>
      <w:r w:rsidR="00CB6DCE">
        <w:t>Zeman et al. 2018)</w:t>
      </w:r>
      <w:r w:rsidR="00CB6DCE">
        <w:fldChar w:fldCharType="end"/>
      </w:r>
      <w:r>
        <w:t xml:space="preserve">, but may not be identical to </w:t>
      </w:r>
      <w:ins w:id="41" w:author="Serena Pattaro" w:date="2020-01-09T16:06:00Z">
        <w:r w:rsidR="00E34309">
          <w:t>pseudo-</w:t>
        </w:r>
      </w:ins>
      <w:r>
        <w:t xml:space="preserve">CCFRs produced using alternative approaches, especially for countries with relatively high rates of immigration and emigration. However, it is important to emphasize that a wider range of monotonically-ordered cumulative values can be identified and analysed; the interactive app allows different numbers and values of threshold values to be selected. </w:t>
      </w:r>
    </w:p>
    <w:p w14:paraId="46E048FF" w14:textId="77777777" w:rsidR="006675D0" w:rsidRDefault="009E6484">
      <w:pPr>
        <w:pStyle w:val="Heading1"/>
        <w:numPr>
          <w:ilvl w:val="0"/>
          <w:numId w:val="2"/>
        </w:numPr>
        <w:spacing w:before="0"/>
        <w:ind w:left="284" w:hanging="284"/>
      </w:pPr>
      <w:r>
        <w:t xml:space="preserve">Results </w:t>
      </w:r>
    </w:p>
    <w:p w14:paraId="255D4A3C" w14:textId="77777777" w:rsidR="006675D0" w:rsidRDefault="009E6484">
      <w:pPr>
        <w:pStyle w:val="Heading2"/>
        <w:spacing w:before="0"/>
      </w:pPr>
      <w:r>
        <w:t>3.1 Unpacking composite fertility lattice plots: the case of West and East Germany</w:t>
      </w:r>
    </w:p>
    <w:p w14:paraId="5AF561EA" w14:textId="16E5FA5E" w:rsidR="00726ED6" w:rsidRDefault="009E6484" w:rsidP="00495D0E">
      <w:pPr>
        <w:pBdr>
          <w:top w:val="nil"/>
          <w:left w:val="nil"/>
          <w:bottom w:val="nil"/>
          <w:right w:val="nil"/>
          <w:between w:val="nil"/>
        </w:pBdr>
        <w:rPr>
          <w:color w:val="000000"/>
        </w:rPr>
      </w:pPr>
      <w:r>
        <w:rPr>
          <w:color w:val="000000"/>
        </w:rPr>
        <w:t xml:space="preserve">Figure 1a provides an illustration of how the </w:t>
      </w:r>
      <w:ins w:id="42" w:author="Serena Pattaro" w:date="2020-01-09T16:07:00Z">
        <w:r w:rsidR="00E34309">
          <w:rPr>
            <w:color w:val="000000"/>
          </w:rPr>
          <w:t xml:space="preserve">pseudo </w:t>
        </w:r>
      </w:ins>
      <w:r w:rsidRPr="00E34309">
        <w:rPr>
          <w:color w:val="000000"/>
          <w:highlight w:val="green"/>
          <w:rPrChange w:id="43" w:author="Serena Pattaro" w:date="2020-01-09T16:06:00Z">
            <w:rPr>
              <w:color w:val="000000"/>
            </w:rPr>
          </w:rPrChange>
        </w:rPr>
        <w:t>cumulative cohort fertility contours</w:t>
      </w:r>
      <w:r>
        <w:rPr>
          <w:color w:val="000000"/>
        </w:rPr>
        <w:t xml:space="preserve"> are constructed from the age-specific fertility schedules for any specific cohort. West German cohorts born in 1935 and 1938 are used in the example.</w:t>
      </w:r>
      <w:r w:rsidR="00726ED6">
        <w:rPr>
          <w:color w:val="000000"/>
        </w:rPr>
        <w:br w:type="page"/>
      </w:r>
    </w:p>
    <w:p w14:paraId="1AEDFEC1" w14:textId="6D51C30B" w:rsidR="006675D0" w:rsidRDefault="009E6484">
      <w:pPr>
        <w:pBdr>
          <w:top w:val="nil"/>
          <w:left w:val="nil"/>
          <w:bottom w:val="nil"/>
          <w:right w:val="nil"/>
          <w:between w:val="nil"/>
        </w:pBdr>
        <w:spacing w:line="240" w:lineRule="auto"/>
        <w:rPr>
          <w:b/>
          <w:color w:val="4F81BD"/>
        </w:rPr>
      </w:pPr>
      <w:r>
        <w:rPr>
          <w:b/>
          <w:color w:val="4F81BD"/>
        </w:rPr>
        <w:lastRenderedPageBreak/>
        <w:t xml:space="preserve">Figure 1a: Illustration of construction of </w:t>
      </w:r>
      <w:ins w:id="44" w:author="Serena Pattaro" w:date="2020-01-10T16:12:00Z">
        <w:r w:rsidR="00265B80">
          <w:rPr>
            <w:b/>
            <w:color w:val="4F81BD"/>
          </w:rPr>
          <w:t xml:space="preserve">pseudo </w:t>
        </w:r>
      </w:ins>
      <w:r>
        <w:rPr>
          <w:b/>
          <w:color w:val="4F81BD"/>
        </w:rPr>
        <w:t>cumulative cohort fertility contours</w:t>
      </w:r>
    </w:p>
    <w:p w14:paraId="3752E60A" w14:textId="77777777" w:rsidR="006675D0" w:rsidRDefault="009E6484">
      <w:commentRangeStart w:id="45"/>
      <w:commentRangeStart w:id="46"/>
      <w:r>
        <w:rPr>
          <w:noProof/>
          <w:lang w:val="de-DE" w:eastAsia="de-DE"/>
        </w:rPr>
        <w:drawing>
          <wp:inline distT="0" distB="0" distL="0" distR="0" wp14:anchorId="7B05F57E" wp14:editId="2EA7DC3C">
            <wp:extent cx="5731510" cy="337947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510" cy="3379470"/>
                    </a:xfrm>
                    <a:prstGeom prst="rect">
                      <a:avLst/>
                    </a:prstGeom>
                    <a:ln/>
                  </pic:spPr>
                </pic:pic>
              </a:graphicData>
            </a:graphic>
          </wp:inline>
        </w:drawing>
      </w:r>
      <w:commentRangeEnd w:id="45"/>
      <w:r w:rsidR="00F041D7">
        <w:rPr>
          <w:rStyle w:val="CommentReference"/>
        </w:rPr>
        <w:commentReference w:id="45"/>
      </w:r>
      <w:commentRangeEnd w:id="46"/>
      <w:r w:rsidR="00E34309">
        <w:rPr>
          <w:rStyle w:val="CommentReference"/>
        </w:rPr>
        <w:commentReference w:id="46"/>
      </w:r>
    </w:p>
    <w:p w14:paraId="024FE2C1" w14:textId="2DB8BE0B" w:rsidR="006675D0" w:rsidRPr="00DE6268" w:rsidRDefault="009E6484">
      <w:pPr>
        <w:spacing w:after="60" w:line="240" w:lineRule="auto"/>
        <w:rPr>
          <w:color w:val="000000"/>
          <w:sz w:val="22"/>
          <w:szCs w:val="22"/>
          <w:rPrChange w:id="47" w:author="Serena Pattaro" w:date="2020-01-09T16:58:00Z">
            <w:rPr>
              <w:color w:val="000000"/>
            </w:rPr>
          </w:rPrChange>
        </w:rPr>
      </w:pPr>
      <w:r w:rsidRPr="00DE6268">
        <w:rPr>
          <w:i/>
          <w:sz w:val="22"/>
          <w:szCs w:val="22"/>
          <w:rPrChange w:id="48" w:author="Serena Pattaro" w:date="2020-01-09T16:58:00Z">
            <w:rPr>
              <w:i/>
            </w:rPr>
          </w:rPrChange>
        </w:rPr>
        <w:t>Note</w:t>
      </w:r>
      <w:r w:rsidRPr="00DE6268">
        <w:rPr>
          <w:sz w:val="22"/>
          <w:szCs w:val="22"/>
          <w:rPrChange w:id="49" w:author="Serena Pattaro" w:date="2020-01-09T16:58:00Z">
            <w:rPr/>
          </w:rPrChange>
        </w:rPr>
        <w:t xml:space="preserve">: </w:t>
      </w:r>
      <w:r w:rsidRPr="00DE6268">
        <w:rPr>
          <w:color w:val="000000"/>
          <w:sz w:val="22"/>
          <w:szCs w:val="22"/>
          <w:rPrChange w:id="50" w:author="Serena Pattaro" w:date="2020-01-09T16:58:00Z">
            <w:rPr>
              <w:color w:val="000000"/>
            </w:rPr>
          </w:rPrChange>
        </w:rPr>
        <w:t xml:space="preserve">Illustration of how the </w:t>
      </w:r>
      <w:ins w:id="51" w:author="Serena Pattaro" w:date="2020-01-09T16:14:00Z">
        <w:r w:rsidR="00E34309" w:rsidRPr="00DE6268">
          <w:rPr>
            <w:color w:val="000000"/>
            <w:sz w:val="22"/>
            <w:szCs w:val="22"/>
            <w:rPrChange w:id="52" w:author="Serena Pattaro" w:date="2020-01-09T16:58:00Z">
              <w:rPr>
                <w:color w:val="000000"/>
              </w:rPr>
            </w:rPrChange>
          </w:rPr>
          <w:t xml:space="preserve">pseudo </w:t>
        </w:r>
      </w:ins>
      <w:r w:rsidRPr="00DE6268">
        <w:rPr>
          <w:color w:val="000000"/>
          <w:sz w:val="22"/>
          <w:szCs w:val="22"/>
          <w:rPrChange w:id="53" w:author="Serena Pattaro" w:date="2020-01-09T16:58:00Z">
            <w:rPr>
              <w:color w:val="000000"/>
            </w:rPr>
          </w:rPrChange>
        </w:rPr>
        <w:t>cumulative cohort fertility contours are constructed, using fertility schedules from West Germany for cohorts born in 1935 and 1938.</w:t>
      </w:r>
    </w:p>
    <w:p w14:paraId="4DBAC6C7" w14:textId="77777777" w:rsidR="006675D0" w:rsidRPr="00DE6268" w:rsidRDefault="009E6484">
      <w:pPr>
        <w:spacing w:after="240" w:line="240" w:lineRule="auto"/>
        <w:rPr>
          <w:sz w:val="22"/>
          <w:szCs w:val="22"/>
          <w:rPrChange w:id="54" w:author="Serena Pattaro" w:date="2020-01-09T16:58:00Z">
            <w:rPr/>
          </w:rPrChange>
        </w:rPr>
      </w:pPr>
      <w:r w:rsidRPr="00DE6268">
        <w:rPr>
          <w:i/>
          <w:sz w:val="22"/>
          <w:szCs w:val="22"/>
          <w:rPrChange w:id="55" w:author="Serena Pattaro" w:date="2020-01-09T16:58:00Z">
            <w:rPr>
              <w:i/>
            </w:rPr>
          </w:rPrChange>
        </w:rPr>
        <w:t>Source</w:t>
      </w:r>
      <w:r w:rsidRPr="00DE6268">
        <w:rPr>
          <w:sz w:val="22"/>
          <w:szCs w:val="22"/>
          <w:rPrChange w:id="56" w:author="Serena Pattaro" w:date="2020-01-09T16:58:00Z">
            <w:rPr/>
          </w:rPrChange>
        </w:rPr>
        <w:t>: Human Fertility Database (HFD) and Human Fertility Collection (HFC), own calculations.</w:t>
      </w:r>
    </w:p>
    <w:p w14:paraId="64BA0E53" w14:textId="273B42C7" w:rsidR="00726ED6" w:rsidRDefault="00726ED6" w:rsidP="00726ED6">
      <w:pPr>
        <w:pBdr>
          <w:top w:val="nil"/>
          <w:left w:val="nil"/>
          <w:bottom w:val="nil"/>
          <w:right w:val="nil"/>
          <w:between w:val="nil"/>
        </w:pBdr>
        <w:rPr>
          <w:color w:val="000000"/>
        </w:rPr>
      </w:pPr>
      <w:r>
        <w:rPr>
          <w:color w:val="000000"/>
        </w:rPr>
        <w:t xml:space="preserve">For both cohorts, </w:t>
      </w:r>
      <w:ins w:id="57" w:author="Serena Pattaro" w:date="2020-01-09T16:14:00Z">
        <w:r w:rsidR="00E34309">
          <w:rPr>
            <w:color w:val="000000"/>
          </w:rPr>
          <w:t xml:space="preserve">pseudo </w:t>
        </w:r>
      </w:ins>
      <w:r>
        <w:rPr>
          <w:color w:val="000000"/>
        </w:rPr>
        <w:t xml:space="preserve">cumulative fertility schedules are constructed indicating the ages at which different levels of cumulative fertility are reached. Two </w:t>
      </w:r>
      <w:proofErr w:type="gramStart"/>
      <w:r>
        <w:rPr>
          <w:color w:val="000000"/>
        </w:rPr>
        <w:t>vertical</w:t>
      </w:r>
      <w:proofErr w:type="gramEnd"/>
      <w:r>
        <w:rPr>
          <w:color w:val="000000"/>
        </w:rPr>
        <w:t xml:space="preserve"> ‘milestones’ are placed at 1.5</w:t>
      </w:r>
      <w:ins w:id="58" w:author="Serena Pattaro" w:date="2020-01-10T17:46:00Z">
        <w:r w:rsidR="00EF2F2F">
          <w:rPr>
            <w:color w:val="000000"/>
          </w:rPr>
          <w:t>0</w:t>
        </w:r>
      </w:ins>
      <w:r>
        <w:rPr>
          <w:color w:val="000000"/>
        </w:rPr>
        <w:t xml:space="preserve"> (thin solid line) and 2.05 (‘replacement’; thick solid line) children per woman. As the figure shows, the contours for any given cohort are the ages at which that </w:t>
      </w:r>
      <w:r w:rsidRPr="00F01409">
        <w:rPr>
          <w:color w:val="000000"/>
          <w:highlight w:val="green"/>
          <w:rPrChange w:id="59" w:author="Serena Pattaro" w:date="2020-01-09T16:15:00Z">
            <w:rPr>
              <w:color w:val="000000"/>
            </w:rPr>
          </w:rPrChange>
        </w:rPr>
        <w:t>cohort’s cumulative fertility schedule</w:t>
      </w:r>
      <w:r>
        <w:rPr>
          <w:color w:val="000000"/>
        </w:rPr>
        <w:t xml:space="preserve"> intersects with the corresponding fertility milestone. In the example used, there is little difference between cohorts in the ages at which the 1.5</w:t>
      </w:r>
      <w:ins w:id="60" w:author="Serena Pattaro" w:date="2020-01-10T17:46:00Z">
        <w:r w:rsidR="00EF2F2F">
          <w:rPr>
            <w:color w:val="000000"/>
          </w:rPr>
          <w:t>0</w:t>
        </w:r>
      </w:ins>
      <w:r>
        <w:rPr>
          <w:color w:val="000000"/>
        </w:rPr>
        <w:t xml:space="preserve"> children per woman milestone is reached, but the replacement fertility contour has moved upwards by around five years between the 1935 and 1938 cohorts.</w:t>
      </w:r>
    </w:p>
    <w:p w14:paraId="116890C5" w14:textId="77777777" w:rsidR="006675D0" w:rsidRDefault="009E6484">
      <w:pPr>
        <w:pBdr>
          <w:top w:val="nil"/>
          <w:left w:val="nil"/>
          <w:bottom w:val="nil"/>
          <w:right w:val="nil"/>
          <w:between w:val="nil"/>
        </w:pBdr>
        <w:rPr>
          <w:color w:val="000000"/>
        </w:rPr>
      </w:pPr>
      <w:r>
        <w:rPr>
          <w:color w:val="000000"/>
        </w:rPr>
        <w:t xml:space="preserve">By looking at the furthest right of the </w:t>
      </w:r>
      <w:r w:rsidRPr="00F01409">
        <w:rPr>
          <w:color w:val="000000"/>
          <w:highlight w:val="green"/>
          <w:rPrChange w:id="61" w:author="Serena Pattaro" w:date="2020-01-09T16:15:00Z">
            <w:rPr>
              <w:color w:val="000000"/>
            </w:rPr>
          </w:rPrChange>
        </w:rPr>
        <w:t>cumulative schedule</w:t>
      </w:r>
      <w:r>
        <w:rPr>
          <w:color w:val="000000"/>
        </w:rPr>
        <w:t xml:space="preserve">, we can see that each schedule becomes vertical after a particular age: for later cohorts, this tends to be around the age of 44, and for earlier cohorts, a slightly earlier age. This is the maximum cumulative fertility reached by each cohort, and we can see that this has shifted to the left (become lower) for </w:t>
      </w:r>
      <w:r>
        <w:rPr>
          <w:color w:val="000000"/>
        </w:rPr>
        <w:lastRenderedPageBreak/>
        <w:t xml:space="preserve">the 1938 cohort compared with the 1935 cohort. Although the age-specific fertility schedules (on the left of the figure) look similar for both cohorts, the effect of the slight differences in terms of the position of the replacement fertility contour is thus sizeable. </w:t>
      </w:r>
    </w:p>
    <w:p w14:paraId="7386A330" w14:textId="4C0067B7" w:rsidR="006675D0" w:rsidRDefault="009E6484">
      <w:pPr>
        <w:pBdr>
          <w:top w:val="nil"/>
          <w:left w:val="nil"/>
          <w:bottom w:val="nil"/>
          <w:right w:val="nil"/>
          <w:between w:val="nil"/>
        </w:pBdr>
        <w:rPr>
          <w:color w:val="000000"/>
        </w:rPr>
      </w:pPr>
      <w:r>
        <w:rPr>
          <w:color w:val="000000"/>
        </w:rPr>
        <w:t xml:space="preserve">This case study highlights two important features for interpreting the contours: firstly, and as shown in Figure 1b (mid subpanel), the ordering of the two contours will always be consistent: the thin solid line, indicating </w:t>
      </w:r>
      <w:ins w:id="62" w:author="Serena Pattaro" w:date="2020-01-09T16:16:00Z">
        <w:r w:rsidR="00F01409">
          <w:rPr>
            <w:color w:val="000000"/>
          </w:rPr>
          <w:t xml:space="preserve">pseudo </w:t>
        </w:r>
      </w:ins>
      <w:r>
        <w:rPr>
          <w:color w:val="000000"/>
        </w:rPr>
        <w:t>cumulative fertility of 1.5</w:t>
      </w:r>
      <w:ins w:id="63" w:author="Serena Pattaro" w:date="2020-01-10T17:46:00Z">
        <w:r w:rsidR="00EF2F2F">
          <w:rPr>
            <w:color w:val="000000"/>
          </w:rPr>
          <w:t>0</w:t>
        </w:r>
      </w:ins>
      <w:r>
        <w:rPr>
          <w:color w:val="000000"/>
        </w:rPr>
        <w:t xml:space="preserve"> children, will always be lower than, and so not intersect with</w:t>
      </w:r>
      <w:r w:rsidR="00482454">
        <w:rPr>
          <w:color w:val="000000"/>
        </w:rPr>
        <w:t>,</w:t>
      </w:r>
      <w:r>
        <w:rPr>
          <w:color w:val="000000"/>
        </w:rPr>
        <w:t xml:space="preserve"> the thick solid replacement fertility line (2.05 children per woman). Secondly, we can see how, as the </w:t>
      </w:r>
      <w:r w:rsidRPr="00F01409">
        <w:rPr>
          <w:color w:val="000000"/>
          <w:highlight w:val="green"/>
          <w:rPrChange w:id="64" w:author="Serena Pattaro" w:date="2020-01-09T16:16:00Z">
            <w:rPr>
              <w:color w:val="000000"/>
            </w:rPr>
          </w:rPrChange>
        </w:rPr>
        <w:t>total cumulative fertility</w:t>
      </w:r>
      <w:r>
        <w:rPr>
          <w:color w:val="000000"/>
        </w:rPr>
        <w:t xml:space="preserve"> of a cohort falls below any of the two fertility milestones, the corresponding contour will swiftly become vertical. In the case of West Germany, the </w:t>
      </w:r>
      <w:r w:rsidRPr="00F01409">
        <w:rPr>
          <w:color w:val="000000"/>
          <w:highlight w:val="green"/>
          <w:rPrChange w:id="65" w:author="Serena Pattaro" w:date="2020-01-09T16:17:00Z">
            <w:rPr>
              <w:color w:val="000000"/>
            </w:rPr>
          </w:rPrChange>
        </w:rPr>
        <w:t>total cumulative fertility</w:t>
      </w:r>
      <w:r>
        <w:rPr>
          <w:color w:val="000000"/>
        </w:rPr>
        <w:t xml:space="preserve"> first falls below replacement for the 1939 cohort, and has never exceeded this level since. </w:t>
      </w:r>
    </w:p>
    <w:p w14:paraId="29FBB774" w14:textId="0B0B402A" w:rsidR="006675D0" w:rsidRDefault="009E6484" w:rsidP="00263958">
      <w:pPr>
        <w:pBdr>
          <w:top w:val="nil"/>
          <w:left w:val="nil"/>
          <w:bottom w:val="nil"/>
          <w:right w:val="nil"/>
          <w:between w:val="nil"/>
        </w:pBdr>
        <w:rPr>
          <w:color w:val="000000"/>
        </w:rPr>
      </w:pPr>
      <w:r>
        <w:rPr>
          <w:color w:val="000000"/>
        </w:rPr>
        <w:t xml:space="preserve">Figure 1b continues the focus on West Germany, by showing the two components of the composite plot separately, and emphasizing some key features arising from the data. Panel (a) shows the level plot component of the composite plot, in which different age-specific fertility rates are mapped onto different colours, as per the key shown at the top of the figure. </w:t>
      </w:r>
      <w:commentRangeStart w:id="66"/>
      <w:r>
        <w:rPr>
          <w:color w:val="000000"/>
        </w:rPr>
        <w:t>The colour of the tile containing the name of the country indicates the region in which the country is grouped</w:t>
      </w:r>
      <w:commentRangeEnd w:id="66"/>
      <w:r w:rsidR="00F01409">
        <w:rPr>
          <w:rStyle w:val="CommentReference"/>
        </w:rPr>
        <w:commentReference w:id="66"/>
      </w:r>
      <w:r>
        <w:rPr>
          <w:color w:val="000000"/>
        </w:rPr>
        <w:t xml:space="preserve">. Annotation features have been added to highlight substantive patterns in the data. These include the fall in fertility rates at all ages seen in the late 1960s, </w:t>
      </w:r>
      <w:ins w:id="67" w:author="Serena Pattaro" w:date="2020-01-09T16:22:00Z">
        <w:r w:rsidR="00F01409">
          <w:rPr>
            <w:color w:val="000000"/>
          </w:rPr>
          <w:t xml:space="preserve">coinciding with the diffusion of </w:t>
        </w:r>
      </w:ins>
      <w:commentRangeStart w:id="68"/>
      <w:commentRangeStart w:id="69"/>
      <w:del w:id="70" w:author="Serena Pattaro" w:date="2020-01-09T16:22:00Z">
        <w:r w:rsidDel="00F01409">
          <w:rPr>
            <w:color w:val="000000"/>
          </w:rPr>
          <w:delText>as</w:delText>
        </w:r>
      </w:del>
      <w:r>
        <w:rPr>
          <w:color w:val="000000"/>
        </w:rPr>
        <w:t xml:space="preserve"> more effective contraceptive methods </w:t>
      </w:r>
      <w:del w:id="71" w:author="Serena Pattaro" w:date="2020-01-09T16:23:00Z">
        <w:r w:rsidDel="00F01409">
          <w:rPr>
            <w:color w:val="000000"/>
          </w:rPr>
          <w:delText>became available</w:delText>
        </w:r>
        <w:commentRangeEnd w:id="68"/>
        <w:r w:rsidR="00105AD7" w:rsidDel="00F01409">
          <w:rPr>
            <w:rStyle w:val="CommentReference"/>
          </w:rPr>
          <w:commentReference w:id="68"/>
        </w:r>
      </w:del>
      <w:commentRangeEnd w:id="69"/>
      <w:r w:rsidR="00F01409">
        <w:rPr>
          <w:rStyle w:val="CommentReference"/>
        </w:rPr>
        <w:commentReference w:id="69"/>
      </w:r>
      <w:ins w:id="72" w:author="Serena Pattaro" w:date="2020-01-09T16:23:00Z">
        <w:r w:rsidR="00F01409">
          <w:rPr>
            <w:color w:val="000000"/>
          </w:rPr>
          <w:t>among other factors</w:t>
        </w:r>
      </w:ins>
      <w:del w:id="73" w:author="Klüsener, Sebastian" w:date="2019-10-28T08:48:00Z">
        <w:r w:rsidDel="00601542">
          <w:rPr>
            <w:color w:val="000000"/>
          </w:rPr>
          <w:delText>.</w:delText>
        </w:r>
      </w:del>
      <w:r>
        <w:rPr>
          <w:color w:val="000000"/>
        </w:rPr>
        <w:t xml:space="preserve"> (</w:t>
      </w:r>
      <w:ins w:id="74" w:author="Klüsener, Sebastian" w:date="2019-10-28T08:48:00Z">
        <w:r w:rsidR="00601542">
          <w:rPr>
            <w:color w:val="000000"/>
          </w:rPr>
          <w:t>a</w:t>
        </w:r>
      </w:ins>
      <w:del w:id="75" w:author="Klüsener, Sebastian" w:date="2019-10-28T08:48:00Z">
        <w:r w:rsidDel="00601542">
          <w:rPr>
            <w:color w:val="000000"/>
          </w:rPr>
          <w:delText>A</w:delText>
        </w:r>
      </w:del>
      <w:r>
        <w:rPr>
          <w:color w:val="000000"/>
        </w:rPr>
        <w:t>s each vertical section through the figure is a cohort, a period effect will appear as a diagonal band moving bottom right to top left)</w:t>
      </w:r>
      <w:r w:rsidR="002A1E26">
        <w:rPr>
          <w:color w:val="000000"/>
        </w:rPr>
        <w:t>.</w:t>
      </w:r>
      <w:r>
        <w:rPr>
          <w:color w:val="000000"/>
        </w:rPr>
        <w:t xml:space="preserve"> After the 1960s, the age of peak fertility increased, whereas the level of fertility at the peak fertility age tended to fall.</w:t>
      </w:r>
      <w:r>
        <w:br w:type="page"/>
      </w:r>
    </w:p>
    <w:p w14:paraId="38B9A359" w14:textId="7A13F800" w:rsidR="006675D0" w:rsidRDefault="009E6484">
      <w:pPr>
        <w:pBdr>
          <w:top w:val="nil"/>
          <w:left w:val="nil"/>
          <w:bottom w:val="nil"/>
          <w:right w:val="nil"/>
          <w:between w:val="nil"/>
        </w:pBdr>
        <w:spacing w:line="240" w:lineRule="auto"/>
        <w:rPr>
          <w:b/>
          <w:color w:val="4F81BD"/>
        </w:rPr>
      </w:pPr>
      <w:r>
        <w:rPr>
          <w:b/>
          <w:color w:val="4F81BD"/>
        </w:rPr>
        <w:lastRenderedPageBreak/>
        <w:t xml:space="preserve">Figure 1b: Production of composite fertility lattice plot for West Germany </w:t>
      </w:r>
      <w:del w:id="76" w:author="Serena Pattaro" w:date="2020-01-09T16:36:00Z">
        <w:r w:rsidDel="00717326">
          <w:rPr>
            <w:b/>
            <w:color w:val="4F81BD"/>
          </w:rPr>
          <w:delText>(Cohort, not period, on x-axis)</w:delText>
        </w:r>
      </w:del>
    </w:p>
    <w:p w14:paraId="44BC6EBD" w14:textId="77777777" w:rsidR="006675D0" w:rsidRDefault="009E6484">
      <w:commentRangeStart w:id="77"/>
      <w:commentRangeStart w:id="78"/>
      <w:r>
        <w:rPr>
          <w:noProof/>
          <w:lang w:val="de-DE" w:eastAsia="de-DE"/>
        </w:rPr>
        <w:drawing>
          <wp:inline distT="114300" distB="114300" distL="114300" distR="114300" wp14:anchorId="78B8AE34" wp14:editId="5FFFFADF">
            <wp:extent cx="5734050" cy="7658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4050" cy="7658100"/>
                    </a:xfrm>
                    <a:prstGeom prst="rect">
                      <a:avLst/>
                    </a:prstGeom>
                    <a:ln/>
                  </pic:spPr>
                </pic:pic>
              </a:graphicData>
            </a:graphic>
          </wp:inline>
        </w:drawing>
      </w:r>
      <w:commentRangeEnd w:id="77"/>
      <w:r w:rsidR="00306CF7">
        <w:rPr>
          <w:rStyle w:val="CommentReference"/>
        </w:rPr>
        <w:commentReference w:id="77"/>
      </w:r>
      <w:commentRangeEnd w:id="78"/>
      <w:r w:rsidR="00F01409">
        <w:rPr>
          <w:rStyle w:val="CommentReference"/>
        </w:rPr>
        <w:commentReference w:id="78"/>
      </w:r>
    </w:p>
    <w:p w14:paraId="63EDDA18" w14:textId="3D843951" w:rsidR="00DE6268" w:rsidRPr="00DE6268" w:rsidRDefault="00DE6268">
      <w:pPr>
        <w:spacing w:after="60" w:line="240" w:lineRule="auto"/>
        <w:rPr>
          <w:ins w:id="79" w:author="Serena Pattaro" w:date="2020-01-09T16:57:00Z"/>
          <w:sz w:val="22"/>
          <w:szCs w:val="22"/>
        </w:rPr>
        <w:pPrChange w:id="80" w:author="Serena Pattaro" w:date="2020-01-09T17:00:00Z">
          <w:pPr>
            <w:spacing w:line="240" w:lineRule="auto"/>
          </w:pPr>
        </w:pPrChange>
      </w:pPr>
      <w:ins w:id="81" w:author="Serena Pattaro" w:date="2020-01-09T16:57:00Z">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(b) </w:t>
        </w:r>
        <w:commentRangeStart w:id="82"/>
        <w:r w:rsidRPr="00DE6268">
          <w:rPr>
            <w:sz w:val="22"/>
            <w:szCs w:val="22"/>
          </w:rPr>
          <w:t xml:space="preserve">The shaded scale bar on the top indicates </w:t>
        </w:r>
      </w:ins>
      <w:ins w:id="83" w:author="Serena Pattaro" w:date="2020-01-09T16:58:00Z">
        <w:r w:rsidRPr="00DE6268">
          <w:rPr>
            <w:sz w:val="22"/>
            <w:szCs w:val="22"/>
          </w:rPr>
          <w:t>annual</w:t>
        </w:r>
        <w:r>
          <w:rPr>
            <w:sz w:val="22"/>
            <w:szCs w:val="22"/>
          </w:rPr>
          <w:t xml:space="preserve"> </w:t>
        </w:r>
      </w:ins>
      <w:ins w:id="84" w:author="Serena Pattaro" w:date="2020-01-09T16:57:00Z">
        <w:r w:rsidRPr="00DE6268">
          <w:rPr>
            <w:sz w:val="22"/>
            <w:szCs w:val="22"/>
          </w:rPr>
          <w:t>age-specific fertility rates (ASFRs)</w:t>
        </w:r>
        <w:commentRangeEnd w:id="82"/>
        <w:r w:rsidRPr="00DE6268">
          <w:rPr>
            <w:rStyle w:val="CommentReference"/>
            <w:sz w:val="22"/>
            <w:szCs w:val="22"/>
            <w:rPrChange w:id="85" w:author="Serena Pattaro" w:date="2020-01-09T16:57:00Z">
              <w:rPr>
                <w:rStyle w:val="CommentReference"/>
              </w:rPr>
            </w:rPrChange>
          </w:rPr>
          <w:commentReference w:id="82"/>
        </w:r>
        <w:r w:rsidRPr="00DE6268">
          <w:rPr>
            <w:sz w:val="22"/>
            <w:szCs w:val="22"/>
          </w:rPr>
          <w:t xml:space="preserve">. (c) The thick solid contour line indicates </w:t>
        </w:r>
      </w:ins>
      <w:ins w:id="86" w:author="Serena Pattaro" w:date="2020-01-09T16:59:00Z">
        <w:r>
          <w:rPr>
            <w:sz w:val="22"/>
            <w:szCs w:val="22"/>
          </w:rPr>
          <w:t xml:space="preserve">pseudo </w:t>
        </w:r>
      </w:ins>
      <w:ins w:id="87" w:author="Serena Pattaro" w:date="2020-01-09T16:57:00Z">
        <w:r w:rsidRPr="00DE6268">
          <w:rPr>
            <w:sz w:val="22"/>
            <w:szCs w:val="22"/>
          </w:rPr>
          <w:t xml:space="preserve">cumulative </w:t>
        </w:r>
        <w:r w:rsidRPr="00DE6268">
          <w:rPr>
            <w:sz w:val="22"/>
            <w:szCs w:val="22"/>
          </w:rPr>
          <w:lastRenderedPageBreak/>
          <w:t>cohort fertility rate (</w:t>
        </w:r>
      </w:ins>
      <w:ins w:id="88" w:author="Serena Pattaro" w:date="2020-01-09T16:59:00Z">
        <w:r>
          <w:rPr>
            <w:sz w:val="22"/>
            <w:szCs w:val="22"/>
          </w:rPr>
          <w:t>pseudo-</w:t>
        </w:r>
      </w:ins>
      <w:proofErr w:type="gramStart"/>
      <w:ins w:id="89" w:author="Serena Pattaro" w:date="2020-01-09T16:57:00Z">
        <w:r w:rsidRPr="00DE6268">
          <w:rPr>
            <w:sz w:val="22"/>
            <w:szCs w:val="22"/>
          </w:rPr>
          <w:t>CCFR)=</w:t>
        </w:r>
        <w:proofErr w:type="gramEnd"/>
        <w:r w:rsidRPr="00DE6268">
          <w:rPr>
            <w:sz w:val="22"/>
            <w:szCs w:val="22"/>
          </w:rPr>
          <w:t xml:space="preserve">2.05 children per woman (replacement fertility) and the thin solid contour line indicates </w:t>
        </w:r>
      </w:ins>
      <w:ins w:id="90" w:author="Serena Pattaro" w:date="2020-01-09T16:59:00Z">
        <w:r>
          <w:rPr>
            <w:sz w:val="22"/>
            <w:szCs w:val="22"/>
          </w:rPr>
          <w:t>pseudo-</w:t>
        </w:r>
      </w:ins>
      <w:ins w:id="91" w:author="Serena Pattaro" w:date="2020-01-09T16:57:00Z">
        <w:r w:rsidRPr="00DE6268">
          <w:rPr>
            <w:sz w:val="22"/>
            <w:szCs w:val="22"/>
          </w:rPr>
          <w:t>CCFR=1.50 children per woman.</w:t>
        </w:r>
      </w:ins>
    </w:p>
    <w:p w14:paraId="690048F7" w14:textId="0ED386FA" w:rsidR="00E752AA" w:rsidRPr="00DE6268" w:rsidRDefault="009E6484" w:rsidP="00E752AA">
      <w:pPr>
        <w:spacing w:line="240" w:lineRule="auto"/>
        <w:rPr>
          <w:sz w:val="22"/>
          <w:szCs w:val="22"/>
          <w:rPrChange w:id="92" w:author="Serena Pattaro" w:date="2020-01-09T16:57:00Z">
            <w:rPr/>
          </w:rPrChange>
        </w:rPr>
      </w:pPr>
      <w:r w:rsidRPr="00DE6268">
        <w:rPr>
          <w:i/>
          <w:sz w:val="22"/>
          <w:szCs w:val="22"/>
          <w:rPrChange w:id="93" w:author="Serena Pattaro" w:date="2020-01-09T16:57:00Z">
            <w:rPr>
              <w:i/>
            </w:rPr>
          </w:rPrChange>
        </w:rPr>
        <w:t>Source</w:t>
      </w:r>
      <w:r w:rsidRPr="00DE6268">
        <w:rPr>
          <w:sz w:val="22"/>
          <w:szCs w:val="22"/>
          <w:rPrChange w:id="94" w:author="Serena Pattaro" w:date="2020-01-09T16:57:00Z">
            <w:rPr/>
          </w:rPrChange>
        </w:rPr>
        <w:t>: Human Fertility Database (HFD) and Human Fertility Collection (HFC), own calculations.</w:t>
      </w:r>
      <w:r w:rsidR="00E752AA" w:rsidRPr="00DE6268">
        <w:rPr>
          <w:sz w:val="22"/>
          <w:szCs w:val="22"/>
          <w:rPrChange w:id="95" w:author="Serena Pattaro" w:date="2020-01-09T16:57:00Z">
            <w:rPr/>
          </w:rPrChange>
        </w:rPr>
        <w:br w:type="page"/>
      </w:r>
    </w:p>
    <w:p w14:paraId="44D543F0" w14:textId="43BDB4C3" w:rsidR="006675D0" w:rsidRDefault="00482454">
      <w:pPr>
        <w:pBdr>
          <w:top w:val="nil"/>
          <w:left w:val="nil"/>
          <w:bottom w:val="nil"/>
          <w:right w:val="nil"/>
          <w:between w:val="nil"/>
        </w:pBdr>
        <w:rPr>
          <w:color w:val="000000"/>
        </w:rPr>
      </w:pPr>
      <w:r>
        <w:rPr>
          <w:color w:val="000000"/>
        </w:rPr>
        <w:lastRenderedPageBreak/>
        <w:t xml:space="preserve">Panel (b) shows the contours for different </w:t>
      </w:r>
      <w:ins w:id="96" w:author="Serena Pattaro" w:date="2020-01-09T16:31:00Z">
        <w:r w:rsidR="006554AB">
          <w:rPr>
            <w:color w:val="000000"/>
          </w:rPr>
          <w:t xml:space="preserve">pseudo </w:t>
        </w:r>
      </w:ins>
      <w:r>
        <w:rPr>
          <w:color w:val="000000"/>
        </w:rPr>
        <w:t xml:space="preserve">cumulative fertility milestones only. A vertical dotted orange line on the left of the figure shows the first cohort for which the contours were shown; earlier cohorts have incomplete age-specific fertility data at some younger ages, and so the </w:t>
      </w:r>
      <w:ins w:id="97" w:author="Serena Pattaro" w:date="2020-01-09T16:32:00Z">
        <w:r w:rsidR="006554AB">
          <w:rPr>
            <w:color w:val="000000"/>
          </w:rPr>
          <w:t xml:space="preserve">pseudo </w:t>
        </w:r>
      </w:ins>
      <w:r>
        <w:rPr>
          <w:color w:val="000000"/>
        </w:rPr>
        <w:t xml:space="preserve">cumulative fertility schedules for such cohorts would be incomplete, and misleading if plotted. </w:t>
      </w:r>
      <w:r w:rsidR="009E6484">
        <w:rPr>
          <w:color w:val="000000"/>
        </w:rPr>
        <w:t xml:space="preserve">The diagonal dotted orange line shows the last period for which data are available, and so the highest ages at which </w:t>
      </w:r>
      <w:ins w:id="98" w:author="Serena Pattaro" w:date="2020-01-09T16:33:00Z">
        <w:r w:rsidR="006554AB">
          <w:rPr>
            <w:color w:val="000000"/>
          </w:rPr>
          <w:t xml:space="preserve">pseudo </w:t>
        </w:r>
      </w:ins>
      <w:r w:rsidR="009E6484">
        <w:rPr>
          <w:color w:val="000000"/>
        </w:rPr>
        <w:t xml:space="preserve">cumulative cohort fertility schedules can be calculated for more recent cohorts. </w:t>
      </w:r>
    </w:p>
    <w:p w14:paraId="449C35E3" w14:textId="5C1413C1" w:rsidR="006675D0" w:rsidRDefault="009E6484">
      <w:pPr>
        <w:pBdr>
          <w:top w:val="nil"/>
          <w:left w:val="nil"/>
          <w:bottom w:val="nil"/>
          <w:right w:val="nil"/>
          <w:between w:val="nil"/>
        </w:pBdr>
        <w:rPr>
          <w:color w:val="000000"/>
        </w:rPr>
      </w:pPr>
      <w:r>
        <w:rPr>
          <w:color w:val="000000"/>
        </w:rPr>
        <w:t>Starting with the 2.05 contour, we can see that this line quickly becomes vertical for the 1939 cohort; this was the last cohort which reached replacement fertility levels. The 1.5</w:t>
      </w:r>
      <w:ins w:id="99" w:author="Serena Pattaro" w:date="2020-01-10T17:47:00Z">
        <w:r w:rsidR="00EF2F2F">
          <w:rPr>
            <w:color w:val="000000"/>
          </w:rPr>
          <w:t>0</w:t>
        </w:r>
      </w:ins>
      <w:r>
        <w:rPr>
          <w:color w:val="000000"/>
        </w:rPr>
        <w:t xml:space="preserve"> children per woman contour is observed to move upwards and is likely to be lost for cohorts born after around 1967-68. </w:t>
      </w:r>
      <w:commentRangeStart w:id="100"/>
      <w:del w:id="101" w:author="Serena Pattaro" w:date="2020-01-09T16:30:00Z">
        <w:r w:rsidDel="006554AB">
          <w:rPr>
            <w:color w:val="000000"/>
          </w:rPr>
          <w:delText xml:space="preserve">Though we cannot know with certainty, we can make some reasonable informal extrapolations of the contours for more recent cohorts by assuming the following: firstly, that so long as the contours are within ages ranging up to around 43 years, they can probably be assumed to continue linearly; secondly, if the contours trend upwards towards older ages (around 44 years and older), the total cumulative fertility of later cohorts is likely to become less than the level indicated by the contour, and so the contour is likely to move vertically upwards. </w:delText>
        </w:r>
        <w:commentRangeEnd w:id="100"/>
        <w:r w:rsidR="00105AD7" w:rsidDel="006554AB">
          <w:rPr>
            <w:rStyle w:val="CommentReference"/>
          </w:rPr>
          <w:commentReference w:id="100"/>
        </w:r>
      </w:del>
      <w:r>
        <w:rPr>
          <w:color w:val="000000"/>
        </w:rPr>
        <w:t xml:space="preserve">Panel (c) </w:t>
      </w:r>
      <w:r w:rsidRPr="00A63D81">
        <w:rPr>
          <w:color w:val="000000"/>
          <w:highlight w:val="yellow"/>
          <w:rPrChange w:id="102" w:author="Klüsener, Sebastian" w:date="2019-11-10T16:51:00Z">
            <w:rPr>
              <w:color w:val="000000"/>
            </w:rPr>
          </w:rPrChange>
        </w:rPr>
        <w:t>shows</w:t>
      </w:r>
      <w:r>
        <w:rPr>
          <w:color w:val="000000"/>
        </w:rPr>
        <w:t xml:space="preserve"> the composite plot which brings together both level plot and contour elements.</w:t>
      </w:r>
    </w:p>
    <w:p w14:paraId="05DA8458" w14:textId="777F28B3" w:rsidR="002A1E26" w:rsidRDefault="009E6484" w:rsidP="00E752AA">
      <w:pPr>
        <w:pBdr>
          <w:top w:val="nil"/>
          <w:left w:val="nil"/>
          <w:bottom w:val="nil"/>
          <w:right w:val="nil"/>
          <w:between w:val="nil"/>
        </w:pBdr>
        <w:rPr>
          <w:color w:val="000000"/>
        </w:rPr>
      </w:pPr>
      <w:r>
        <w:rPr>
          <w:color w:val="000000"/>
        </w:rPr>
        <w:t xml:space="preserve">Figure 1c </w:t>
      </w:r>
      <w:ins w:id="103" w:author="Serena Pattaro" w:date="2020-01-09T16:33:00Z">
        <w:r w:rsidR="006554AB">
          <w:rPr>
            <w:color w:val="000000"/>
            <w:highlight w:val="yellow"/>
          </w:rPr>
          <w:t>presents</w:t>
        </w:r>
      </w:ins>
      <w:del w:id="104" w:author="Serena Pattaro" w:date="2020-01-09T16:33:00Z">
        <w:r w:rsidRPr="00A63D81" w:rsidDel="006554AB">
          <w:rPr>
            <w:color w:val="000000"/>
            <w:highlight w:val="yellow"/>
            <w:rPrChange w:id="105" w:author="Klüsener, Sebastian" w:date="2019-11-10T16:51:00Z">
              <w:rPr>
                <w:color w:val="000000"/>
              </w:rPr>
            </w:rPrChange>
          </w:rPr>
          <w:delText>shows</w:delText>
        </w:r>
      </w:del>
      <w:r>
        <w:rPr>
          <w:color w:val="000000"/>
        </w:rPr>
        <w:t xml:space="preserve"> the composite plots for both West and East Germany, using a common colour palette for the colour tiles. As many features regarding West Germany have been previously discussed (when referring to Figure 1b), the focus is now on the corresponding features for East Germany, relating both to the level and contour plot aspects of the composite plot visualization.</w:t>
      </w:r>
      <w:r w:rsidR="002A1E26">
        <w:rPr>
          <w:color w:val="000000"/>
        </w:rPr>
        <w:br w:type="page"/>
      </w:r>
    </w:p>
    <w:p w14:paraId="606A713F" w14:textId="02BB5FCE" w:rsidR="006675D0" w:rsidRDefault="009E6484">
      <w:pPr>
        <w:pBdr>
          <w:top w:val="nil"/>
          <w:left w:val="nil"/>
          <w:bottom w:val="nil"/>
          <w:right w:val="nil"/>
          <w:between w:val="nil"/>
        </w:pBdr>
        <w:spacing w:line="240" w:lineRule="auto"/>
        <w:rPr>
          <w:b/>
          <w:color w:val="4F81BD"/>
        </w:rPr>
      </w:pPr>
      <w:r>
        <w:rPr>
          <w:b/>
          <w:color w:val="4F81BD"/>
        </w:rPr>
        <w:lastRenderedPageBreak/>
        <w:t xml:space="preserve">Figure 1c: </w:t>
      </w:r>
      <w:commentRangeStart w:id="106"/>
      <w:commentRangeStart w:id="107"/>
      <w:r>
        <w:rPr>
          <w:b/>
          <w:color w:val="4F81BD"/>
        </w:rPr>
        <w:t xml:space="preserve">Comparison of </w:t>
      </w:r>
      <w:ins w:id="108" w:author="Serena Pattaro" w:date="2020-01-09T16:35:00Z">
        <w:r w:rsidR="00717326">
          <w:rPr>
            <w:b/>
            <w:color w:val="4F81BD"/>
          </w:rPr>
          <w:t xml:space="preserve">fertility trends in </w:t>
        </w:r>
      </w:ins>
      <w:r>
        <w:rPr>
          <w:b/>
          <w:color w:val="4F81BD"/>
        </w:rPr>
        <w:t>West and East Germany</w:t>
      </w:r>
      <w:commentRangeEnd w:id="106"/>
      <w:r w:rsidR="00F041D7">
        <w:rPr>
          <w:rStyle w:val="CommentReference"/>
        </w:rPr>
        <w:commentReference w:id="106"/>
      </w:r>
      <w:commentRangeEnd w:id="107"/>
      <w:r w:rsidR="00717326">
        <w:rPr>
          <w:rStyle w:val="CommentReference"/>
        </w:rPr>
        <w:commentReference w:id="107"/>
      </w:r>
      <w:del w:id="109" w:author="Serena Pattaro" w:date="2020-01-09T16:43:00Z">
        <w:r w:rsidDel="00717326">
          <w:rPr>
            <w:b/>
            <w:color w:val="4F81BD"/>
          </w:rPr>
          <w:delText xml:space="preserve"> </w:delText>
        </w:r>
        <w:commentRangeStart w:id="110"/>
        <w:commentRangeStart w:id="111"/>
        <w:r w:rsidRPr="009538CA" w:rsidDel="00717326">
          <w:rPr>
            <w:b/>
            <w:color w:val="4F81BD"/>
          </w:rPr>
          <w:delText>(Cohort, not period, on x-axis)</w:delText>
        </w:r>
        <w:commentRangeEnd w:id="110"/>
        <w:r w:rsidR="00F041D7" w:rsidDel="00717326">
          <w:rPr>
            <w:rStyle w:val="CommentReference"/>
          </w:rPr>
          <w:commentReference w:id="110"/>
        </w:r>
      </w:del>
      <w:commentRangeEnd w:id="111"/>
      <w:r w:rsidR="00717326">
        <w:rPr>
          <w:rStyle w:val="CommentReference"/>
        </w:rPr>
        <w:commentReference w:id="111"/>
      </w:r>
    </w:p>
    <w:p w14:paraId="6E8770AD" w14:textId="77777777" w:rsidR="006675D0" w:rsidRDefault="009E6484">
      <w:commentRangeStart w:id="112"/>
      <w:commentRangeStart w:id="113"/>
      <w:r>
        <w:rPr>
          <w:noProof/>
          <w:lang w:val="de-DE" w:eastAsia="de-DE"/>
        </w:rPr>
        <w:drawing>
          <wp:inline distT="114300" distB="114300" distL="114300" distR="114300" wp14:anchorId="7A48321F" wp14:editId="3EB7CBCB">
            <wp:extent cx="5734050" cy="5740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4050" cy="5740400"/>
                    </a:xfrm>
                    <a:prstGeom prst="rect">
                      <a:avLst/>
                    </a:prstGeom>
                    <a:ln/>
                  </pic:spPr>
                </pic:pic>
              </a:graphicData>
            </a:graphic>
          </wp:inline>
        </w:drawing>
      </w:r>
      <w:commentRangeEnd w:id="112"/>
      <w:r w:rsidR="00BA7081">
        <w:rPr>
          <w:rStyle w:val="CommentReference"/>
        </w:rPr>
        <w:commentReference w:id="112"/>
      </w:r>
      <w:commentRangeEnd w:id="113"/>
      <w:r w:rsidR="006B6868">
        <w:rPr>
          <w:rStyle w:val="CommentReference"/>
        </w:rPr>
        <w:commentReference w:id="113"/>
      </w:r>
    </w:p>
    <w:p w14:paraId="41B528DC" w14:textId="3A1044F0" w:rsidR="00DE6268" w:rsidRPr="00DE6268" w:rsidRDefault="00DE6268" w:rsidP="00DE6268">
      <w:pPr>
        <w:spacing w:after="60" w:line="240" w:lineRule="auto"/>
        <w:rPr>
          <w:ins w:id="114" w:author="Serena Pattaro" w:date="2020-01-09T17:00:00Z"/>
          <w:sz w:val="22"/>
          <w:szCs w:val="22"/>
        </w:rPr>
      </w:pPr>
      <w:ins w:id="115" w:author="Serena Pattaro" w:date="2020-01-09T17:00:00Z">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(b) </w:t>
        </w:r>
        <w:commentRangeStart w:id="116"/>
        <w:commentRangeStart w:id="117"/>
        <w:r w:rsidRPr="00DE6268">
          <w:rPr>
            <w:sz w:val="22"/>
            <w:szCs w:val="22"/>
          </w:rPr>
          <w:t>The shaded scale bar on the top indicates annual age-specific fertility rates (ASFRs)</w:t>
        </w:r>
        <w:commentRangeEnd w:id="116"/>
        <w:r w:rsidRPr="00DE6268">
          <w:rPr>
            <w:rStyle w:val="CommentReference"/>
            <w:sz w:val="22"/>
            <w:szCs w:val="22"/>
          </w:rPr>
          <w:commentReference w:id="116"/>
        </w:r>
      </w:ins>
      <w:commentRangeEnd w:id="117"/>
      <w:ins w:id="118" w:author="Serena Pattaro" w:date="2020-01-09T17:02:00Z">
        <w:r>
          <w:rPr>
            <w:rStyle w:val="CommentReference"/>
          </w:rPr>
          <w:commentReference w:id="117"/>
        </w:r>
      </w:ins>
      <w:ins w:id="119" w:author="Serena Pattaro" w:date="2020-01-09T17:00:00Z">
        <w:r w:rsidRPr="00DE6268">
          <w:rPr>
            <w:sz w:val="22"/>
            <w:szCs w:val="22"/>
          </w:rPr>
          <w:t xml:space="preserve">. (c) The thick solid contour line indicates pseudo </w:t>
        </w:r>
        <w:r w:rsidRPr="005B5A83">
          <w:rPr>
            <w:sz w:val="22"/>
            <w:szCs w:val="22"/>
          </w:rPr>
          <w:t>cumulative cohort fertility rate (p</w:t>
        </w:r>
        <w:r w:rsidRPr="00DB1642">
          <w:rPr>
            <w:sz w:val="22"/>
            <w:szCs w:val="22"/>
          </w:rPr>
          <w:t>s</w:t>
        </w:r>
        <w:r w:rsidRPr="00DE6268">
          <w:rPr>
            <w:sz w:val="22"/>
            <w:szCs w:val="22"/>
          </w:rPr>
          <w:t>eudo-</w:t>
        </w:r>
        <w:proofErr w:type="gramStart"/>
        <w:r w:rsidRPr="00DE6268">
          <w:rPr>
            <w:sz w:val="22"/>
            <w:szCs w:val="22"/>
          </w:rPr>
          <w:t>CCFR)=</w:t>
        </w:r>
        <w:proofErr w:type="gramEnd"/>
        <w:r w:rsidRPr="00DE6268">
          <w:rPr>
            <w:sz w:val="22"/>
            <w:szCs w:val="22"/>
          </w:rPr>
          <w:t>2.05 children per woman (replacement fertility) and the thin solid contour line indicates pseudo-CCFR=1.50 children per woman.</w:t>
        </w:r>
      </w:ins>
    </w:p>
    <w:p w14:paraId="5CFA812D" w14:textId="77777777" w:rsidR="006675D0" w:rsidRPr="00DE6268" w:rsidRDefault="009E6484">
      <w:pPr>
        <w:spacing w:after="240" w:line="240" w:lineRule="auto"/>
        <w:rPr>
          <w:sz w:val="22"/>
          <w:szCs w:val="22"/>
          <w:rPrChange w:id="120" w:author="Serena Pattaro" w:date="2020-01-09T17:00:00Z">
            <w:rPr/>
          </w:rPrChange>
        </w:rPr>
      </w:pPr>
      <w:commentRangeStart w:id="121"/>
      <w:commentRangeStart w:id="122"/>
      <w:r w:rsidRPr="00DE6268">
        <w:rPr>
          <w:i/>
          <w:sz w:val="22"/>
          <w:szCs w:val="22"/>
          <w:rPrChange w:id="123" w:author="Serena Pattaro" w:date="2020-01-09T17:00:00Z">
            <w:rPr>
              <w:i/>
            </w:rPr>
          </w:rPrChange>
        </w:rPr>
        <w:t>Source</w:t>
      </w:r>
      <w:r w:rsidRPr="00DE6268">
        <w:rPr>
          <w:sz w:val="22"/>
          <w:szCs w:val="22"/>
          <w:rPrChange w:id="124" w:author="Serena Pattaro" w:date="2020-01-09T17:00:00Z">
            <w:rPr/>
          </w:rPrChange>
        </w:rPr>
        <w:t>: Human Fertility Database (HFD) and Human Fertility Collection (HFC), own calculations.</w:t>
      </w:r>
      <w:commentRangeEnd w:id="121"/>
      <w:r w:rsidR="00221737" w:rsidRPr="00DE6268">
        <w:rPr>
          <w:rStyle w:val="CommentReference"/>
          <w:sz w:val="22"/>
          <w:szCs w:val="22"/>
          <w:rPrChange w:id="125" w:author="Serena Pattaro" w:date="2020-01-09T17:00:00Z">
            <w:rPr>
              <w:rStyle w:val="CommentReference"/>
            </w:rPr>
          </w:rPrChange>
        </w:rPr>
        <w:commentReference w:id="121"/>
      </w:r>
      <w:commentRangeEnd w:id="122"/>
      <w:r w:rsidR="00DE6268">
        <w:rPr>
          <w:rStyle w:val="CommentReference"/>
        </w:rPr>
        <w:commentReference w:id="122"/>
      </w:r>
    </w:p>
    <w:p w14:paraId="769F2AB5" w14:textId="77777777" w:rsidR="009D363D" w:rsidRDefault="009D363D">
      <w:pPr>
        <w:pBdr>
          <w:top w:val="nil"/>
          <w:left w:val="nil"/>
          <w:bottom w:val="nil"/>
          <w:right w:val="nil"/>
          <w:between w:val="nil"/>
        </w:pBdr>
        <w:rPr>
          <w:color w:val="000000"/>
        </w:rPr>
      </w:pPr>
      <w:r>
        <w:rPr>
          <w:color w:val="000000"/>
        </w:rPr>
        <w:t xml:space="preserve">Unlike West Germany and </w:t>
      </w:r>
      <w:proofErr w:type="gramStart"/>
      <w:r>
        <w:rPr>
          <w:color w:val="000000"/>
        </w:rPr>
        <w:t>the majority of</w:t>
      </w:r>
      <w:proofErr w:type="gramEnd"/>
      <w:r>
        <w:rPr>
          <w:color w:val="000000"/>
        </w:rPr>
        <w:t xml:space="preserve"> Western European and other developed countries, East Germany experienced two period effects/shocks, rather than just one. Though, like most Western European nations, there was a sharp fall in fertility in the late 1960s, there was then a recovery in age-specific rates for most of the 1970s and 1980s. </w:t>
      </w:r>
      <w:r>
        <w:rPr>
          <w:color w:val="000000"/>
        </w:rPr>
        <w:lastRenderedPageBreak/>
        <w:t xml:space="preserve">However, in the late 1980s, with the collapse of the Berlin Wall, fertility rates fell rapidly again, with fertility rates at many ages falling below corresponding rates in West Germany. Afterwards, there was a rapid convergence of East German fertility schedules to those seen in West Germany, with a rapid rise in the age of peak fertility. </w:t>
      </w:r>
    </w:p>
    <w:p w14:paraId="113A7D95" w14:textId="04705F57" w:rsidR="006675D0" w:rsidRDefault="009E6484">
      <w:pPr>
        <w:pBdr>
          <w:top w:val="nil"/>
          <w:left w:val="nil"/>
          <w:bottom w:val="nil"/>
          <w:right w:val="nil"/>
          <w:between w:val="nil"/>
        </w:pBdr>
        <w:rPr>
          <w:color w:val="000000"/>
        </w:rPr>
      </w:pPr>
      <w:r>
        <w:rPr>
          <w:color w:val="000000"/>
        </w:rPr>
        <w:t xml:space="preserve">By looking at the contours, we can see the effects that </w:t>
      </w:r>
      <w:commentRangeStart w:id="126"/>
      <w:commentRangeStart w:id="127"/>
      <w:r>
        <w:rPr>
          <w:color w:val="000000"/>
        </w:rPr>
        <w:t>these changes</w:t>
      </w:r>
      <w:commentRangeEnd w:id="126"/>
      <w:r w:rsidR="00427F2E">
        <w:rPr>
          <w:rStyle w:val="CommentReference"/>
        </w:rPr>
        <w:commentReference w:id="126"/>
      </w:r>
      <w:commentRangeEnd w:id="127"/>
      <w:r w:rsidR="00FC390E">
        <w:rPr>
          <w:rStyle w:val="CommentReference"/>
        </w:rPr>
        <w:commentReference w:id="127"/>
      </w:r>
      <w:r>
        <w:rPr>
          <w:color w:val="000000"/>
        </w:rPr>
        <w:t xml:space="preserve"> in age-specific fertility</w:t>
      </w:r>
      <w:ins w:id="128" w:author="Serena Pattaro" w:date="2020-01-09T17:06:00Z">
        <w:r w:rsidR="00FC390E">
          <w:rPr>
            <w:color w:val="000000"/>
          </w:rPr>
          <w:t>, visualized over the whole period,</w:t>
        </w:r>
      </w:ins>
      <w:r>
        <w:rPr>
          <w:color w:val="000000"/>
        </w:rPr>
        <w:t xml:space="preserve"> had on completed cohort fertility rates. Replacement fertility rates were last reached for almost the same cohort for both East Germany (1938) and West Germany (1939). In contrast to West Germany, in East Germany for cohorts who were of childbearing age in the 1970s and 1980s, cumulative fertility levels of 1.5</w:t>
      </w:r>
      <w:ins w:id="129" w:author="Serena Pattaro" w:date="2020-01-10T17:47:00Z">
        <w:r w:rsidR="00EF2F2F">
          <w:rPr>
            <w:color w:val="000000"/>
          </w:rPr>
          <w:t>0</w:t>
        </w:r>
      </w:ins>
      <w:r>
        <w:rPr>
          <w:color w:val="000000"/>
        </w:rPr>
        <w:t xml:space="preserve"> were reached before the age of 30. However, after the late 1980s, the 1.5</w:t>
      </w:r>
      <w:ins w:id="130" w:author="Serena Pattaro" w:date="2020-01-10T17:47:00Z">
        <w:r w:rsidR="00EF2F2F">
          <w:rPr>
            <w:color w:val="000000"/>
          </w:rPr>
          <w:t>0</w:t>
        </w:r>
      </w:ins>
      <w:r>
        <w:rPr>
          <w:color w:val="000000"/>
        </w:rPr>
        <w:t xml:space="preserve"> fertility milestone was reached by cohorts at ever older ages, and in the last observed period after the age of 40 years. Because of this, it appears likely that East Germany will not sustain fertility rates above 1.5</w:t>
      </w:r>
      <w:ins w:id="131" w:author="Serena Pattaro" w:date="2020-01-10T17:47:00Z">
        <w:r w:rsidR="00EF2F2F">
          <w:rPr>
            <w:color w:val="000000"/>
          </w:rPr>
          <w:t>0</w:t>
        </w:r>
      </w:ins>
      <w:r>
        <w:rPr>
          <w:color w:val="000000"/>
        </w:rPr>
        <w:t xml:space="preserve"> children per woman in later years.</w:t>
      </w:r>
    </w:p>
    <w:p w14:paraId="0BF075A1" w14:textId="11621F38" w:rsidR="006675D0" w:rsidRDefault="009E6484">
      <w:pPr>
        <w:pStyle w:val="Heading2"/>
        <w:spacing w:before="0"/>
      </w:pPr>
      <w:r>
        <w:t xml:space="preserve">3.2 Comparing </w:t>
      </w:r>
      <w:ins w:id="132" w:author="Serena Pattaro" w:date="2020-01-10T16:35:00Z">
        <w:r w:rsidR="00AC0801">
          <w:t xml:space="preserve">the </w:t>
        </w:r>
      </w:ins>
      <w:ins w:id="133" w:author="Serena Pattaro" w:date="2020-01-10T16:36:00Z">
        <w:r w:rsidR="00AC0801">
          <w:t xml:space="preserve">fertility trends in </w:t>
        </w:r>
      </w:ins>
      <w:r>
        <w:t xml:space="preserve">Norway and the USA </w:t>
      </w:r>
    </w:p>
    <w:p w14:paraId="5A928436" w14:textId="7B9676AE" w:rsidR="006675D0" w:rsidRDefault="009E6484" w:rsidP="00E752AA">
      <w:pPr>
        <w:pBdr>
          <w:top w:val="nil"/>
          <w:left w:val="nil"/>
          <w:bottom w:val="nil"/>
          <w:right w:val="nil"/>
          <w:between w:val="nil"/>
        </w:pBdr>
        <w:rPr>
          <w:color w:val="000000"/>
        </w:rPr>
      </w:pPr>
      <w:r>
        <w:rPr>
          <w:color w:val="000000"/>
        </w:rPr>
        <w:t xml:space="preserve">Figure 2 compares the fertility </w:t>
      </w:r>
      <w:ins w:id="134" w:author="Serena Pattaro" w:date="2020-01-09T17:09:00Z">
        <w:r w:rsidR="00FC390E">
          <w:rPr>
            <w:color w:val="000000"/>
          </w:rPr>
          <w:t>trends</w:t>
        </w:r>
      </w:ins>
      <w:del w:id="135" w:author="Serena Pattaro" w:date="2020-01-09T17:09:00Z">
        <w:r w:rsidDel="00FC390E">
          <w:rPr>
            <w:color w:val="000000"/>
          </w:rPr>
          <w:delText>patterns</w:delText>
        </w:r>
      </w:del>
      <w:r>
        <w:rPr>
          <w:color w:val="000000"/>
        </w:rPr>
        <w:t xml:space="preserve"> for Norway with those in the USA. When these and other developed countries are compared across a range of internationally comparable measures, they tend to sit at opposite ends of the distribution </w:t>
      </w:r>
      <w:r w:rsidR="00CB6DCE">
        <w:rPr>
          <w:color w:val="000000"/>
        </w:rPr>
        <w:fldChar w:fldCharType="begin"/>
      </w:r>
      <w:r w:rsidR="00CB6DCE">
        <w:rPr>
          <w:color w:val="000000"/>
        </w:rPr>
        <w:instrText>ADDIN F1000_CSL_CITATION&lt;~#@#~&gt;[{"title":"Social foundations of postindustrial economies","id":"6944741","type":"book","publisher":"OUP Oxford","isbn":"0191524948","author":[{"family":"Esping-Andersen","given":"Gosta"}],"issued":{"date-parts":[["1999"]]},"citation-label":"6944741","CleanAbstract":"No abstract available"},{"title":"Re‐theorizing Family Demographics","id":"6944716","page":"1-31","type":"article-journal","volume":"41","issue":"1","author":[{"family":"Esping‐Andersen","given":"Gøsta"},{"family":"Billari","given":"Francesco C"}],"issued":{"date-parts":[["2015"]]},"container-title":"Population and Development Review","container-title-short":"Population and Development Review","journalAbbreviation":"Population and Development Review","citation-label":"6944716","CleanAbstract":"No abstract available"}]</w:instrText>
      </w:r>
      <w:r w:rsidR="00CB6DCE">
        <w:rPr>
          <w:color w:val="000000"/>
        </w:rPr>
        <w:fldChar w:fldCharType="separate"/>
      </w:r>
      <w:r w:rsidR="00CB6DCE">
        <w:rPr>
          <w:color w:val="000000"/>
        </w:rPr>
        <w:t>(Esping-Andersen 1999; Esping‐Andersen and Billari 2015)</w:t>
      </w:r>
      <w:r w:rsidR="00CB6DCE">
        <w:rPr>
          <w:color w:val="000000"/>
        </w:rPr>
        <w:fldChar w:fldCharType="end"/>
      </w:r>
      <w:r w:rsidR="00CB6DCE">
        <w:rPr>
          <w:color w:val="000000"/>
        </w:rPr>
        <w:t xml:space="preserve">. </w:t>
      </w:r>
      <w:r>
        <w:rPr>
          <w:color w:val="000000"/>
        </w:rPr>
        <w:t xml:space="preserve">However, the contours in the composite plots show that they have in common a feature shared with almost no other country covered by this study: Norway and the USA both ‘regained’ </w:t>
      </w:r>
      <w:r w:rsidRPr="00FC390E">
        <w:rPr>
          <w:color w:val="000000"/>
          <w:highlight w:val="green"/>
          <w:rPrChange w:id="136" w:author="Serena Pattaro" w:date="2020-01-09T17:08:00Z">
            <w:rPr>
              <w:color w:val="000000"/>
            </w:rPr>
          </w:rPrChange>
        </w:rPr>
        <w:t>replacement cohort fertility levels</w:t>
      </w:r>
      <w:r>
        <w:rPr>
          <w:color w:val="000000"/>
        </w:rPr>
        <w:t xml:space="preserve"> after first losing them for several successive cohorts. We can see this visually by noting the arcing of the thick black contours: for both countries these arc vertically upwards for cohorts born in the early 1950s, then arc vertically downwards from some cohort onwards, then remain plotted for later cohorts. Norway ‘regained’ replacement fertility levels after having lost </w:t>
      </w:r>
      <w:r>
        <w:rPr>
          <w:color w:val="000000"/>
        </w:rPr>
        <w:lastRenderedPageBreak/>
        <w:t>these levels for three cohorts (1953-1956).</w:t>
      </w:r>
      <w:ins w:id="137" w:author="Serena Pattaro" w:date="2020-01-09T17:15:00Z">
        <w:r w:rsidR="00FC390E">
          <w:rPr>
            <w:color w:val="000000"/>
          </w:rPr>
          <w:t xml:space="preserve"> The USA ‘regained’ replacement fertility levels after a much longer period: cohorts born between 1950 and 1962 did not reach replacement fertility, but cohorts from 1963 onwards did.</w:t>
        </w:r>
      </w:ins>
      <w:r>
        <w:br w:type="page"/>
      </w:r>
    </w:p>
    <w:p w14:paraId="41E6F7F7" w14:textId="455AF5AA" w:rsidR="006675D0" w:rsidRDefault="009E6484">
      <w:pPr>
        <w:pBdr>
          <w:top w:val="nil"/>
          <w:left w:val="nil"/>
          <w:bottom w:val="nil"/>
          <w:right w:val="nil"/>
          <w:between w:val="nil"/>
        </w:pBdr>
        <w:spacing w:after="240" w:line="240" w:lineRule="auto"/>
        <w:rPr>
          <w:b/>
          <w:color w:val="4F81BD"/>
        </w:rPr>
      </w:pPr>
      <w:r>
        <w:rPr>
          <w:b/>
          <w:color w:val="4F81BD"/>
        </w:rPr>
        <w:lastRenderedPageBreak/>
        <w:t xml:space="preserve">Figure 2: Comparison of </w:t>
      </w:r>
      <w:ins w:id="138" w:author="Serena Pattaro" w:date="2020-01-09T17:08:00Z">
        <w:r w:rsidR="00FC390E">
          <w:rPr>
            <w:b/>
            <w:color w:val="4F81BD"/>
          </w:rPr>
          <w:t xml:space="preserve">fertility trends </w:t>
        </w:r>
      </w:ins>
      <w:ins w:id="139" w:author="Serena Pattaro" w:date="2020-01-09T17:09:00Z">
        <w:r w:rsidR="00FC390E">
          <w:rPr>
            <w:b/>
            <w:color w:val="4F81BD"/>
          </w:rPr>
          <w:t xml:space="preserve">in </w:t>
        </w:r>
      </w:ins>
      <w:r>
        <w:rPr>
          <w:b/>
          <w:color w:val="4F81BD"/>
        </w:rPr>
        <w:t>Norway and the USA</w:t>
      </w:r>
      <w:del w:id="140" w:author="Serena Pattaro" w:date="2020-01-09T16:45:00Z">
        <w:r w:rsidDel="006B6868">
          <w:rPr>
            <w:b/>
            <w:color w:val="4F81BD"/>
          </w:rPr>
          <w:delText xml:space="preserve"> (Cohort, not period, on x-axis)</w:delText>
        </w:r>
      </w:del>
    </w:p>
    <w:p w14:paraId="54C38B3B" w14:textId="77777777" w:rsidR="006675D0" w:rsidRDefault="009E6484">
      <w:pPr>
        <w:rPr>
          <w:sz w:val="18"/>
          <w:szCs w:val="18"/>
        </w:rPr>
      </w:pPr>
      <w:commentRangeStart w:id="141"/>
      <w:commentRangeStart w:id="142"/>
      <w:r>
        <w:rPr>
          <w:noProof/>
          <w:lang w:val="de-DE" w:eastAsia="de-DE"/>
        </w:rPr>
        <w:drawing>
          <wp:inline distT="114300" distB="114300" distL="114300" distR="114300" wp14:anchorId="2C120064" wp14:editId="49A5C768">
            <wp:extent cx="5734050" cy="5080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4050" cy="5080000"/>
                    </a:xfrm>
                    <a:prstGeom prst="rect">
                      <a:avLst/>
                    </a:prstGeom>
                    <a:ln/>
                  </pic:spPr>
                </pic:pic>
              </a:graphicData>
            </a:graphic>
          </wp:inline>
        </w:drawing>
      </w:r>
      <w:commentRangeEnd w:id="141"/>
      <w:r w:rsidR="00BA7081">
        <w:rPr>
          <w:rStyle w:val="CommentReference"/>
        </w:rPr>
        <w:commentReference w:id="141"/>
      </w:r>
      <w:commentRangeEnd w:id="142"/>
      <w:r w:rsidR="00FC390E">
        <w:rPr>
          <w:rStyle w:val="CommentReference"/>
        </w:rPr>
        <w:commentReference w:id="142"/>
      </w:r>
    </w:p>
    <w:p w14:paraId="0FBF4B70" w14:textId="48207658" w:rsidR="00FC390E" w:rsidRPr="00D60B6F" w:rsidRDefault="00FC390E" w:rsidP="00FC390E">
      <w:pPr>
        <w:spacing w:after="60" w:line="240" w:lineRule="auto"/>
        <w:rPr>
          <w:ins w:id="143" w:author="Serena Pattaro" w:date="2020-01-09T17:14:00Z"/>
          <w:sz w:val="22"/>
          <w:szCs w:val="22"/>
        </w:rPr>
      </w:pPr>
      <w:ins w:id="144" w:author="Serena Pattaro" w:date="2020-01-09T17:14:00Z">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(b) </w:t>
        </w:r>
        <w:commentRangeStart w:id="145"/>
        <w:commentRangeStart w:id="146"/>
        <w:r w:rsidRPr="00DE6268">
          <w:rPr>
            <w:sz w:val="22"/>
            <w:szCs w:val="22"/>
          </w:rPr>
          <w:t>The shaded scale bar on the top indicates annual age-specific fertility rates (ASFRs)</w:t>
        </w:r>
        <w:commentRangeEnd w:id="145"/>
        <w:r w:rsidRPr="00DE6268">
          <w:rPr>
            <w:rStyle w:val="CommentReference"/>
            <w:sz w:val="22"/>
            <w:szCs w:val="22"/>
          </w:rPr>
          <w:commentReference w:id="145"/>
        </w:r>
        <w:commentRangeEnd w:id="146"/>
        <w:r>
          <w:rPr>
            <w:rStyle w:val="CommentReference"/>
          </w:rPr>
          <w:commentReference w:id="146"/>
        </w:r>
        <w:r w:rsidRPr="00DE6268">
          <w:rPr>
            <w:sz w:val="22"/>
            <w:szCs w:val="22"/>
          </w:rPr>
          <w:t xml:space="preserve">. (c) The thick solid contour line indicates pseudo </w:t>
        </w:r>
        <w:r w:rsidRPr="00D60B6F">
          <w:rPr>
            <w:sz w:val="22"/>
            <w:szCs w:val="22"/>
          </w:rPr>
          <w:t>cumulative cohort fertility rate (pseudo-</w:t>
        </w:r>
        <w:proofErr w:type="gramStart"/>
        <w:r w:rsidRPr="00D60B6F">
          <w:rPr>
            <w:sz w:val="22"/>
            <w:szCs w:val="22"/>
          </w:rPr>
          <w:t>CCFR)=</w:t>
        </w:r>
        <w:proofErr w:type="gramEnd"/>
        <w:r w:rsidRPr="00D60B6F">
          <w:rPr>
            <w:sz w:val="22"/>
            <w:szCs w:val="22"/>
          </w:rPr>
          <w:t>2.05 children per woman (replacement fertility) and the thin solid contour line indicates pseudo-CCFR=1.50 children per woman.</w:t>
        </w:r>
      </w:ins>
    </w:p>
    <w:p w14:paraId="6CC141BA" w14:textId="77777777" w:rsidR="006675D0" w:rsidRPr="00FC390E" w:rsidRDefault="009E6484">
      <w:pPr>
        <w:spacing w:after="240" w:line="240" w:lineRule="auto"/>
        <w:rPr>
          <w:sz w:val="22"/>
          <w:szCs w:val="22"/>
          <w:rPrChange w:id="147" w:author="Serena Pattaro" w:date="2020-01-09T17:11:00Z">
            <w:rPr/>
          </w:rPrChange>
        </w:rPr>
      </w:pPr>
      <w:commentRangeStart w:id="148"/>
      <w:r w:rsidRPr="00FC390E">
        <w:rPr>
          <w:i/>
          <w:sz w:val="22"/>
          <w:szCs w:val="22"/>
          <w:rPrChange w:id="149" w:author="Serena Pattaro" w:date="2020-01-09T17:11:00Z">
            <w:rPr>
              <w:i/>
            </w:rPr>
          </w:rPrChange>
        </w:rPr>
        <w:t>Source</w:t>
      </w:r>
      <w:r w:rsidRPr="00FC390E">
        <w:rPr>
          <w:sz w:val="22"/>
          <w:szCs w:val="22"/>
          <w:rPrChange w:id="150" w:author="Serena Pattaro" w:date="2020-01-09T17:11:00Z">
            <w:rPr/>
          </w:rPrChange>
        </w:rPr>
        <w:t>: Human Fertility Database (HFD) and Human Fertility Collection (HFC), own calculations.</w:t>
      </w:r>
      <w:commentRangeEnd w:id="148"/>
      <w:r w:rsidR="00221737" w:rsidRPr="00FC390E">
        <w:rPr>
          <w:rStyle w:val="CommentReference"/>
          <w:sz w:val="22"/>
          <w:szCs w:val="22"/>
          <w:rPrChange w:id="151" w:author="Serena Pattaro" w:date="2020-01-09T17:11:00Z">
            <w:rPr>
              <w:rStyle w:val="CommentReference"/>
            </w:rPr>
          </w:rPrChange>
        </w:rPr>
        <w:commentReference w:id="148"/>
      </w:r>
    </w:p>
    <w:p w14:paraId="2F7FE41E" w14:textId="21F875F2" w:rsidR="008B08F4" w:rsidRDefault="008B08F4" w:rsidP="008B08F4">
      <w:pPr>
        <w:pBdr>
          <w:top w:val="nil"/>
          <w:left w:val="nil"/>
          <w:bottom w:val="nil"/>
          <w:right w:val="nil"/>
          <w:between w:val="nil"/>
        </w:pBdr>
        <w:rPr>
          <w:color w:val="000000"/>
        </w:rPr>
      </w:pPr>
      <w:commentRangeStart w:id="152"/>
      <w:commentRangeStart w:id="153"/>
      <w:del w:id="154" w:author="Serena Pattaro" w:date="2020-01-09T17:14:00Z">
        <w:r w:rsidDel="00FC390E">
          <w:rPr>
            <w:color w:val="000000"/>
          </w:rPr>
          <w:delText>The USA ‘regained’ replacement fertility levels after a much longer period: cohorts born between 1950 and 1962 did not reach replacement fertility, but cohorts from 1963 onwards did.</w:delText>
        </w:r>
      </w:del>
      <w:commentRangeEnd w:id="152"/>
      <w:r w:rsidR="00427F2E">
        <w:rPr>
          <w:rStyle w:val="CommentReference"/>
        </w:rPr>
        <w:commentReference w:id="152"/>
      </w:r>
      <w:commentRangeEnd w:id="153"/>
      <w:r w:rsidR="005B5A83">
        <w:rPr>
          <w:rStyle w:val="CommentReference"/>
        </w:rPr>
        <w:commentReference w:id="153"/>
      </w:r>
      <w:r>
        <w:rPr>
          <w:color w:val="000000"/>
        </w:rPr>
        <w:t xml:space="preserve"> </w:t>
      </w:r>
    </w:p>
    <w:p w14:paraId="585F10B7" w14:textId="77777777" w:rsidR="008B08F4" w:rsidRDefault="008B08F4" w:rsidP="008B08F4">
      <w:pPr>
        <w:pBdr>
          <w:top w:val="nil"/>
          <w:left w:val="nil"/>
          <w:bottom w:val="nil"/>
          <w:right w:val="nil"/>
          <w:between w:val="nil"/>
        </w:pBdr>
        <w:rPr>
          <w:color w:val="000000"/>
        </w:rPr>
      </w:pPr>
      <w:r>
        <w:rPr>
          <w:color w:val="000000"/>
        </w:rPr>
        <w:t xml:space="preserve">Although Norway and the USA both re-established replacement fertility levels, whereas almost all other countries have not, more careful exploration of the composite plots shows </w:t>
      </w:r>
      <w:r>
        <w:rPr>
          <w:color w:val="000000"/>
        </w:rPr>
        <w:lastRenderedPageBreak/>
        <w:t>that they did so in different ways. Firstly, if we compare the late 1960s period effects (lighter diagonal band) for both countries, the fall in fertility appears to be larger for the USA and more gradual in Norway. Secondly, if we compare the changing age schedules after the late 1960s, we can see that in Norway (as in West Germany), the age of peak fertility has moved upwards, from around 25 to 30 years of age.</w:t>
      </w:r>
    </w:p>
    <w:p w14:paraId="4D0380F8" w14:textId="16288180" w:rsidR="006675D0" w:rsidRDefault="009E6484">
      <w:pPr>
        <w:pBdr>
          <w:top w:val="nil"/>
          <w:left w:val="nil"/>
          <w:bottom w:val="nil"/>
          <w:right w:val="nil"/>
          <w:between w:val="nil"/>
        </w:pBdr>
        <w:rPr>
          <w:color w:val="000000"/>
        </w:rPr>
      </w:pPr>
      <w:commentRangeStart w:id="155"/>
      <w:commentRangeStart w:id="156"/>
      <w:r>
        <w:rPr>
          <w:color w:val="000000"/>
        </w:rPr>
        <w:t xml:space="preserve">Unlike in West Germany, </w:t>
      </w:r>
      <w:ins w:id="157" w:author="Serena Pattaro" w:date="2020-01-09T17:16:00Z">
        <w:r w:rsidR="005B5A83">
          <w:rPr>
            <w:color w:val="000000"/>
          </w:rPr>
          <w:t xml:space="preserve">in Norway </w:t>
        </w:r>
      </w:ins>
      <w:r>
        <w:rPr>
          <w:color w:val="000000"/>
        </w:rPr>
        <w:t>there was not a pronounced fall in peak birth rates along with the increase in the age of peak birth rate; it has remained at or close to 0.15</w:t>
      </w:r>
      <w:commentRangeEnd w:id="155"/>
      <w:r w:rsidR="00427F2E">
        <w:rPr>
          <w:rStyle w:val="CommentReference"/>
        </w:rPr>
        <w:commentReference w:id="155"/>
      </w:r>
      <w:commentRangeEnd w:id="156"/>
      <w:r w:rsidR="005B5A83">
        <w:rPr>
          <w:rStyle w:val="CommentReference"/>
        </w:rPr>
        <w:commentReference w:id="156"/>
      </w:r>
      <w:r>
        <w:rPr>
          <w:color w:val="000000"/>
        </w:rPr>
        <w:t xml:space="preserve">. In the USA, the post-1960s fertility schedules have not so much </w:t>
      </w:r>
      <w:r>
        <w:rPr>
          <w:i/>
          <w:color w:val="000000"/>
        </w:rPr>
        <w:t xml:space="preserve">shifted </w:t>
      </w:r>
      <w:r>
        <w:rPr>
          <w:color w:val="000000"/>
        </w:rPr>
        <w:t xml:space="preserve">as </w:t>
      </w:r>
      <w:r>
        <w:rPr>
          <w:i/>
          <w:color w:val="000000"/>
        </w:rPr>
        <w:t>spread</w:t>
      </w:r>
      <w:r>
        <w:rPr>
          <w:color w:val="000000"/>
        </w:rPr>
        <w:t xml:space="preserve">, producing a flatter age schedule than in Norway: there is a comparatively wide range of ages, from around 20 to 30 years of age, at which women in the USA have </w:t>
      </w:r>
      <w:r>
        <w:rPr>
          <w:i/>
          <w:color w:val="000000"/>
        </w:rPr>
        <w:t xml:space="preserve">moderate </w:t>
      </w:r>
      <w:r>
        <w:rPr>
          <w:color w:val="000000"/>
        </w:rPr>
        <w:t xml:space="preserve">birth rates (around 0.10-0.12 children per woman per year). In Norway, the peak 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7A8D0FAF" w14:textId="70793C6D" w:rsidR="008B08F4" w:rsidRDefault="009E6484" w:rsidP="00E752AA">
      <w:pPr>
        <w:pBdr>
          <w:top w:val="nil"/>
          <w:left w:val="nil"/>
          <w:bottom w:val="nil"/>
          <w:right w:val="nil"/>
          <w:between w:val="nil"/>
        </w:pBdr>
        <w:rPr>
          <w:color w:val="000000"/>
        </w:rPr>
      </w:pPr>
      <w:r>
        <w:rPr>
          <w:color w:val="000000"/>
        </w:rPr>
        <w:t xml:space="preserve">If we consider the trajectories of the replacement contours for the USA and Norway after they were re-established, we can see that the line has been trending upwards for Norway, but falling for the USA. By the end of the series, the age of replacement fertility was around 43 in Norway, but 37 in the USA; </w:t>
      </w:r>
      <w:commentRangeStart w:id="158"/>
      <w:commentRangeStart w:id="159"/>
      <w:r>
        <w:rPr>
          <w:color w:val="000000"/>
        </w:rPr>
        <w:t xml:space="preserve">if we apply the rule of thumb that cumulative fertility of a cohort by age 43 is likely to be close to that cohort’s total completed fertility, we </w:t>
      </w:r>
      <w:del w:id="160" w:author="Serena Pattaro" w:date="2020-01-09T17:18:00Z">
        <w:r w:rsidDel="005B5A83">
          <w:rPr>
            <w:color w:val="000000"/>
          </w:rPr>
          <w:delText xml:space="preserve">can </w:delText>
        </w:r>
      </w:del>
      <w:ins w:id="161" w:author="Serena Pattaro" w:date="2020-01-09T17:18:00Z">
        <w:r w:rsidR="005B5A83">
          <w:rPr>
            <w:color w:val="000000"/>
          </w:rPr>
          <w:t xml:space="preserve">might </w:t>
        </w:r>
      </w:ins>
      <w:r>
        <w:rPr>
          <w:color w:val="000000"/>
        </w:rPr>
        <w:t>assume that Norway looks likely to lose replacement fertility levels over the next few years.</w:t>
      </w:r>
      <w:commentRangeEnd w:id="158"/>
      <w:r w:rsidR="00AA3278">
        <w:rPr>
          <w:rStyle w:val="CommentReference"/>
        </w:rPr>
        <w:commentReference w:id="158"/>
      </w:r>
      <w:commentRangeEnd w:id="159"/>
      <w:r w:rsidR="00C46D1E">
        <w:rPr>
          <w:rStyle w:val="CommentReference"/>
        </w:rPr>
        <w:commentReference w:id="159"/>
      </w:r>
      <w:ins w:id="162" w:author="Serena Pattaro" w:date="2020-01-09T17:28:00Z">
        <w:r w:rsidR="00C46D1E">
          <w:rPr>
            <w:color w:val="000000"/>
          </w:rPr>
          <w:t xml:space="preserve"> </w:t>
        </w:r>
      </w:ins>
      <w:ins w:id="163" w:author="Serena Pattaro" w:date="2020-01-09T17:29:00Z">
        <w:r w:rsidR="00C46D1E">
          <w:rPr>
            <w:color w:val="000000"/>
          </w:rPr>
          <w:t xml:space="preserve">However, if we were observing missive trend changes at younger cohorts, we might expect the contour line to </w:t>
        </w:r>
      </w:ins>
      <w:ins w:id="164" w:author="Serena Pattaro" w:date="2020-01-09T17:30:00Z">
        <w:r w:rsidR="00C46D1E">
          <w:rPr>
            <w:color w:val="000000"/>
          </w:rPr>
          <w:t>go down again, even though it has recently gone upwards.</w:t>
        </w:r>
      </w:ins>
      <w:r>
        <w:rPr>
          <w:color w:val="000000"/>
        </w:rPr>
        <w:t xml:space="preserve"> By contrast, we might assume that replacement levels will be sustained for longer in the USA. </w:t>
      </w:r>
      <w:r w:rsidR="008B08F4">
        <w:rPr>
          <w:color w:val="000000"/>
        </w:rPr>
        <w:br w:type="page"/>
      </w:r>
    </w:p>
    <w:p w14:paraId="75D3BC14" w14:textId="73F5BA16" w:rsidR="006675D0" w:rsidRDefault="009E6484">
      <w:pPr>
        <w:pStyle w:val="Heading2"/>
        <w:spacing w:before="0"/>
      </w:pPr>
      <w:r>
        <w:lastRenderedPageBreak/>
        <w:t xml:space="preserve">3.3 </w:t>
      </w:r>
      <w:ins w:id="165" w:author="Serena Pattaro" w:date="2020-01-10T17:08:00Z">
        <w:r w:rsidR="0007575D">
          <w:t>Fertility trends in a</w:t>
        </w:r>
      </w:ins>
      <w:del w:id="166" w:author="Serena Pattaro" w:date="2020-01-10T17:08:00Z">
        <w:r w:rsidDel="0007575D">
          <w:delText>A</w:delText>
        </w:r>
      </w:del>
      <w:r>
        <w:t xml:space="preserve">ll countries </w:t>
      </w:r>
    </w:p>
    <w:p w14:paraId="56E350B6" w14:textId="6062351C" w:rsidR="006675D0" w:rsidRDefault="009E6484">
      <w:r>
        <w:t>Figure 3 shows the composite fertility lattice plots for 45 countries, representing a visual summary of hundreds of thousands of separate ASFRs. Country labels are coloured according to their geographic region</w:t>
      </w:r>
      <w:commentRangeStart w:id="167"/>
      <w:commentRangeStart w:id="168"/>
      <w:r>
        <w:t>.</w:t>
      </w:r>
      <w:commentRangeEnd w:id="167"/>
      <w:r w:rsidR="006524F3">
        <w:rPr>
          <w:rStyle w:val="CommentReference"/>
        </w:rPr>
        <w:commentReference w:id="167"/>
      </w:r>
      <w:commentRangeEnd w:id="168"/>
      <w:r w:rsidR="00C46D1E">
        <w:rPr>
          <w:rStyle w:val="CommentReference"/>
        </w:rPr>
        <w:commentReference w:id="168"/>
      </w:r>
      <w:ins w:id="169" w:author="Serena Pattaro" w:date="2020-01-09T17:32:00Z">
        <w:r w:rsidR="00C46D1E">
          <w:t xml:space="preserve"> Countries are </w:t>
        </w:r>
      </w:ins>
      <w:ins w:id="170" w:author="Serena Pattaro" w:date="2020-01-09T17:34:00Z">
        <w:r w:rsidR="00C46D1E">
          <w:t>ranked in descending order by pseudo c</w:t>
        </w:r>
      </w:ins>
      <w:ins w:id="171" w:author="Serena Pattaro" w:date="2020-01-09T17:35:00Z">
        <w:r w:rsidR="00C46D1E">
          <w:t>umulative cohort fertility rates computed in 2007.</w:t>
        </w:r>
      </w:ins>
      <w:r>
        <w:t xml:space="preserve"> A higher-resolution version of the figure, including subfigures and related annotations for smaller clusters of countries by geographic region are included in the online appendix. </w:t>
      </w:r>
    </w:p>
    <w:p w14:paraId="4F5C15EB" w14:textId="0C62661B" w:rsidR="006675D0" w:rsidRDefault="009E6484" w:rsidP="00495D0E">
      <w:r>
        <w:t xml:space="preserve">For most countries we observe a general shift of fertility schedules at increasingly higher ages. There are also clear differences across geographic regions in terms of cohort fertility pathways. For example, on one end of the fertility spectrum, we have South-Eastern European countries such as Albania and Macedonia which display relatively stable cohort fertility at both </w:t>
      </w:r>
      <w:ins w:id="172" w:author="Serena Pattaro" w:date="2020-01-09T17:38:00Z">
        <w:r w:rsidR="00C46D1E">
          <w:t xml:space="preserve">levels of </w:t>
        </w:r>
      </w:ins>
      <w:del w:id="173" w:author="Serena Pattaro" w:date="2020-01-09T17:37:00Z">
        <w:r w:rsidDel="00C46D1E">
          <w:delText>replacement (</w:delText>
        </w:r>
      </w:del>
      <w:del w:id="174" w:author="Serena Pattaro" w:date="2020-01-10T17:10:00Z">
        <w:r w:rsidDel="0007575D">
          <w:delText xml:space="preserve">2.05 </w:delText>
        </w:r>
      </w:del>
      <w:ins w:id="175" w:author="Serena Pattaro" w:date="2020-01-09T17:37:00Z">
        <w:r w:rsidR="00C46D1E">
          <w:t>1.5</w:t>
        </w:r>
      </w:ins>
      <w:ins w:id="176" w:author="Serena Pattaro" w:date="2020-01-10T17:47:00Z">
        <w:r w:rsidR="00EF2F2F">
          <w:t>0</w:t>
        </w:r>
      </w:ins>
      <w:ins w:id="177" w:author="Serena Pattaro" w:date="2020-01-10T17:10:00Z">
        <w:r w:rsidR="0007575D">
          <w:t xml:space="preserve"> and 2.05</w:t>
        </w:r>
      </w:ins>
      <w:ins w:id="178" w:author="Serena Pattaro" w:date="2020-01-09T17:37:00Z">
        <w:r w:rsidR="00C46D1E">
          <w:t xml:space="preserve"> </w:t>
        </w:r>
      </w:ins>
      <w:r>
        <w:t>children per woman</w:t>
      </w:r>
      <w:del w:id="179" w:author="Serena Pattaro" w:date="2020-01-09T17:37:00Z">
        <w:r w:rsidDel="00C46D1E">
          <w:delText>) and sub-replacement levels (1.5 children per woman)</w:delText>
        </w:r>
      </w:del>
      <w:r>
        <w:t xml:space="preserve">. These are followed by Western European countries which show a higher degree of heterogeneity. In line with the study by Campbell and Robards (2014), Ireland and Northern Ireland present more </w:t>
      </w:r>
      <w:del w:id="180" w:author="Serena Pattaro" w:date="2020-01-09T17:40:00Z">
        <w:r w:rsidDel="00DB1642">
          <w:delText xml:space="preserve">elevated </w:delText>
        </w:r>
      </w:del>
      <w:ins w:id="181" w:author="Serena Pattaro" w:date="2020-01-09T17:40:00Z">
        <w:r w:rsidR="00DB1642">
          <w:t xml:space="preserve">pronounced </w:t>
        </w:r>
      </w:ins>
      <w:r>
        <w:t xml:space="preserve">patterns of cohort fertility trajectories, with </w:t>
      </w:r>
      <w:del w:id="182" w:author="Serena Pattaro" w:date="2020-01-09T17:39:00Z">
        <w:r w:rsidDel="00DB1642">
          <w:delText>replacement and sub-replacement</w:delText>
        </w:r>
      </w:del>
      <w:ins w:id="183" w:author="Serena Pattaro" w:date="2020-01-09T17:39:00Z">
        <w:r w:rsidR="00DB1642">
          <w:t>both</w:t>
        </w:r>
      </w:ins>
      <w:r>
        <w:t xml:space="preserve"> levels </w:t>
      </w:r>
      <w:ins w:id="184" w:author="Serena Pattaro" w:date="2020-01-09T17:39:00Z">
        <w:r w:rsidR="00DB1642">
          <w:t xml:space="preserve">of </w:t>
        </w:r>
      </w:ins>
      <w:ins w:id="185" w:author="Serena Pattaro" w:date="2020-01-10T17:10:00Z">
        <w:r w:rsidR="0007575D">
          <w:t xml:space="preserve">pseudo </w:t>
        </w:r>
      </w:ins>
      <w:ins w:id="186" w:author="Serena Pattaro" w:date="2020-01-09T17:39:00Z">
        <w:r w:rsidR="00DB1642">
          <w:t xml:space="preserve">cumulative cohort fertility </w:t>
        </w:r>
      </w:ins>
      <w:ins w:id="187" w:author="Serena Pattaro" w:date="2020-01-10T17:10:00Z">
        <w:r w:rsidR="0007575D">
          <w:t>(</w:t>
        </w:r>
      </w:ins>
      <w:ins w:id="188" w:author="Serena Pattaro" w:date="2020-01-10T17:11:00Z">
        <w:r w:rsidR="0007575D">
          <w:t>1.5</w:t>
        </w:r>
      </w:ins>
      <w:ins w:id="189" w:author="Serena Pattaro" w:date="2020-01-10T17:47:00Z">
        <w:r w:rsidR="00EF2F2F">
          <w:t>0</w:t>
        </w:r>
      </w:ins>
      <w:ins w:id="190" w:author="Serena Pattaro" w:date="2020-01-10T17:11:00Z">
        <w:r w:rsidR="0007575D">
          <w:t xml:space="preserve"> and 2.05 children per woman) </w:t>
        </w:r>
      </w:ins>
      <w:r>
        <w:t xml:space="preserve">increasingly being reached at higher ages for women born approximately after 1955. On the other hand, both England and Wales, and Scotland show lower cohort fertility with replacement fertility being lost for women born around 1955. For the remaining Western European countries, replacement fertility appeared lost even for earlier cohorts, with German-speaking countries, displaying </w:t>
      </w:r>
      <w:commentRangeStart w:id="191"/>
      <w:commentRangeStart w:id="192"/>
      <w:r>
        <w:t xml:space="preserve">more </w:t>
      </w:r>
      <w:ins w:id="193" w:author="Serena Pattaro" w:date="2020-01-09T17:40:00Z">
        <w:r w:rsidR="00DB1642">
          <w:t>pronounced</w:t>
        </w:r>
      </w:ins>
      <w:del w:id="194" w:author="Serena Pattaro" w:date="2020-01-09T17:40:00Z">
        <w:r w:rsidDel="00DB1642">
          <w:delText>elevated</w:delText>
        </w:r>
      </w:del>
      <w:r>
        <w:t xml:space="preserve"> patterns</w:t>
      </w:r>
      <w:commentRangeEnd w:id="191"/>
      <w:r w:rsidR="00AA3278">
        <w:rPr>
          <w:rStyle w:val="CommentReference"/>
        </w:rPr>
        <w:commentReference w:id="191"/>
      </w:r>
      <w:commentRangeEnd w:id="192"/>
      <w:r w:rsidR="00DB1642">
        <w:rPr>
          <w:rStyle w:val="CommentReference"/>
        </w:rPr>
        <w:commentReference w:id="192"/>
      </w:r>
      <w:r>
        <w:t xml:space="preserve"> in </w:t>
      </w:r>
      <w:del w:id="195" w:author="Serena Pattaro" w:date="2020-01-09T17:40:00Z">
        <w:r w:rsidDel="00DB1642">
          <w:delText xml:space="preserve">sub-replacement </w:delText>
        </w:r>
      </w:del>
      <w:r>
        <w:t xml:space="preserve">fertility </w:t>
      </w:r>
      <w:ins w:id="196" w:author="Serena Pattaro" w:date="2020-01-09T17:41:00Z">
        <w:r w:rsidR="00DB1642">
          <w:t>measured at 1.5</w:t>
        </w:r>
      </w:ins>
      <w:ins w:id="197" w:author="Serena Pattaro" w:date="2020-01-10T17:47:00Z">
        <w:r w:rsidR="00EF2F2F">
          <w:t>0</w:t>
        </w:r>
      </w:ins>
      <w:ins w:id="198" w:author="Serena Pattaro" w:date="2020-01-09T17:41:00Z">
        <w:r w:rsidR="00DB1642">
          <w:t xml:space="preserve"> children per woman </w:t>
        </w:r>
      </w:ins>
      <w:r>
        <w:t xml:space="preserve">(see earlier discussion for West and East Germany in </w:t>
      </w:r>
      <w:r>
        <w:lastRenderedPageBreak/>
        <w:t xml:space="preserve">section 3.1 and for the latter, Rau et al 2018; for Switzerland, see </w:t>
      </w:r>
      <w:proofErr w:type="spellStart"/>
      <w:r>
        <w:t>Burkimsher</w:t>
      </w:r>
      <w:proofErr w:type="spellEnd"/>
      <w:r>
        <w:t xml:space="preserve"> 2017 and </w:t>
      </w:r>
      <w:proofErr w:type="spellStart"/>
      <w:r>
        <w:t>Calot</w:t>
      </w:r>
      <w:proofErr w:type="spellEnd"/>
      <w:r>
        <w:t xml:space="preserve"> et al. 1998).</w:t>
      </w:r>
      <w:r>
        <w:br w:type="page"/>
      </w:r>
    </w:p>
    <w:p w14:paraId="4787C023" w14:textId="64EE037C" w:rsidR="006675D0" w:rsidRDefault="009E6484" w:rsidP="007F7758">
      <w:pPr>
        <w:pBdr>
          <w:top w:val="nil"/>
          <w:left w:val="nil"/>
          <w:bottom w:val="nil"/>
          <w:right w:val="nil"/>
          <w:between w:val="nil"/>
        </w:pBdr>
        <w:spacing w:after="240" w:line="240" w:lineRule="auto"/>
        <w:rPr>
          <w:b/>
          <w:color w:val="4F81BD"/>
        </w:rPr>
      </w:pPr>
      <w:r>
        <w:rPr>
          <w:b/>
          <w:color w:val="4F81BD"/>
        </w:rPr>
        <w:lastRenderedPageBreak/>
        <w:t xml:space="preserve">Figure 3: Composite Fertility Lattice Plot for 45 countries by geographic region </w:t>
      </w:r>
      <w:del w:id="199" w:author="Serena Pattaro" w:date="2020-01-09T16:48:00Z">
        <w:r w:rsidDel="006B6868">
          <w:rPr>
            <w:b/>
            <w:color w:val="4F81BD"/>
          </w:rPr>
          <w:delText>(Cohort, not period, on x-axis)</w:delText>
        </w:r>
      </w:del>
      <w:r>
        <w:rPr>
          <w:noProof/>
          <w:lang w:val="de-DE" w:eastAsia="de-DE"/>
        </w:rPr>
        <w:drawing>
          <wp:inline distT="114300" distB="114300" distL="114300" distR="114300" wp14:anchorId="77DFBAC4" wp14:editId="5D0CF72C">
            <wp:extent cx="5734050" cy="4775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4050" cy="4775200"/>
                    </a:xfrm>
                    <a:prstGeom prst="rect">
                      <a:avLst/>
                    </a:prstGeom>
                    <a:ln/>
                  </pic:spPr>
                </pic:pic>
              </a:graphicData>
            </a:graphic>
          </wp:inline>
        </w:drawing>
      </w:r>
    </w:p>
    <w:p w14:paraId="1F8F5A51" w14:textId="58AB1D28" w:rsidR="009E6484" w:rsidRDefault="009E6484" w:rsidP="009E6484">
      <w:pPr>
        <w:spacing w:line="240" w:lineRule="auto"/>
        <w:rPr>
          <w:sz w:val="22"/>
          <w:szCs w:val="22"/>
        </w:rPr>
      </w:pPr>
      <w:r>
        <w:rPr>
          <w:i/>
          <w:sz w:val="22"/>
          <w:szCs w:val="22"/>
        </w:rPr>
        <w:t>Note</w:t>
      </w:r>
      <w:r>
        <w:rPr>
          <w:sz w:val="22"/>
          <w:szCs w:val="22"/>
        </w:rPr>
        <w:t xml:space="preserve">: (a) </w:t>
      </w:r>
      <w:ins w:id="200" w:author="Serena Pattaro" w:date="2020-01-09T16:48:00Z">
        <w:r w:rsidR="006B6868" w:rsidRPr="006B6868">
          <w:rPr>
            <w:color w:val="000000"/>
            <w:sz w:val="22"/>
            <w:szCs w:val="22"/>
            <w:rPrChange w:id="201" w:author="Serena Pattaro" w:date="2020-01-09T16:48:00Z">
              <w:rPr>
                <w:color w:val="000000"/>
              </w:rPr>
            </w:rPrChange>
          </w:rPr>
          <w:t>Cohort and not period is indicated on x-axis.</w:t>
        </w:r>
        <w:r w:rsidR="006B6868">
          <w:rPr>
            <w:color w:val="000000"/>
            <w:sz w:val="22"/>
            <w:szCs w:val="22"/>
          </w:rPr>
          <w:t xml:space="preserve"> </w:t>
        </w:r>
      </w:ins>
      <w:ins w:id="202" w:author="Serena Pattaro" w:date="2020-01-09T16:49:00Z">
        <w:r w:rsidR="006B6868">
          <w:rPr>
            <w:color w:val="000000"/>
            <w:sz w:val="22"/>
            <w:szCs w:val="22"/>
          </w:rPr>
          <w:t xml:space="preserve">(b) </w:t>
        </w:r>
      </w:ins>
      <w:commentRangeStart w:id="203"/>
      <w:commentRangeStart w:id="204"/>
      <w:r>
        <w:rPr>
          <w:sz w:val="22"/>
          <w:szCs w:val="22"/>
        </w:rPr>
        <w:t xml:space="preserve">The shaded scale bar on the top indicates </w:t>
      </w:r>
      <w:ins w:id="205" w:author="Serena Pattaro" w:date="2020-01-09T17:33:00Z">
        <w:r w:rsidR="00C46D1E">
          <w:rPr>
            <w:sz w:val="22"/>
            <w:szCs w:val="22"/>
          </w:rPr>
          <w:t xml:space="preserve">annual </w:t>
        </w:r>
      </w:ins>
      <w:r>
        <w:rPr>
          <w:sz w:val="22"/>
          <w:szCs w:val="22"/>
        </w:rPr>
        <w:t>age-specific fertility rates (ASFRs)</w:t>
      </w:r>
      <w:commentRangeEnd w:id="203"/>
      <w:r w:rsidR="008A677F">
        <w:rPr>
          <w:rStyle w:val="CommentReference"/>
        </w:rPr>
        <w:commentReference w:id="203"/>
      </w:r>
      <w:commentRangeEnd w:id="204"/>
      <w:r w:rsidR="00DB1642">
        <w:rPr>
          <w:rStyle w:val="CommentReference"/>
        </w:rPr>
        <w:commentReference w:id="204"/>
      </w:r>
      <w:r>
        <w:rPr>
          <w:sz w:val="22"/>
          <w:szCs w:val="22"/>
        </w:rPr>
        <w:t>. (</w:t>
      </w:r>
      <w:ins w:id="206" w:author="Serena Pattaro" w:date="2020-01-09T16:49:00Z">
        <w:r w:rsidR="006B6868">
          <w:rPr>
            <w:sz w:val="22"/>
            <w:szCs w:val="22"/>
          </w:rPr>
          <w:t>c</w:t>
        </w:r>
      </w:ins>
      <w:del w:id="207" w:author="Serena Pattaro" w:date="2020-01-09T16:49:00Z">
        <w:r w:rsidDel="006B6868">
          <w:rPr>
            <w:sz w:val="22"/>
            <w:szCs w:val="22"/>
          </w:rPr>
          <w:delText>b</w:delText>
        </w:r>
      </w:del>
      <w:r>
        <w:rPr>
          <w:sz w:val="22"/>
          <w:szCs w:val="22"/>
        </w:rPr>
        <w:t xml:space="preserve">) The thick solid contour line indicates </w:t>
      </w:r>
      <w:ins w:id="208" w:author="Serena Pattaro" w:date="2020-01-09T17:33:00Z">
        <w:r w:rsidR="00C46D1E">
          <w:rPr>
            <w:sz w:val="22"/>
            <w:szCs w:val="22"/>
          </w:rPr>
          <w:t xml:space="preserve">pseudo </w:t>
        </w:r>
      </w:ins>
      <w:r>
        <w:rPr>
          <w:sz w:val="22"/>
          <w:szCs w:val="22"/>
        </w:rPr>
        <w:t>cumulative cohort fertility rate (</w:t>
      </w:r>
      <w:ins w:id="209" w:author="Serena Pattaro" w:date="2020-01-09T17:33:00Z">
        <w:r w:rsidR="00C46D1E">
          <w:rPr>
            <w:sz w:val="22"/>
            <w:szCs w:val="22"/>
          </w:rPr>
          <w:t>pseudo-</w:t>
        </w:r>
      </w:ins>
      <w:r>
        <w:rPr>
          <w:sz w:val="22"/>
          <w:szCs w:val="22"/>
        </w:rPr>
        <w:t xml:space="preserve">CCFR)=2.05 children per woman (replacement fertility) and the thin solid contour line indicates </w:t>
      </w:r>
      <w:ins w:id="210" w:author="Serena Pattaro" w:date="2020-01-09T17:33:00Z">
        <w:r w:rsidR="00C46D1E">
          <w:rPr>
            <w:sz w:val="22"/>
            <w:szCs w:val="22"/>
          </w:rPr>
          <w:t>pseudo-</w:t>
        </w:r>
      </w:ins>
      <w:r>
        <w:rPr>
          <w:sz w:val="22"/>
          <w:szCs w:val="22"/>
        </w:rPr>
        <w:t>CCFR=1.50 children per woman</w:t>
      </w:r>
      <w:del w:id="211" w:author="Serena Pattaro" w:date="2020-01-09T16:49:00Z">
        <w:r w:rsidDel="006B6868">
          <w:rPr>
            <w:sz w:val="22"/>
            <w:szCs w:val="22"/>
          </w:rPr>
          <w:delText xml:space="preserve"> (sub-replacement fertility)</w:delText>
        </w:r>
      </w:del>
      <w:ins w:id="212" w:author="Serena Pattaro" w:date="2020-01-09T17:42:00Z">
        <w:r w:rsidR="00DB1642">
          <w:rPr>
            <w:sz w:val="22"/>
            <w:szCs w:val="22"/>
          </w:rPr>
          <w:t>.</w:t>
        </w:r>
      </w:ins>
      <w:del w:id="213" w:author="Serena Pattaro" w:date="2020-01-09T17:42:00Z">
        <w:r w:rsidDel="00DB1642">
          <w:rPr>
            <w:sz w:val="22"/>
            <w:szCs w:val="22"/>
          </w:rPr>
          <w:delText>;</w:delText>
        </w:r>
      </w:del>
      <w:r>
        <w:rPr>
          <w:sz w:val="22"/>
          <w:szCs w:val="22"/>
        </w:rPr>
        <w:t xml:space="preserve"> (</w:t>
      </w:r>
      <w:ins w:id="214" w:author="Serena Pattaro" w:date="2020-01-09T16:49:00Z">
        <w:r w:rsidR="006B6868">
          <w:rPr>
            <w:sz w:val="22"/>
            <w:szCs w:val="22"/>
          </w:rPr>
          <w:t>d</w:t>
        </w:r>
      </w:ins>
      <w:del w:id="215" w:author="Serena Pattaro" w:date="2020-01-09T16:49:00Z">
        <w:r w:rsidDel="006B6868">
          <w:rPr>
            <w:sz w:val="22"/>
            <w:szCs w:val="22"/>
          </w:rPr>
          <w:delText>c</w:delText>
        </w:r>
      </w:del>
      <w:r>
        <w:rPr>
          <w:sz w:val="22"/>
          <w:szCs w:val="22"/>
        </w:rPr>
        <w:t xml:space="preserve">) </w:t>
      </w:r>
      <w:commentRangeStart w:id="216"/>
      <w:commentRangeStart w:id="217"/>
      <w:r>
        <w:rPr>
          <w:sz w:val="22"/>
          <w:szCs w:val="22"/>
        </w:rPr>
        <w:t xml:space="preserve">Countries are ranked in descending order by </w:t>
      </w:r>
      <w:ins w:id="218" w:author="Serena Pattaro" w:date="2020-01-09T17:33:00Z">
        <w:r w:rsidR="00C46D1E">
          <w:rPr>
            <w:sz w:val="22"/>
            <w:szCs w:val="22"/>
          </w:rPr>
          <w:t>pseudo-</w:t>
        </w:r>
      </w:ins>
      <w:r>
        <w:rPr>
          <w:sz w:val="22"/>
          <w:szCs w:val="22"/>
        </w:rPr>
        <w:t xml:space="preserve">CCFR in </w:t>
      </w:r>
      <w:commentRangeStart w:id="219"/>
      <w:commentRangeStart w:id="220"/>
      <w:r>
        <w:rPr>
          <w:sz w:val="22"/>
          <w:szCs w:val="22"/>
        </w:rPr>
        <w:t>2007</w:t>
      </w:r>
      <w:commentRangeEnd w:id="219"/>
      <w:r w:rsidR="00221737">
        <w:rPr>
          <w:rStyle w:val="CommentReference"/>
        </w:rPr>
        <w:commentReference w:id="219"/>
      </w:r>
      <w:commentRangeEnd w:id="220"/>
      <w:r w:rsidR="00DB1642">
        <w:rPr>
          <w:rStyle w:val="CommentReference"/>
        </w:rPr>
        <w:commentReference w:id="220"/>
      </w:r>
      <w:r>
        <w:rPr>
          <w:sz w:val="22"/>
          <w:szCs w:val="22"/>
        </w:rPr>
        <w:t xml:space="preserve"> </w:t>
      </w:r>
      <w:commentRangeEnd w:id="216"/>
      <w:r w:rsidR="006524F3">
        <w:rPr>
          <w:rStyle w:val="CommentReference"/>
        </w:rPr>
        <w:commentReference w:id="216"/>
      </w:r>
      <w:commentRangeEnd w:id="217"/>
      <w:r w:rsidR="00DB1642">
        <w:rPr>
          <w:rStyle w:val="CommentReference"/>
        </w:rPr>
        <w:commentReference w:id="217"/>
      </w:r>
      <w:r>
        <w:rPr>
          <w:sz w:val="22"/>
          <w:szCs w:val="22"/>
        </w:rPr>
        <w:t>(last common year of observation). (</w:t>
      </w:r>
      <w:ins w:id="221" w:author="Serena Pattaro" w:date="2020-01-09T16:49:00Z">
        <w:r w:rsidR="006B6868">
          <w:rPr>
            <w:sz w:val="22"/>
            <w:szCs w:val="22"/>
          </w:rPr>
          <w:t>e</w:t>
        </w:r>
      </w:ins>
      <w:del w:id="222" w:author="Serena Pattaro" w:date="2020-01-09T16:49:00Z">
        <w:r w:rsidDel="006B6868">
          <w:rPr>
            <w:sz w:val="22"/>
            <w:szCs w:val="22"/>
          </w:rPr>
          <w:delText>d</w:delText>
        </w:r>
      </w:del>
      <w:r>
        <w:rPr>
          <w:sz w:val="22"/>
          <w:szCs w:val="22"/>
        </w:rPr>
        <w:t>) Countries are grouped by colour-shaded tiles indicating the following geographic macro-regions:</w:t>
      </w:r>
    </w:p>
    <w:p w14:paraId="5988A96B" w14:textId="77777777" w:rsidR="009E6484" w:rsidRDefault="009E6484" w:rsidP="009E6484">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2F78EA34" wp14:editId="4CBD8E74">
                <wp:extent cx="138700" cy="127900"/>
                <wp:effectExtent l="0" t="0" r="0" b="0"/>
                <wp:docPr id="34" name="Rectangle 3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3FC437BC"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F78EA34" id="Rectangle 34" o:spid="_x0000_s102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" fillcolor="#ffb5b0" strokecolor="black [3200]" strokeweight="1pt">
                <v:stroke startarrowwidth="narrow" startarrowlength="short" endarrowwidth="narrow" endarrowlength="short" joinstyle="round"/>
                <v:textbox inset="5mm,2mm,5mm,1mm">
                  <w:txbxContent>
                    <w:p w14:paraId="3FC437BC" w14:textId="77777777" w:rsidR="00626F30" w:rsidRDefault="00626F30" w:rsidP="009E6484">
                      <w:pPr>
                        <w:jc w:val="center"/>
                        <w:textDirection w:val="btLr"/>
                      </w:pPr>
                    </w:p>
                  </w:txbxContent>
                </v:textbox>
                <w10:anchorlock/>
              </v:rect>
            </w:pict>
          </mc:Fallback>
        </mc:AlternateContent>
      </w:r>
      <w:r>
        <w:rPr>
          <w:sz w:val="22"/>
          <w:szCs w:val="22"/>
        </w:rPr>
        <w:t xml:space="preserve"> </w:t>
      </w:r>
      <w:commentRangeStart w:id="223"/>
      <w:r>
        <w:rPr>
          <w:sz w:val="22"/>
          <w:szCs w:val="22"/>
        </w:rPr>
        <w:t>South-Eastern Europe: Albania, Romania, Macedonia, Bosnia and Herzegovina, and Bulgaria;</w:t>
      </w:r>
    </w:p>
    <w:p w14:paraId="6AD85F76" w14:textId="77777777" w:rsidR="009E6484" w:rsidRDefault="009E6484" w:rsidP="009E6484">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1F0ECF82" wp14:editId="163B8020">
                <wp:extent cx="138700" cy="127900"/>
                <wp:effectExtent l="0" t="0" r="0" b="0"/>
                <wp:docPr id="35" name="Rectangle 3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06762E2B"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F0ECF82" id="Rectangle 35" o:spid="_x0000_s102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" fillcolor="#caedc2" strokecolor="black [3200]" strokeweight="1pt">
                <v:stroke startarrowwidth="narrow" startarrowlength="short" endarrowwidth="narrow" endarrowlength="short" joinstyle="round"/>
                <v:textbox inset="5mm,2mm,5mm,1mm">
                  <w:txbxContent>
                    <w:p w14:paraId="06762E2B" w14:textId="77777777" w:rsidR="00626F30" w:rsidRDefault="00626F30"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09D319CC" w14:textId="77777777" w:rsidR="009E6484" w:rsidRDefault="009E6484" w:rsidP="009E6484">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03AF138F" wp14:editId="6E8E16CF">
                <wp:extent cx="138700" cy="127900"/>
                <wp:effectExtent l="0" t="0" r="0" b="0"/>
                <wp:docPr id="36" name="Rectangle 3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6B26B811"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3AF138F" id="Rectangle 36" o:spid="_x0000_s102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LStOKU1AgAAbg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6B26B811" w14:textId="77777777" w:rsidR="00626F30" w:rsidRDefault="00626F30"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02915831" w14:textId="77777777" w:rsidR="009E6484" w:rsidRDefault="009E6484" w:rsidP="009E6484">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5C0DF670" wp14:editId="1EB40E9E">
                <wp:extent cx="138700" cy="127900"/>
                <wp:effectExtent l="0" t="0" r="0" b="0"/>
                <wp:docPr id="37" name="Rectangle 3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391BE4C9"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C0DF670" id="Rectangle 37" o:spid="_x0000_s102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" fillcolor="#fdd7a9" strokecolor="black [3200]" strokeweight="1pt">
                <v:stroke startarrowwidth="narrow" startarrowlength="short" endarrowwidth="narrow" endarrowlength="short" joinstyle="round"/>
                <v:textbox inset="5mm,2mm,5mm,1mm">
                  <w:txbxContent>
                    <w:p w14:paraId="391BE4C9" w14:textId="77777777" w:rsidR="00626F30" w:rsidRDefault="00626F30"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1CF1024E" w14:textId="77777777" w:rsidR="009E6484" w:rsidRDefault="009E6484" w:rsidP="009E6484">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7CA17466" wp14:editId="58FB6550">
                <wp:extent cx="138700" cy="127900"/>
                <wp:effectExtent l="0" t="0" r="0" b="0"/>
                <wp:docPr id="38" name="Rectangle 3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64020F08"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CA17466" id="Rectangle 38" o:spid="_x0000_s103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" fillcolor="#b4cde8" strokecolor="black [3200]" strokeweight="1pt">
                <v:stroke startarrowwidth="narrow" startarrowlength="short" endarrowwidth="narrow" endarrowlength="short" joinstyle="round"/>
                <v:textbox inset="5mm,2mm,5mm,1mm">
                  <w:txbxContent>
                    <w:p w14:paraId="64020F08" w14:textId="77777777" w:rsidR="00626F30" w:rsidRDefault="00626F30"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64F22E25" w14:textId="77777777" w:rsidR="009E6484" w:rsidRDefault="009E6484" w:rsidP="009E6484">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3F6A9C6F" wp14:editId="78001727">
                <wp:extent cx="138700" cy="127900"/>
                <wp:effectExtent l="0" t="0" r="0" b="0"/>
                <wp:docPr id="39" name="Rectangle 3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45851CF7"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F6A9C6F" id="Rectangle 39" o:spid="_x0000_s103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" fillcolor="#dfcce4" strokecolor="black [3200]" strokeweight="1pt">
                <v:stroke startarrowwidth="narrow" startarrowlength="short" endarrowwidth="narrow" endarrowlength="short" joinstyle="round"/>
                <v:textbox inset="5mm,2mm,5mm,1mm">
                  <w:txbxContent>
                    <w:p w14:paraId="45851CF7" w14:textId="77777777" w:rsidR="00626F30" w:rsidRDefault="00626F30" w:rsidP="009E6484">
                      <w:pPr>
                        <w:jc w:val="center"/>
                        <w:textDirection w:val="btLr"/>
                      </w:pPr>
                    </w:p>
                  </w:txbxContent>
                </v:textbox>
                <w10:anchorlock/>
              </v:rect>
            </w:pict>
          </mc:Fallback>
        </mc:AlternateContent>
      </w:r>
      <w:r>
        <w:rPr>
          <w:sz w:val="22"/>
          <w:szCs w:val="22"/>
        </w:rPr>
        <w:t xml:space="preserve"> Eastern Europe: Moldova, Belarus, Ukraine, and Russia; </w:t>
      </w:r>
    </w:p>
    <w:p w14:paraId="39E1410C" w14:textId="77777777" w:rsidR="009E6484" w:rsidRDefault="009E6484" w:rsidP="009E6484">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3685224A" wp14:editId="2C8132BF">
                <wp:extent cx="138700" cy="127900"/>
                <wp:effectExtent l="0" t="0" r="0" b="0"/>
                <wp:docPr id="40" name="Rectangle 4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238A68B6"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685224A" id="Rectangle 40" o:spid="_x0000_s103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BrMfqBNAIAAG4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238A68B6" w14:textId="77777777" w:rsidR="00626F30" w:rsidRDefault="00626F30"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118929A7" w14:textId="77777777" w:rsidR="009E6484" w:rsidRDefault="009E6484" w:rsidP="009E6484">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73849643" wp14:editId="4085701E">
                <wp:extent cx="138700" cy="127900"/>
                <wp:effectExtent l="0" t="0" r="0" b="0"/>
                <wp:docPr id="41" name="Rectangle 4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191AD2FA"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849643" id="Rectangle 41" o:spid="_x0000_s103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" fillcolor="#fde1ed" strokecolor="black [3200]" strokeweight="1pt">
                <v:stroke startarrowwidth="narrow" startarrowlength="short" endarrowwidth="narrow" endarrowlength="short" joinstyle="round"/>
                <v:textbox inset="5mm,2mm,5mm,1mm">
                  <w:txbxContent>
                    <w:p w14:paraId="191AD2FA" w14:textId="77777777" w:rsidR="00626F30" w:rsidRDefault="00626F30" w:rsidP="009E6484">
                      <w:pPr>
                        <w:jc w:val="center"/>
                        <w:textDirection w:val="btLr"/>
                      </w:pPr>
                    </w:p>
                  </w:txbxContent>
                </v:textbox>
                <w10:anchorlock/>
              </v:rect>
            </w:pict>
          </mc:Fallback>
        </mc:AlternateContent>
      </w:r>
      <w:r>
        <w:rPr>
          <w:sz w:val="22"/>
          <w:szCs w:val="22"/>
        </w:rPr>
        <w:t xml:space="preserve"> Southern Europe: Spain, Portugal, Greece, and Italy.</w:t>
      </w:r>
      <w:commentRangeEnd w:id="223"/>
      <w:r w:rsidR="00DB1642">
        <w:rPr>
          <w:rStyle w:val="CommentReference"/>
        </w:rPr>
        <w:commentReference w:id="223"/>
      </w:r>
    </w:p>
    <w:p w14:paraId="0EED48A7" w14:textId="7A897190" w:rsidR="00E752AA" w:rsidRDefault="009E6484" w:rsidP="00E752AA">
      <w:pPr>
        <w:spacing w:before="120" w:line="240" w:lineRule="auto"/>
        <w:rPr>
          <w:sz w:val="22"/>
          <w:szCs w:val="22"/>
        </w:rPr>
      </w:pPr>
      <w:commentRangeStart w:id="224"/>
      <w:commentRangeStart w:id="225"/>
      <w:r>
        <w:rPr>
          <w:i/>
          <w:sz w:val="22"/>
          <w:szCs w:val="22"/>
        </w:rPr>
        <w:t>Source</w:t>
      </w:r>
      <w:r>
        <w:rPr>
          <w:sz w:val="22"/>
          <w:szCs w:val="22"/>
        </w:rPr>
        <w:t>: Human Fertility Database (HFD) and Human Fertility Collection (HFC), own calculations.</w:t>
      </w:r>
      <w:commentRangeEnd w:id="224"/>
      <w:r w:rsidR="00AB1E24">
        <w:rPr>
          <w:rStyle w:val="CommentReference"/>
        </w:rPr>
        <w:commentReference w:id="224"/>
      </w:r>
      <w:commentRangeEnd w:id="225"/>
      <w:r w:rsidR="00DB1642">
        <w:rPr>
          <w:rStyle w:val="CommentReference"/>
        </w:rPr>
        <w:commentReference w:id="225"/>
      </w:r>
      <w:r w:rsidR="00E752AA">
        <w:rPr>
          <w:sz w:val="22"/>
          <w:szCs w:val="22"/>
        </w:rPr>
        <w:br w:type="page"/>
      </w:r>
    </w:p>
    <w:p w14:paraId="722AA33F"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lang w:val="de-DE" w:eastAsia="de-DE"/>
        </w:rPr>
        <w:drawing>
          <wp:inline distT="114300" distB="114300" distL="114300" distR="114300" wp14:anchorId="55734A7E" wp14:editId="42FDB91C">
            <wp:extent cx="5734050" cy="4775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4050" cy="4775200"/>
                    </a:xfrm>
                    <a:prstGeom prst="rect">
                      <a:avLst/>
                    </a:prstGeom>
                    <a:ln/>
                  </pic:spPr>
                </pic:pic>
              </a:graphicData>
            </a:graphic>
          </wp:inline>
        </w:drawing>
      </w:r>
    </w:p>
    <w:p w14:paraId="0CA4C493" w14:textId="606C81D0" w:rsidR="009E6484" w:rsidRDefault="009E6484" w:rsidP="009E6484">
      <w:pPr>
        <w:spacing w:line="240" w:lineRule="auto"/>
        <w:rPr>
          <w:sz w:val="22"/>
          <w:szCs w:val="22"/>
        </w:rPr>
      </w:pPr>
      <w:r>
        <w:rPr>
          <w:i/>
          <w:sz w:val="22"/>
          <w:szCs w:val="22"/>
        </w:rPr>
        <w:t>Note</w:t>
      </w:r>
      <w:r>
        <w:rPr>
          <w:sz w:val="22"/>
          <w:szCs w:val="22"/>
        </w:rPr>
        <w:t xml:space="preserve">: (a) </w:t>
      </w:r>
      <w:ins w:id="226" w:author="Serena Pattaro" w:date="2020-01-09T16:49:00Z">
        <w:r w:rsidR="006B6868" w:rsidRPr="00D60B6F">
          <w:rPr>
            <w:color w:val="000000"/>
            <w:sz w:val="22"/>
            <w:szCs w:val="22"/>
          </w:rPr>
          <w:t>Cohort and not period is indicated on x-axis.</w:t>
        </w:r>
        <w:r w:rsidR="006B6868">
          <w:rPr>
            <w:color w:val="000000"/>
            <w:sz w:val="22"/>
            <w:szCs w:val="22"/>
          </w:rPr>
          <w:t xml:space="preserve"> (b) </w:t>
        </w:r>
      </w:ins>
      <w:r>
        <w:rPr>
          <w:sz w:val="22"/>
          <w:szCs w:val="22"/>
        </w:rPr>
        <w:t xml:space="preserve">The shaded scale bar on the top indicates </w:t>
      </w:r>
      <w:ins w:id="227" w:author="Serena Pattaro" w:date="2020-01-09T17:44:00Z">
        <w:r w:rsidR="00DB1642">
          <w:rPr>
            <w:sz w:val="22"/>
            <w:szCs w:val="22"/>
          </w:rPr>
          <w:t xml:space="preserve">annual </w:t>
        </w:r>
      </w:ins>
      <w:r>
        <w:rPr>
          <w:sz w:val="22"/>
          <w:szCs w:val="22"/>
        </w:rPr>
        <w:t>age-specific fertility rates (ASFRs). (</w:t>
      </w:r>
      <w:ins w:id="228" w:author="Serena Pattaro" w:date="2020-01-09T16:49:00Z">
        <w:r w:rsidR="006B6868">
          <w:rPr>
            <w:sz w:val="22"/>
            <w:szCs w:val="22"/>
          </w:rPr>
          <w:t>c</w:t>
        </w:r>
      </w:ins>
      <w:del w:id="229" w:author="Serena Pattaro" w:date="2020-01-09T16:49:00Z">
        <w:r w:rsidDel="006B6868">
          <w:rPr>
            <w:sz w:val="22"/>
            <w:szCs w:val="22"/>
          </w:rPr>
          <w:delText>b</w:delText>
        </w:r>
      </w:del>
      <w:r>
        <w:rPr>
          <w:sz w:val="22"/>
          <w:szCs w:val="22"/>
        </w:rPr>
        <w:t xml:space="preserve">) The thick solid contour line indicates </w:t>
      </w:r>
      <w:ins w:id="230" w:author="Serena Pattaro" w:date="2020-01-09T17:45:00Z">
        <w:r w:rsidR="00DB1642">
          <w:rPr>
            <w:sz w:val="22"/>
            <w:szCs w:val="22"/>
          </w:rPr>
          <w:t xml:space="preserve">pseudo </w:t>
        </w:r>
      </w:ins>
      <w:r>
        <w:rPr>
          <w:sz w:val="22"/>
          <w:szCs w:val="22"/>
        </w:rPr>
        <w:t>cumulative cohort fertility rate (</w:t>
      </w:r>
      <w:ins w:id="231" w:author="Serena Pattaro" w:date="2020-01-09T17:45:00Z">
        <w:r w:rsidR="00DB1642">
          <w:rPr>
            <w:sz w:val="22"/>
            <w:szCs w:val="22"/>
          </w:rPr>
          <w:t>pseudo-</w:t>
        </w:r>
      </w:ins>
      <w:r>
        <w:rPr>
          <w:sz w:val="22"/>
          <w:szCs w:val="22"/>
        </w:rPr>
        <w:t xml:space="preserve">CCFR)=2.05 children per woman (replacement fertility) and the thin solid contour line indicates </w:t>
      </w:r>
      <w:ins w:id="232" w:author="Serena Pattaro" w:date="2020-01-09T17:45:00Z">
        <w:r w:rsidR="00DB1642">
          <w:rPr>
            <w:sz w:val="22"/>
            <w:szCs w:val="22"/>
          </w:rPr>
          <w:t>pseudo-</w:t>
        </w:r>
      </w:ins>
      <w:r>
        <w:rPr>
          <w:sz w:val="22"/>
          <w:szCs w:val="22"/>
        </w:rPr>
        <w:t>CCFR=1.50 children per woman</w:t>
      </w:r>
      <w:del w:id="233" w:author="Serena Pattaro" w:date="2020-01-09T16:50:00Z">
        <w:r w:rsidDel="006B6868">
          <w:rPr>
            <w:sz w:val="22"/>
            <w:szCs w:val="22"/>
          </w:rPr>
          <w:delText xml:space="preserve"> (sub-rep</w:delText>
        </w:r>
      </w:del>
      <w:del w:id="234" w:author="Serena Pattaro" w:date="2020-01-09T16:49:00Z">
        <w:r w:rsidDel="006B6868">
          <w:rPr>
            <w:sz w:val="22"/>
            <w:szCs w:val="22"/>
          </w:rPr>
          <w:delText>lacement fertility)</w:delText>
        </w:r>
      </w:del>
      <w:ins w:id="235" w:author="Serena Pattaro" w:date="2020-01-09T17:45:00Z">
        <w:r w:rsidR="00DB1642">
          <w:rPr>
            <w:sz w:val="22"/>
            <w:szCs w:val="22"/>
          </w:rPr>
          <w:t>.</w:t>
        </w:r>
      </w:ins>
      <w:del w:id="236" w:author="Serena Pattaro" w:date="2020-01-09T17:45:00Z">
        <w:r w:rsidDel="00DB1642">
          <w:rPr>
            <w:sz w:val="22"/>
            <w:szCs w:val="22"/>
          </w:rPr>
          <w:delText>;</w:delText>
        </w:r>
      </w:del>
      <w:r>
        <w:rPr>
          <w:sz w:val="22"/>
          <w:szCs w:val="22"/>
        </w:rPr>
        <w:t xml:space="preserve"> (</w:t>
      </w:r>
      <w:ins w:id="237" w:author="Serena Pattaro" w:date="2020-01-09T16:50:00Z">
        <w:r w:rsidR="006B6868">
          <w:rPr>
            <w:sz w:val="22"/>
            <w:szCs w:val="22"/>
          </w:rPr>
          <w:t>d</w:t>
        </w:r>
      </w:ins>
      <w:del w:id="238" w:author="Serena Pattaro" w:date="2020-01-09T16:50:00Z">
        <w:r w:rsidDel="006B6868">
          <w:rPr>
            <w:sz w:val="22"/>
            <w:szCs w:val="22"/>
          </w:rPr>
          <w:delText>c</w:delText>
        </w:r>
      </w:del>
      <w:r>
        <w:rPr>
          <w:sz w:val="22"/>
          <w:szCs w:val="22"/>
        </w:rPr>
        <w:t xml:space="preserve">) Countries are ranked in descending order by </w:t>
      </w:r>
      <w:ins w:id="239" w:author="Serena Pattaro" w:date="2020-01-09T17:45:00Z">
        <w:r w:rsidR="00DB1642">
          <w:rPr>
            <w:sz w:val="22"/>
            <w:szCs w:val="22"/>
          </w:rPr>
          <w:t>pseudo-</w:t>
        </w:r>
      </w:ins>
      <w:r>
        <w:rPr>
          <w:sz w:val="22"/>
          <w:szCs w:val="22"/>
        </w:rPr>
        <w:t xml:space="preserve">CCFR in </w:t>
      </w:r>
      <w:commentRangeStart w:id="240"/>
      <w:r>
        <w:rPr>
          <w:sz w:val="22"/>
          <w:szCs w:val="22"/>
        </w:rPr>
        <w:t>2007</w:t>
      </w:r>
      <w:commentRangeEnd w:id="240"/>
      <w:r w:rsidR="00221737">
        <w:rPr>
          <w:rStyle w:val="CommentReference"/>
        </w:rPr>
        <w:commentReference w:id="240"/>
      </w:r>
      <w:r>
        <w:rPr>
          <w:sz w:val="22"/>
          <w:szCs w:val="22"/>
        </w:rPr>
        <w:t xml:space="preserve"> (last common year of observation). (</w:t>
      </w:r>
      <w:ins w:id="241" w:author="Serena Pattaro" w:date="2020-01-09T16:50:00Z">
        <w:r w:rsidR="006B6868">
          <w:rPr>
            <w:sz w:val="22"/>
            <w:szCs w:val="22"/>
          </w:rPr>
          <w:t>e</w:t>
        </w:r>
      </w:ins>
      <w:del w:id="242" w:author="Serena Pattaro" w:date="2020-01-09T16:50:00Z">
        <w:r w:rsidDel="006B6868">
          <w:rPr>
            <w:sz w:val="22"/>
            <w:szCs w:val="22"/>
          </w:rPr>
          <w:delText>d</w:delText>
        </w:r>
      </w:del>
      <w:r>
        <w:rPr>
          <w:sz w:val="22"/>
          <w:szCs w:val="22"/>
        </w:rPr>
        <w:t>) Countries are grouped by colour-shaded tiles indicating the following geographic macro-regions:</w:t>
      </w:r>
    </w:p>
    <w:p w14:paraId="2815FDDE" w14:textId="77777777" w:rsidR="009E6484" w:rsidRDefault="009E6484" w:rsidP="009E6484">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4AE3EFA5" wp14:editId="256D782A">
                <wp:extent cx="138700" cy="127900"/>
                <wp:effectExtent l="0" t="0" r="0" b="0"/>
                <wp:docPr id="26" name="Rectangle 2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0EC80187"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AE3EFA5" id="Rectangle 26" o:spid="_x0000_s103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KI3Yqg1AgAAbg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0EC80187" w14:textId="77777777" w:rsidR="00626F30" w:rsidRDefault="00626F30" w:rsidP="009E6484">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6EB8E58B" w14:textId="77777777" w:rsidR="009E6484" w:rsidRDefault="009E6484" w:rsidP="009E6484">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73A7BA52" wp14:editId="04A3DE8B">
                <wp:extent cx="138700" cy="127900"/>
                <wp:effectExtent l="0" t="0" r="0" b="0"/>
                <wp:docPr id="27" name="Rectangle 2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29EF575C"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A7BA52" id="Rectangle 27" o:spid="_x0000_s103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XfywQDUCAABu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29EF575C" w14:textId="77777777" w:rsidR="00626F30" w:rsidRDefault="00626F30"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464AF2AB" w14:textId="77777777" w:rsidR="009E6484" w:rsidRDefault="009E6484" w:rsidP="009E6484">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1D9D2CA0" wp14:editId="31C5BD75">
                <wp:extent cx="138700" cy="127900"/>
                <wp:effectExtent l="0" t="0" r="0" b="0"/>
                <wp:docPr id="28" name="Rectangle 2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5DF72A8E"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D9D2CA0" id="Rectangle 28" o:spid="_x0000_s103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A08yPY1AgAAbw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5DF72A8E" w14:textId="77777777" w:rsidR="00626F30" w:rsidRDefault="00626F30"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444C569F" w14:textId="77777777" w:rsidR="009E6484" w:rsidRDefault="009E6484" w:rsidP="009E6484">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0A020859" wp14:editId="0B0705D1">
                <wp:extent cx="138700" cy="127900"/>
                <wp:effectExtent l="0" t="0" r="0" b="0"/>
                <wp:docPr id="29" name="Rectangle 2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6E286406"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A020859" id="Rectangle 29" o:spid="_x0000_s103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" fillcolor="#fdd7a9" strokecolor="black [3200]" strokeweight="1pt">
                <v:stroke startarrowwidth="narrow" startarrowlength="short" endarrowwidth="narrow" endarrowlength="short" joinstyle="round"/>
                <v:textbox inset="5mm,2mm,5mm,1mm">
                  <w:txbxContent>
                    <w:p w14:paraId="6E286406" w14:textId="77777777" w:rsidR="00626F30" w:rsidRDefault="00626F30"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3FA3FD0F" w14:textId="77777777" w:rsidR="009E6484" w:rsidRDefault="009E6484" w:rsidP="009E6484">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2776E158" wp14:editId="16AFAC36">
                <wp:extent cx="138700" cy="127900"/>
                <wp:effectExtent l="0" t="0" r="0" b="0"/>
                <wp:docPr id="30" name="Rectangle 3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1E921D3D"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776E158" id="Rectangle 30" o:spid="_x0000_s103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" fillcolor="#b4cde8" strokecolor="black [3200]" strokeweight="1pt">
                <v:stroke startarrowwidth="narrow" startarrowlength="short" endarrowwidth="narrow" endarrowlength="short" joinstyle="round"/>
                <v:textbox inset="5mm,2mm,5mm,1mm">
                  <w:txbxContent>
                    <w:p w14:paraId="1E921D3D" w14:textId="77777777" w:rsidR="00626F30" w:rsidRDefault="00626F30"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1130067D" w14:textId="77777777" w:rsidR="009E6484" w:rsidRDefault="009E6484" w:rsidP="009E6484">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6C6E52C8" wp14:editId="5F6AA137">
                <wp:extent cx="138700" cy="127900"/>
                <wp:effectExtent l="0" t="0" r="0" b="0"/>
                <wp:docPr id="31" name="Rectangle 3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667865BB"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C6E52C8" id="Rectangle 31" o:spid="_x0000_s103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" fillcolor="#dfcce4" strokecolor="black [3200]" strokeweight="1pt">
                <v:stroke startarrowwidth="narrow" startarrowlength="short" endarrowwidth="narrow" endarrowlength="short" joinstyle="round"/>
                <v:textbox inset="5mm,2mm,5mm,1mm">
                  <w:txbxContent>
                    <w:p w14:paraId="667865BB" w14:textId="77777777" w:rsidR="00626F30" w:rsidRDefault="00626F30" w:rsidP="009E6484">
                      <w:pPr>
                        <w:jc w:val="center"/>
                        <w:textDirection w:val="btLr"/>
                      </w:pPr>
                    </w:p>
                  </w:txbxContent>
                </v:textbox>
                <w10:anchorlock/>
              </v:rect>
            </w:pict>
          </mc:Fallback>
        </mc:AlternateContent>
      </w:r>
      <w:r>
        <w:rPr>
          <w:sz w:val="22"/>
          <w:szCs w:val="22"/>
        </w:rPr>
        <w:t xml:space="preserve"> Eastern Europe: Moldova, Belarus, Ukraine, and Russia; </w:t>
      </w:r>
    </w:p>
    <w:p w14:paraId="7A759B4F" w14:textId="77777777" w:rsidR="009E6484" w:rsidRDefault="009E6484" w:rsidP="009E6484">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18B79DD0" wp14:editId="572DFE71">
                <wp:extent cx="138700" cy="127900"/>
                <wp:effectExtent l="0" t="0" r="0" b="0"/>
                <wp:docPr id="32" name="Rectangle 3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33E39618"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8B79DD0" id="Rectangle 32" o:spid="_x0000_s104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DI78onNAIAAG8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33E39618" w14:textId="77777777" w:rsidR="00626F30" w:rsidRDefault="00626F30"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0CD424DB" w14:textId="77777777" w:rsidR="009E6484" w:rsidRDefault="009E6484" w:rsidP="009E6484">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1A8712A4" wp14:editId="4AE2CC09">
                <wp:extent cx="138700" cy="127900"/>
                <wp:effectExtent l="0" t="0" r="0" b="0"/>
                <wp:docPr id="33" name="Rectangle 3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3D01E46B" w14:textId="77777777" w:rsidR="00626F30" w:rsidRDefault="00626F3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A8712A4" id="Rectangle 33" o:spid="_x0000_s104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" fillcolor="#fde1ed" strokecolor="black [3200]" strokeweight="1pt">
                <v:stroke startarrowwidth="narrow" startarrowlength="short" endarrowwidth="narrow" endarrowlength="short" joinstyle="round"/>
                <v:textbox inset="5mm,2mm,5mm,1mm">
                  <w:txbxContent>
                    <w:p w14:paraId="3D01E46B" w14:textId="77777777" w:rsidR="00626F30" w:rsidRDefault="00626F30" w:rsidP="009E6484">
                      <w:pPr>
                        <w:jc w:val="center"/>
                        <w:textDirection w:val="btLr"/>
                      </w:pPr>
                    </w:p>
                  </w:txbxContent>
                </v:textbox>
                <w10:anchorlock/>
              </v:rect>
            </w:pict>
          </mc:Fallback>
        </mc:AlternateContent>
      </w:r>
      <w:r>
        <w:rPr>
          <w:sz w:val="22"/>
          <w:szCs w:val="22"/>
        </w:rPr>
        <w:t xml:space="preserve"> Southern Europe: Spain, Portugal, Greece, and Italy.</w:t>
      </w:r>
    </w:p>
    <w:p w14:paraId="6D7E1EA8" w14:textId="41AAFE1E" w:rsidR="00E752AA" w:rsidRDefault="009E6484" w:rsidP="00E752AA">
      <w:pPr>
        <w:spacing w:before="120" w:line="240" w:lineRule="auto"/>
        <w:rPr>
          <w:sz w:val="22"/>
          <w:szCs w:val="22"/>
        </w:rPr>
      </w:pPr>
      <w:commentRangeStart w:id="243"/>
      <w:r>
        <w:rPr>
          <w:i/>
          <w:sz w:val="22"/>
          <w:szCs w:val="22"/>
        </w:rPr>
        <w:t>Source</w:t>
      </w:r>
      <w:r>
        <w:rPr>
          <w:sz w:val="22"/>
          <w:szCs w:val="22"/>
        </w:rPr>
        <w:t>: Human Fertility Database (HFD) and Human Fertility Collection (HFC), own calculations.</w:t>
      </w:r>
      <w:commentRangeEnd w:id="243"/>
      <w:r w:rsidR="00AB1E24">
        <w:rPr>
          <w:rStyle w:val="CommentReference"/>
        </w:rPr>
        <w:commentReference w:id="243"/>
      </w:r>
      <w:r w:rsidR="00E752AA">
        <w:rPr>
          <w:sz w:val="22"/>
          <w:szCs w:val="22"/>
        </w:rPr>
        <w:br w:type="page"/>
      </w:r>
    </w:p>
    <w:p w14:paraId="76A0B060"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lang w:val="de-DE" w:eastAsia="de-DE"/>
        </w:rPr>
        <w:drawing>
          <wp:inline distT="114300" distB="114300" distL="114300" distR="114300" wp14:anchorId="1AB3523F" wp14:editId="6C670404">
            <wp:extent cx="5734050" cy="4775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4050" cy="4775200"/>
                    </a:xfrm>
                    <a:prstGeom prst="rect">
                      <a:avLst/>
                    </a:prstGeom>
                    <a:ln/>
                  </pic:spPr>
                </pic:pic>
              </a:graphicData>
            </a:graphic>
          </wp:inline>
        </w:drawing>
      </w:r>
    </w:p>
    <w:p w14:paraId="58A31459" w14:textId="1BA5F23A" w:rsidR="006675D0" w:rsidRDefault="009E6484">
      <w:pPr>
        <w:spacing w:line="240" w:lineRule="auto"/>
        <w:rPr>
          <w:sz w:val="22"/>
          <w:szCs w:val="22"/>
        </w:rPr>
      </w:pPr>
      <w:r>
        <w:rPr>
          <w:i/>
          <w:sz w:val="22"/>
          <w:szCs w:val="22"/>
        </w:rPr>
        <w:t>Note</w:t>
      </w:r>
      <w:r>
        <w:rPr>
          <w:sz w:val="22"/>
          <w:szCs w:val="22"/>
        </w:rPr>
        <w:t xml:space="preserve">: (a) </w:t>
      </w:r>
      <w:ins w:id="244" w:author="Serena Pattaro" w:date="2020-01-09T16:50:00Z">
        <w:r w:rsidR="006B6868" w:rsidRPr="00D60B6F">
          <w:rPr>
            <w:color w:val="000000"/>
            <w:sz w:val="22"/>
            <w:szCs w:val="22"/>
          </w:rPr>
          <w:t>Cohort and not period is indicated on x-axis.</w:t>
        </w:r>
        <w:r w:rsidR="006B6868">
          <w:rPr>
            <w:color w:val="000000"/>
            <w:sz w:val="22"/>
            <w:szCs w:val="22"/>
          </w:rPr>
          <w:t xml:space="preserve"> (b) </w:t>
        </w:r>
      </w:ins>
      <w:r>
        <w:rPr>
          <w:sz w:val="22"/>
          <w:szCs w:val="22"/>
        </w:rPr>
        <w:t xml:space="preserve">The shaded scale bar on the top indicates </w:t>
      </w:r>
      <w:ins w:id="245" w:author="Serena Pattaro" w:date="2020-01-09T17:45:00Z">
        <w:r w:rsidR="00DB1642">
          <w:rPr>
            <w:sz w:val="22"/>
            <w:szCs w:val="22"/>
          </w:rPr>
          <w:t xml:space="preserve">annual </w:t>
        </w:r>
      </w:ins>
      <w:r>
        <w:rPr>
          <w:sz w:val="22"/>
          <w:szCs w:val="22"/>
        </w:rPr>
        <w:t>age-specific fertility rates (ASFRs). (</w:t>
      </w:r>
      <w:ins w:id="246" w:author="Serena Pattaro" w:date="2020-01-09T16:50:00Z">
        <w:r w:rsidR="006B6868">
          <w:rPr>
            <w:sz w:val="22"/>
            <w:szCs w:val="22"/>
          </w:rPr>
          <w:t>c</w:t>
        </w:r>
      </w:ins>
      <w:del w:id="247" w:author="Serena Pattaro" w:date="2020-01-09T16:50:00Z">
        <w:r w:rsidDel="006B6868">
          <w:rPr>
            <w:sz w:val="22"/>
            <w:szCs w:val="22"/>
          </w:rPr>
          <w:delText>b</w:delText>
        </w:r>
      </w:del>
      <w:r>
        <w:rPr>
          <w:sz w:val="22"/>
          <w:szCs w:val="22"/>
        </w:rPr>
        <w:t xml:space="preserve">) The thick solid contour line indicates </w:t>
      </w:r>
      <w:ins w:id="248" w:author="Serena Pattaro" w:date="2020-01-09T17:45:00Z">
        <w:r w:rsidR="00DB1642">
          <w:rPr>
            <w:sz w:val="22"/>
            <w:szCs w:val="22"/>
          </w:rPr>
          <w:t xml:space="preserve">pseudo </w:t>
        </w:r>
      </w:ins>
      <w:r>
        <w:rPr>
          <w:sz w:val="22"/>
          <w:szCs w:val="22"/>
        </w:rPr>
        <w:t>cumulative cohort fertility rate (</w:t>
      </w:r>
      <w:ins w:id="249" w:author="Serena Pattaro" w:date="2020-01-09T17:45:00Z">
        <w:r w:rsidR="00DB1642">
          <w:rPr>
            <w:sz w:val="22"/>
            <w:szCs w:val="22"/>
          </w:rPr>
          <w:t>pseudo-</w:t>
        </w:r>
      </w:ins>
      <w:r>
        <w:rPr>
          <w:sz w:val="22"/>
          <w:szCs w:val="22"/>
        </w:rPr>
        <w:t xml:space="preserve">CCFR)=2.05 children per woman (replacement fertility) and the thin solid contour line indicates </w:t>
      </w:r>
      <w:ins w:id="250" w:author="Serena Pattaro" w:date="2020-01-09T17:45:00Z">
        <w:r w:rsidR="00DB1642">
          <w:rPr>
            <w:sz w:val="22"/>
            <w:szCs w:val="22"/>
          </w:rPr>
          <w:t>ps</w:t>
        </w:r>
      </w:ins>
      <w:ins w:id="251" w:author="Serena Pattaro" w:date="2020-01-09T17:46:00Z">
        <w:r w:rsidR="00DB1642">
          <w:rPr>
            <w:sz w:val="22"/>
            <w:szCs w:val="22"/>
          </w:rPr>
          <w:t>eudo-</w:t>
        </w:r>
      </w:ins>
      <w:r>
        <w:rPr>
          <w:sz w:val="22"/>
          <w:szCs w:val="22"/>
        </w:rPr>
        <w:t>CCFR=1.50 children per woman</w:t>
      </w:r>
      <w:del w:id="252" w:author="Serena Pattaro" w:date="2020-01-09T16:50:00Z">
        <w:r w:rsidDel="006B6868">
          <w:rPr>
            <w:sz w:val="22"/>
            <w:szCs w:val="22"/>
          </w:rPr>
          <w:delText xml:space="preserve"> (sub-replacement fertility)</w:delText>
        </w:r>
      </w:del>
      <w:ins w:id="253" w:author="Serena Pattaro" w:date="2020-01-09T17:46:00Z">
        <w:r w:rsidR="00DB1642">
          <w:rPr>
            <w:sz w:val="22"/>
            <w:szCs w:val="22"/>
          </w:rPr>
          <w:t>.</w:t>
        </w:r>
      </w:ins>
      <w:del w:id="254" w:author="Serena Pattaro" w:date="2020-01-09T17:46:00Z">
        <w:r w:rsidDel="00DB1642">
          <w:rPr>
            <w:sz w:val="22"/>
            <w:szCs w:val="22"/>
          </w:rPr>
          <w:delText>;</w:delText>
        </w:r>
      </w:del>
      <w:r>
        <w:rPr>
          <w:sz w:val="22"/>
          <w:szCs w:val="22"/>
        </w:rPr>
        <w:t xml:space="preserve"> (</w:t>
      </w:r>
      <w:ins w:id="255" w:author="Serena Pattaro" w:date="2020-01-09T16:50:00Z">
        <w:r w:rsidR="006B6868">
          <w:rPr>
            <w:sz w:val="22"/>
            <w:szCs w:val="22"/>
          </w:rPr>
          <w:t>d</w:t>
        </w:r>
      </w:ins>
      <w:del w:id="256" w:author="Serena Pattaro" w:date="2020-01-09T16:50:00Z">
        <w:r w:rsidDel="006B6868">
          <w:rPr>
            <w:sz w:val="22"/>
            <w:szCs w:val="22"/>
          </w:rPr>
          <w:delText>c</w:delText>
        </w:r>
      </w:del>
      <w:r>
        <w:rPr>
          <w:sz w:val="22"/>
          <w:szCs w:val="22"/>
        </w:rPr>
        <w:t xml:space="preserve">) Countries are ranked in descending order by </w:t>
      </w:r>
      <w:ins w:id="257" w:author="Serena Pattaro" w:date="2020-01-09T17:46:00Z">
        <w:r w:rsidR="00DB1642">
          <w:rPr>
            <w:sz w:val="22"/>
            <w:szCs w:val="22"/>
          </w:rPr>
          <w:t>pseudo-</w:t>
        </w:r>
      </w:ins>
      <w:r>
        <w:rPr>
          <w:sz w:val="22"/>
          <w:szCs w:val="22"/>
        </w:rPr>
        <w:t xml:space="preserve">CCFR in </w:t>
      </w:r>
      <w:commentRangeStart w:id="258"/>
      <w:r>
        <w:rPr>
          <w:sz w:val="22"/>
          <w:szCs w:val="22"/>
        </w:rPr>
        <w:t>2007</w:t>
      </w:r>
      <w:commentRangeEnd w:id="258"/>
      <w:r w:rsidR="00221737">
        <w:rPr>
          <w:rStyle w:val="CommentReference"/>
        </w:rPr>
        <w:commentReference w:id="258"/>
      </w:r>
      <w:r>
        <w:rPr>
          <w:sz w:val="22"/>
          <w:szCs w:val="22"/>
        </w:rPr>
        <w:t xml:space="preserve"> (last common year of observation). (</w:t>
      </w:r>
      <w:ins w:id="259" w:author="Serena Pattaro" w:date="2020-01-09T16:50:00Z">
        <w:r w:rsidR="006B6868">
          <w:rPr>
            <w:sz w:val="22"/>
            <w:szCs w:val="22"/>
          </w:rPr>
          <w:t>e</w:t>
        </w:r>
      </w:ins>
      <w:del w:id="260" w:author="Serena Pattaro" w:date="2020-01-09T16:50:00Z">
        <w:r w:rsidDel="006B6868">
          <w:rPr>
            <w:sz w:val="22"/>
            <w:szCs w:val="22"/>
          </w:rPr>
          <w:delText>d</w:delText>
        </w:r>
      </w:del>
      <w:r>
        <w:rPr>
          <w:sz w:val="22"/>
          <w:szCs w:val="22"/>
        </w:rPr>
        <w:t>) Countries are grouped by colour-shaded tiles indicating the following geographic macro-regions:</w:t>
      </w:r>
    </w:p>
    <w:p w14:paraId="0350706E" w14:textId="77777777" w:rsidR="006675D0" w:rsidRDefault="009E6484">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4711F215" wp14:editId="081C0904">
                <wp:extent cx="138700" cy="127900"/>
                <wp:effectExtent l="0" t="0" r="0" b="0"/>
                <wp:docPr id="2" name="Rectangle 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65E4E1CC" w14:textId="77777777" w:rsidR="00626F30" w:rsidRDefault="00626F30">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711F215" id="Rectangle 2" o:spid="_x0000_s104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E6Ip2E1AgAAbQ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65E4E1CC" w14:textId="77777777" w:rsidR="00626F30" w:rsidRDefault="00626F30">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3FF5D41F" w14:textId="77777777" w:rsidR="006675D0" w:rsidRDefault="009E6484">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6A38F5E2" wp14:editId="263DDF28">
                <wp:extent cx="138700" cy="127900"/>
                <wp:effectExtent l="0" t="0" r="0" b="0"/>
                <wp:docPr id="1" name="Rectangle 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47AD4CCD" w14:textId="77777777" w:rsidR="00626F30" w:rsidRDefault="00626F30">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A38F5E2" id="Rectangle 1" o:spid="_x0000_s104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a5RBCDUCAABt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47AD4CCD" w14:textId="77777777" w:rsidR="00626F30" w:rsidRDefault="00626F30">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54D790E4" w14:textId="77777777" w:rsidR="006675D0" w:rsidRDefault="009E6484">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2EA6C545" wp14:editId="4EEAA356">
                <wp:extent cx="138700" cy="127900"/>
                <wp:effectExtent l="0" t="0" r="0" b="0"/>
                <wp:docPr id="4" name="Rectangle 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5C63F4A4" w14:textId="77777777" w:rsidR="00626F30" w:rsidRDefault="00626F30">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EA6C545" id="Rectangle 4" o:spid="_x0000_s104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" fillcolor="#e3dbc0" strokecolor="black [3200]" strokeweight="1pt">
                <v:stroke startarrowwidth="narrow" startarrowlength="short" endarrowwidth="narrow" endarrowlength="short" joinstyle="round"/>
                <v:textbox inset="5mm,2mm,5mm,1mm">
                  <w:txbxContent>
                    <w:p w14:paraId="5C63F4A4" w14:textId="77777777" w:rsidR="00626F30" w:rsidRDefault="00626F30">
                      <w:pPr>
                        <w:jc w:val="center"/>
                        <w:textDirection w:val="btLr"/>
                      </w:pPr>
                    </w:p>
                  </w:txbxContent>
                </v:textbox>
                <w10:anchorlock/>
              </v:rect>
            </w:pict>
          </mc:Fallback>
        </mc:AlternateContent>
      </w:r>
      <w:r>
        <w:rPr>
          <w:sz w:val="22"/>
          <w:szCs w:val="22"/>
        </w:rPr>
        <w:t xml:space="preserve"> Northern Europe: Iceland, Norway, Sweden, Finland, and Denmark;</w:t>
      </w:r>
    </w:p>
    <w:p w14:paraId="6CDE4D52" w14:textId="77777777" w:rsidR="006675D0" w:rsidRDefault="009E6484">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1A88E7B8" wp14:editId="112E50A5">
                <wp:extent cx="138700" cy="127900"/>
                <wp:effectExtent l="0" t="0" r="0" b="0"/>
                <wp:docPr id="3" name="Rectangle 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68AA1A38" w14:textId="77777777" w:rsidR="00626F30" w:rsidRDefault="00626F30">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A88E7B8" id="Rectangle 3" o:spid="_x0000_s104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" fillcolor="#fdd7a9" strokecolor="black [3200]" strokeweight="1pt">
                <v:stroke startarrowwidth="narrow" startarrowlength="short" endarrowwidth="narrow" endarrowlength="short" joinstyle="round"/>
                <v:textbox inset="5mm,2mm,5mm,1mm">
                  <w:txbxContent>
                    <w:p w14:paraId="68AA1A38" w14:textId="77777777" w:rsidR="00626F30" w:rsidRDefault="00626F30">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27494278" w14:textId="77777777" w:rsidR="006675D0" w:rsidRDefault="009E6484">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38D87267" wp14:editId="62A9B68D">
                <wp:extent cx="138700" cy="127900"/>
                <wp:effectExtent l="0" t="0" r="0" b="0"/>
                <wp:docPr id="6" name="Rectangle 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470F8694" w14:textId="77777777" w:rsidR="00626F30" w:rsidRDefault="00626F30">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8D87267" id="Rectangle 6" o:spid="_x0000_s104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" fillcolor="#b4cde8" strokecolor="black [3200]" strokeweight="1pt">
                <v:stroke startarrowwidth="narrow" startarrowlength="short" endarrowwidth="narrow" endarrowlength="short" joinstyle="round"/>
                <v:textbox inset="5mm,2mm,5mm,1mm">
                  <w:txbxContent>
                    <w:p w14:paraId="470F8694" w14:textId="77777777" w:rsidR="00626F30" w:rsidRDefault="00626F30">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4087BCDA" w14:textId="77777777" w:rsidR="006675D0" w:rsidRDefault="009E6484">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23CD36F6" wp14:editId="12C238E3">
                <wp:extent cx="138700" cy="127900"/>
                <wp:effectExtent l="0" t="0" r="0" b="0"/>
                <wp:docPr id="5" name="Rectangle 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64AF90DC" w14:textId="77777777" w:rsidR="00626F30" w:rsidRDefault="00626F30">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3CD36F6" id="Rectangle 5" o:spid="_x0000_s104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" fillcolor="#dfcce4" strokecolor="black [3200]" strokeweight="1pt">
                <v:stroke startarrowwidth="narrow" startarrowlength="short" endarrowwidth="narrow" endarrowlength="short" joinstyle="round"/>
                <v:textbox inset="5mm,2mm,5mm,1mm">
                  <w:txbxContent>
                    <w:p w14:paraId="64AF90DC" w14:textId="77777777" w:rsidR="00626F30" w:rsidRDefault="00626F30">
                      <w:pPr>
                        <w:jc w:val="center"/>
                        <w:textDirection w:val="btLr"/>
                      </w:pPr>
                    </w:p>
                  </w:txbxContent>
                </v:textbox>
                <w10:anchorlock/>
              </v:rect>
            </w:pict>
          </mc:Fallback>
        </mc:AlternateContent>
      </w:r>
      <w:r>
        <w:rPr>
          <w:sz w:val="22"/>
          <w:szCs w:val="22"/>
        </w:rPr>
        <w:t xml:space="preserve"> Eastern Europe: Moldova, Belarus, Ukraine, and Russia; </w:t>
      </w:r>
    </w:p>
    <w:p w14:paraId="3264C712" w14:textId="77777777" w:rsidR="006675D0" w:rsidRDefault="009E6484">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400D14D0" wp14:editId="50E439D1">
                <wp:extent cx="138700" cy="127900"/>
                <wp:effectExtent l="0" t="0" r="0" b="0"/>
                <wp:docPr id="8" name="Rectangle 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6433798B" w14:textId="77777777" w:rsidR="00626F30" w:rsidRDefault="00626F30">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00D14D0" id="Rectangle 8" o:spid="_x0000_s104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" fillcolor="#fffbcd" strokecolor="black [3200]" strokeweight="1pt">
                <v:stroke startarrowwidth="narrow" startarrowlength="short" endarrowwidth="narrow" endarrowlength="short" joinstyle="round"/>
                <v:textbox inset="5mm,2mm,5mm,1mm">
                  <w:txbxContent>
                    <w:p w14:paraId="6433798B" w14:textId="77777777" w:rsidR="00626F30" w:rsidRDefault="00626F30">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5F35C924" w14:textId="77777777" w:rsidR="006675D0" w:rsidRDefault="009E6484">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5E8AE0FD" wp14:editId="10E6307D">
                <wp:extent cx="138700" cy="127900"/>
                <wp:effectExtent l="0" t="0" r="0" b="0"/>
                <wp:docPr id="7" name="Rectangle 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6C22124E" w14:textId="77777777" w:rsidR="00626F30" w:rsidRDefault="00626F30">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E8AE0FD" id="Rectangle 7" o:spid="_x0000_s104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" fillcolor="#fde1ed" strokecolor="black [3200]" strokeweight="1pt">
                <v:stroke startarrowwidth="narrow" startarrowlength="short" endarrowwidth="narrow" endarrowlength="short" joinstyle="round"/>
                <v:textbox inset="5mm,2mm,5mm,1mm">
                  <w:txbxContent>
                    <w:p w14:paraId="6C22124E" w14:textId="77777777" w:rsidR="00626F30" w:rsidRDefault="00626F30">
                      <w:pPr>
                        <w:jc w:val="center"/>
                        <w:textDirection w:val="btLr"/>
                      </w:pPr>
                    </w:p>
                  </w:txbxContent>
                </v:textbox>
                <w10:anchorlock/>
              </v:rect>
            </w:pict>
          </mc:Fallback>
        </mc:AlternateContent>
      </w:r>
      <w:r>
        <w:rPr>
          <w:sz w:val="22"/>
          <w:szCs w:val="22"/>
        </w:rPr>
        <w:t xml:space="preserve"> Southern Europe: Spain, Portugal, Greece, and Italy.</w:t>
      </w:r>
    </w:p>
    <w:p w14:paraId="1539ADD0" w14:textId="18A684E3" w:rsidR="006675D0" w:rsidRDefault="009E6484" w:rsidP="00E752AA">
      <w:pPr>
        <w:spacing w:before="120" w:line="240" w:lineRule="auto"/>
      </w:pPr>
      <w:commentRangeStart w:id="261"/>
      <w:r>
        <w:rPr>
          <w:i/>
          <w:sz w:val="22"/>
          <w:szCs w:val="22"/>
        </w:rPr>
        <w:t>Source</w:t>
      </w:r>
      <w:r>
        <w:rPr>
          <w:sz w:val="22"/>
          <w:szCs w:val="22"/>
        </w:rPr>
        <w:t>: Human Fertility Database (HFD) and Human Fertility Collection (HFC), own calculations.</w:t>
      </w:r>
      <w:commentRangeEnd w:id="261"/>
      <w:r w:rsidR="00221737">
        <w:rPr>
          <w:rStyle w:val="CommentReference"/>
        </w:rPr>
        <w:commentReference w:id="261"/>
      </w:r>
      <w:r>
        <w:br w:type="page"/>
      </w:r>
    </w:p>
    <w:p w14:paraId="18F15D90" w14:textId="6905C57E" w:rsidR="008B08F4" w:rsidRDefault="008B08F4" w:rsidP="008B08F4">
      <w:r>
        <w:lastRenderedPageBreak/>
        <w:t xml:space="preserve">A high level of heterogeneity is also observed among Eastern and Central European countries which either show lost fertility replacement or </w:t>
      </w:r>
      <w:del w:id="262" w:author="Serena Pattaro" w:date="2020-01-10T17:15:00Z">
        <w:r w:rsidDel="0007575D">
          <w:delText>elevated sub-replacement</w:delText>
        </w:r>
      </w:del>
      <w:ins w:id="263" w:author="Serena Pattaro" w:date="2020-01-10T17:15:00Z">
        <w:r w:rsidR="0007575D">
          <w:t>pronounced</w:t>
        </w:r>
      </w:ins>
      <w:r>
        <w:t xml:space="preserve"> levels </w:t>
      </w:r>
      <w:ins w:id="264" w:author="Serena Pattaro" w:date="2020-01-10T17:15:00Z">
        <w:r w:rsidR="00245F59">
          <w:t>measured at 1.5</w:t>
        </w:r>
      </w:ins>
      <w:ins w:id="265" w:author="Serena Pattaro" w:date="2020-01-10T17:47:00Z">
        <w:r w:rsidR="00EF2F2F">
          <w:t>0</w:t>
        </w:r>
      </w:ins>
      <w:ins w:id="266" w:author="Serena Pattaro" w:date="2020-01-10T17:15:00Z">
        <w:r w:rsidR="00245F59">
          <w:t xml:space="preserve"> children per woman </w:t>
        </w:r>
      </w:ins>
      <w:r>
        <w:t xml:space="preserve">for cohorts born approximately after </w:t>
      </w:r>
      <w:commentRangeStart w:id="267"/>
      <w:commentRangeStart w:id="268"/>
      <w:r>
        <w:t>1960</w:t>
      </w:r>
      <w:del w:id="269" w:author="Serena Pattaro" w:date="2020-01-10T17:15:00Z">
        <w:r w:rsidDel="00245F59">
          <w:delText>s</w:delText>
        </w:r>
      </w:del>
      <w:commentRangeEnd w:id="267"/>
      <w:r w:rsidR="00DE43E5">
        <w:rPr>
          <w:rStyle w:val="CommentReference"/>
        </w:rPr>
        <w:commentReference w:id="267"/>
      </w:r>
      <w:commentRangeEnd w:id="268"/>
      <w:r w:rsidR="00245F59">
        <w:rPr>
          <w:rStyle w:val="CommentReference"/>
        </w:rPr>
        <w:commentReference w:id="268"/>
      </w:r>
      <w:r>
        <w:t xml:space="preserve">, who have been affected by the collapse of the Socialist regime. Amongst the complex patterns and features shown for Eastern European countries is an apparent cohort effect for Russian women born in the late 1940s, apparent as a brief ‘uptick’ in the </w:t>
      </w:r>
      <w:ins w:id="270" w:author="Serena Pattaro" w:date="2020-01-10T17:16:00Z">
        <w:r w:rsidR="00245F59">
          <w:t xml:space="preserve">pseudo </w:t>
        </w:r>
      </w:ins>
      <w:r>
        <w:t xml:space="preserve">cumulative cohort line. As this paper is largely methodologically </w:t>
      </w:r>
      <w:proofErr w:type="gramStart"/>
      <w:r>
        <w:t>focused</w:t>
      </w:r>
      <w:proofErr w:type="gramEnd"/>
      <w:r>
        <w:t xml:space="preserve"> we have not explored the possible causes of this feature </w:t>
      </w:r>
      <w:r w:rsidRPr="00DE43E5">
        <w:rPr>
          <w:highlight w:val="yellow"/>
          <w:rPrChange w:id="271" w:author="Klüsener, Sebastian" w:date="2019-11-10T17:45:00Z">
            <w:rPr/>
          </w:rPrChange>
        </w:rPr>
        <w:t>further</w:t>
      </w:r>
      <w:r>
        <w:t xml:space="preserve">, but suggest it may be useful to investigate </w:t>
      </w:r>
      <w:ins w:id="272" w:author="Serena Pattaro" w:date="2020-01-10T17:19:00Z">
        <w:r w:rsidR="00245F59">
          <w:rPr>
            <w:highlight w:val="yellow"/>
          </w:rPr>
          <w:t xml:space="preserve">in more detail </w:t>
        </w:r>
      </w:ins>
      <w:del w:id="273" w:author="Serena Pattaro" w:date="2020-01-10T17:19:00Z">
        <w:r w:rsidRPr="00DE43E5" w:rsidDel="00245F59">
          <w:rPr>
            <w:highlight w:val="yellow"/>
            <w:rPrChange w:id="274" w:author="Klüsener, Sebastian" w:date="2019-11-10T17:45:00Z">
              <w:rPr/>
            </w:rPrChange>
          </w:rPr>
          <w:delText>further</w:delText>
        </w:r>
      </w:del>
      <w:r>
        <w:t xml:space="preserve"> whether this is a genuine cohort effect or a data artefact. </w:t>
      </w:r>
    </w:p>
    <w:p w14:paraId="7E9F2012" w14:textId="1660C012" w:rsidR="008B08F4" w:rsidRDefault="008B08F4" w:rsidP="008B08F4">
      <w:r>
        <w:t xml:space="preserve">By contrast, </w:t>
      </w:r>
      <w:ins w:id="275" w:author="Serena Pattaro" w:date="2020-01-10T17:42:00Z">
        <w:r w:rsidR="00626F30">
          <w:t xml:space="preserve">the </w:t>
        </w:r>
      </w:ins>
      <w:ins w:id="276" w:author="Serena Pattaro" w:date="2020-01-10T17:43:00Z">
        <w:r w:rsidR="00626F30">
          <w:t>cohort fertility level</w:t>
        </w:r>
      </w:ins>
      <w:ins w:id="277" w:author="Serena Pattaro" w:date="2020-01-10T17:42:00Z">
        <w:r w:rsidR="00626F30">
          <w:t xml:space="preserve"> of 1.5</w:t>
        </w:r>
      </w:ins>
      <w:ins w:id="278" w:author="Serena Pattaro" w:date="2020-01-10T17:47:00Z">
        <w:r w:rsidR="00EF2F2F">
          <w:t>0</w:t>
        </w:r>
      </w:ins>
      <w:ins w:id="279" w:author="Serena Pattaro" w:date="2020-01-10T17:42:00Z">
        <w:r w:rsidR="00626F30">
          <w:t xml:space="preserve"> children per woman</w:t>
        </w:r>
      </w:ins>
      <w:ins w:id="280" w:author="Serena Pattaro" w:date="2020-01-10T17:43:00Z">
        <w:r w:rsidR="00626F30">
          <w:t xml:space="preserve"> is not likely to decline further in</w:t>
        </w:r>
      </w:ins>
      <w:ins w:id="281" w:author="Serena Pattaro" w:date="2020-01-10T17:42:00Z">
        <w:r w:rsidR="00626F30">
          <w:t xml:space="preserve"> </w:t>
        </w:r>
      </w:ins>
      <w:commentRangeStart w:id="282"/>
      <w:commentRangeStart w:id="283"/>
      <w:r>
        <w:t>Northern European countries</w:t>
      </w:r>
      <w:del w:id="284" w:author="Serena Pattaro" w:date="2020-01-10T17:43:00Z">
        <w:r w:rsidDel="00626F30">
          <w:delText xml:space="preserve"> present more sustainable sub-replacement fertility levels</w:delText>
        </w:r>
        <w:commentRangeEnd w:id="282"/>
        <w:r w:rsidR="00DE43E5" w:rsidDel="00626F30">
          <w:rPr>
            <w:rStyle w:val="CommentReference"/>
          </w:rPr>
          <w:commentReference w:id="282"/>
        </w:r>
      </w:del>
      <w:commentRangeEnd w:id="283"/>
      <w:r w:rsidR="00626F30">
        <w:rPr>
          <w:rStyle w:val="CommentReference"/>
        </w:rPr>
        <w:commentReference w:id="283"/>
      </w:r>
      <w:r>
        <w:t xml:space="preserve">, with Sweden gaining and loosing replacement fertility levels for women born before 1940 and again around 1960 (resembling the cyclical pattern of total fertility rates described as ‘roller-coaster movement’ by </w:t>
      </w:r>
      <w:r w:rsidR="00CB6DCE">
        <w:fldChar w:fldCharType="begin"/>
      </w:r>
      <w:r w:rsidR="00CB6DCE">
        <w:instrText>ADDIN F1000_CSL_CITATION&lt;~#@#~&gt;[{"title":"Sweden's family policies and roller-coaster fertility","id":"7644008","type":"book","publisher":"websv.ipss.go.jp","author":[{"family":"Hoem","given":"B"},{"family":"Hoem","given":"J M"}],"issued":{"date-parts":[["1997"]]},"citation-label":"7644008","Abstract":"…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…","CleanAbstract":"…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w:instrText>
      </w:r>
      <w:r w:rsidR="00CB6DCE">
        <w:fldChar w:fldCharType="separate"/>
      </w:r>
      <w:r w:rsidR="00CB6DCE">
        <w:t>(Hoem and Hoem 1997)</w:t>
      </w:r>
      <w:r w:rsidR="00CB6DCE">
        <w:fldChar w:fldCharType="end"/>
      </w:r>
      <w:ins w:id="285" w:author="Serena Pattaro" w:date="2020-01-10T17:44:00Z">
        <w:r w:rsidR="00626F30">
          <w:t>,</w:t>
        </w:r>
      </w:ins>
      <w:r>
        <w:t xml:space="preserve"> and Norway standing out for losing but subsequently regaining replacement cohort fertility for women born after 1956 (see earlier discussion in section 3.2). Among non-European English-speaking countries, New Zealand stands out for presenting relatively stable cohort fertility levels. </w:t>
      </w:r>
    </w:p>
    <w:p w14:paraId="705FDEA2" w14:textId="5D935087" w:rsidR="008B08F4" w:rsidDel="00EF2F2F" w:rsidRDefault="008B08F4" w:rsidP="008B08F4">
      <w:pPr>
        <w:rPr>
          <w:del w:id="286" w:author="Serena Pattaro" w:date="2020-01-10T17:51:00Z"/>
        </w:rPr>
      </w:pPr>
      <w:commentRangeStart w:id="287"/>
      <w:commentRangeStart w:id="288"/>
      <w:r>
        <w:t xml:space="preserve">At the lower end of the spectrum, we find Southern European countries, such as Spain and Italy, where replacement fertility levels where lost for women born around 1945 in Italy and 1954 in Spain. </w:t>
      </w:r>
      <w:commentRangeEnd w:id="287"/>
      <w:r w:rsidR="006524F3">
        <w:rPr>
          <w:rStyle w:val="CommentReference"/>
        </w:rPr>
        <w:commentReference w:id="287"/>
      </w:r>
      <w:commentRangeEnd w:id="288"/>
      <w:r w:rsidR="00626F30">
        <w:rPr>
          <w:rStyle w:val="CommentReference"/>
        </w:rPr>
        <w:commentReference w:id="288"/>
      </w:r>
      <w:r>
        <w:t xml:space="preserve">Both countries appear at increased risk of future cohorts not reaching the sub-replacement level of 1.50 children per woman. East and South-East Asian countries experienced a rapid industrialization which led to a sharp decline in total fertility rates during the second half of the twentieth century, reaching levels close to one child per </w:t>
      </w:r>
      <w:r>
        <w:lastRenderedPageBreak/>
        <w:t xml:space="preserve">woman in recent years. Compared to Taiwan and the Republic of Korea (South Korea, hereafter), Japan witnessed an earlier onset of cohort fertility decline: for cohorts born between around 1933 and 1944 we observe a series of vertical lines after around the age of 36, denoting that some cohorts lost and regained replacement fertility in rapid succession. By contrast, in South Korea and Taiwan replacement fertility was lost for women born in later years, around 1958 and 1964, respectively. Of the three </w:t>
      </w:r>
      <w:commentRangeStart w:id="289"/>
      <w:commentRangeStart w:id="290"/>
      <w:r>
        <w:t>population</w:t>
      </w:r>
      <w:commentRangeEnd w:id="289"/>
      <w:r w:rsidR="006524F3">
        <w:rPr>
          <w:rStyle w:val="CommentReference"/>
        </w:rPr>
        <w:commentReference w:id="289"/>
      </w:r>
      <w:commentRangeEnd w:id="290"/>
      <w:r w:rsidR="00EF2F2F">
        <w:rPr>
          <w:rStyle w:val="CommentReference"/>
        </w:rPr>
        <w:commentReference w:id="290"/>
      </w:r>
      <w:ins w:id="291" w:author="Serena Pattaro" w:date="2020-01-10T17:48:00Z">
        <w:r w:rsidR="00EF2F2F">
          <w:t>s</w:t>
        </w:r>
      </w:ins>
      <w:r>
        <w:t xml:space="preserve">, South Korea appears more likely to </w:t>
      </w:r>
      <w:commentRangeStart w:id="292"/>
      <w:r>
        <w:t xml:space="preserve">sustain fertility </w:t>
      </w:r>
      <w:ins w:id="293" w:author="Serena Pattaro" w:date="2020-01-10T17:54:00Z">
        <w:r w:rsidR="00EF2F2F">
          <w:t>of at least 1.50 children per woman</w:t>
        </w:r>
      </w:ins>
      <w:del w:id="294" w:author="Serena Pattaro" w:date="2020-01-10T17:51:00Z">
        <w:r w:rsidDel="00EF2F2F">
          <w:delText>at sub-replacement level</w:delText>
        </w:r>
        <w:commentRangeEnd w:id="292"/>
        <w:r w:rsidR="006524F3" w:rsidDel="00EF2F2F">
          <w:rPr>
            <w:rStyle w:val="CommentReference"/>
          </w:rPr>
          <w:commentReference w:id="292"/>
        </w:r>
        <w:r w:rsidDel="00EF2F2F">
          <w:delText>.</w:delText>
        </w:r>
      </w:del>
    </w:p>
    <w:p w14:paraId="60CDB1F8" w14:textId="3261FD67" w:rsidR="006675D0" w:rsidRDefault="00EF2F2F" w:rsidP="00EF2F2F">
      <w:pPr>
        <w:pStyle w:val="Heading1"/>
        <w:pPrChange w:id="295" w:author="Serena Pattaro" w:date="2020-01-10T17:52:00Z">
          <w:pPr>
            <w:pStyle w:val="Heading1"/>
            <w:numPr>
              <w:numId w:val="2"/>
            </w:numPr>
            <w:spacing w:before="0"/>
            <w:ind w:left="284" w:hanging="284"/>
          </w:pPr>
        </w:pPrChange>
      </w:pPr>
      <w:ins w:id="296" w:author="Serena Pattaro" w:date="2020-01-10T17:51:00Z">
        <w:r>
          <w:t>4.</w:t>
        </w:r>
        <w:r>
          <w:tab/>
        </w:r>
      </w:ins>
      <w:del w:id="297" w:author="Serena Pattaro" w:date="2020-01-10T17:51:00Z">
        <w:r w:rsidR="009E6484" w:rsidDel="00EF2F2F">
          <w:delText>Summary and c</w:delText>
        </w:r>
      </w:del>
      <w:ins w:id="298" w:author="Serena Pattaro" w:date="2020-01-10T17:51:00Z">
        <w:r>
          <w:t>C</w:t>
        </w:r>
      </w:ins>
      <w:r w:rsidR="009E6484">
        <w:t>onclusions</w:t>
      </w:r>
    </w:p>
    <w:p w14:paraId="562FF5D0" w14:textId="00F09A91" w:rsidR="00EF2F2F" w:rsidRDefault="00EF2F2F" w:rsidP="00EF2F2F">
      <w:pPr>
        <w:pStyle w:val="Heading2"/>
        <w:rPr>
          <w:ins w:id="299" w:author="Serena Pattaro" w:date="2020-01-10T17:52:00Z"/>
        </w:rPr>
        <w:pPrChange w:id="300" w:author="Serena Pattaro" w:date="2020-01-10T17:52:00Z">
          <w:pPr/>
        </w:pPrChange>
      </w:pPr>
      <w:ins w:id="301" w:author="Serena Pattaro" w:date="2020-01-10T17:51:00Z">
        <w:r>
          <w:t xml:space="preserve">4.1 </w:t>
        </w:r>
      </w:ins>
      <w:ins w:id="302" w:author="Serena Pattaro" w:date="2020-01-10T17:52:00Z">
        <w:r>
          <w:t>Summary of results</w:t>
        </w:r>
      </w:ins>
    </w:p>
    <w:p w14:paraId="4E3153C8" w14:textId="51B98BAB" w:rsidR="006675D0" w:rsidRDefault="009E6484">
      <w:r>
        <w:rPr>
          <w:color w:val="000000"/>
        </w:rPr>
        <w:t xml:space="preserve">In this paper we describe a new refinement and adaptation of the Lexis surface optimised to fertility data. By using both colour/shade and contours to mark age-specific fertility rates, and cumulative cohort fertility milestones, respectively, we show how these two types of data are related, and can be concisely represented in a single visualization. We present examples which introduce and comment on different features within specific countries, to provide conceptual ‘stepping stones’ for developing familiarization with this novel visualization approach. We conclude with a visualization of 45 countries, based on hundreds of thousands of specific data points. </w:t>
      </w:r>
    </w:p>
    <w:p w14:paraId="5567ED95" w14:textId="7C45308C" w:rsidR="006675D0" w:rsidRPr="00AB1490" w:rsidRDefault="009E6484">
      <w:bookmarkStart w:id="303" w:name="_Hlk22562525"/>
      <w:r w:rsidRPr="00726ED6">
        <w:t xml:space="preserve">Previous studies using visualization techniques of the Lexis surface either focused on data from a single country </w:t>
      </w:r>
      <w:r w:rsidR="00CB6DCE">
        <w:fldChar w:fldCharType="begin"/>
      </w:r>
      <w:r w:rsidR="00CB6DCE">
        <w:instrText>ADDIN F1000_CSL_CITATION&lt;~#@#~&gt;[{"title":"Two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w:instrText>
      </w:r>
      <w:r w:rsidR="00CB6DCE">
        <w:fldChar w:fldCharType="separate"/>
      </w:r>
      <w:r w:rsidR="00CB6DCE">
        <w:t>(Calot et al. 1998)</w:t>
      </w:r>
      <w:r w:rsidR="00CB6DCE">
        <w:fldChar w:fldCharType="end"/>
      </w:r>
      <w:r w:rsidRPr="00726ED6">
        <w:t xml:space="preserve">, sub-national regions </w:t>
      </w:r>
      <w:r w:rsidR="00FC4EEE">
        <w:fldChar w:fldCharType="begin"/>
      </w:r>
      <w:r w:rsidR="00FC4EEE">
        <w:instrText>ADDIN F1000_CSL_CITATION&lt;~#@#~&gt;[{"title":"Comparing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(Campbell and Robards 2014; Rau et al. 2018)</w:t>
      </w:r>
      <w:r w:rsidR="00FC4EEE">
        <w:fldChar w:fldCharType="end"/>
      </w:r>
      <w:r w:rsidRPr="00726ED6">
        <w:t xml:space="preserve"> or a more limited number of countries </w:t>
      </w:r>
      <w:r w:rsidR="00FC4EEE">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w:instrText>
      </w:r>
      <w:r w:rsidR="00FC4EEE">
        <w:fldChar w:fldCharType="separate"/>
      </w:r>
      <w:r w:rsidR="00FC4EEE">
        <w:t>(Burkimsher 2017)</w:t>
      </w:r>
      <w:r w:rsidR="00FC4EEE">
        <w:fldChar w:fldCharType="end"/>
      </w:r>
      <w:r w:rsidRPr="00726ED6">
        <w:t>.</w:t>
      </w:r>
      <w:r w:rsidRPr="00AB1490">
        <w:t xml:space="preserve"> Compared to previous research, our paper combines different tools of the Lexis surface in a novel way and explores a large number of countries, supporting a more fine-grained comparison of </w:t>
      </w:r>
      <w:r w:rsidRPr="00AB1490">
        <w:lastRenderedPageBreak/>
        <w:t>multiple pieces of information for the exploration of fertility trends over time and across geographic regions.</w:t>
      </w:r>
      <w:bookmarkEnd w:id="303"/>
    </w:p>
    <w:p w14:paraId="0F124360" w14:textId="46FF669F" w:rsidR="006675D0" w:rsidRPr="00AB1490" w:rsidRDefault="009E6484">
      <w:r w:rsidRPr="00AB1490">
        <w:t xml:space="preserve">Our study shows that </w:t>
      </w:r>
      <w:del w:id="304" w:author="Serena Pattaro" w:date="2020-01-10T17:55:00Z">
        <w:r w:rsidRPr="00AB1490" w:rsidDel="00EF2F2F">
          <w:delText>among advanced developed</w:delText>
        </w:r>
      </w:del>
      <w:ins w:id="305" w:author="Serena Pattaro" w:date="2020-01-10T17:55:00Z">
        <w:r w:rsidR="00EF2F2F">
          <w:t>in a large number of</w:t>
        </w:r>
      </w:ins>
      <w:r w:rsidRPr="00AB1490">
        <w:t xml:space="preserve"> countries fertility rates have dramatically fallen over time </w:t>
      </w:r>
      <w:commentRangeStart w:id="306"/>
      <w:commentRangeStart w:id="307"/>
      <w:r w:rsidRPr="00AB1490">
        <w:t xml:space="preserve">reaching </w:t>
      </w:r>
      <w:del w:id="308" w:author="Serena Pattaro" w:date="2020-01-10T17:54:00Z">
        <w:r w:rsidRPr="00AB1490" w:rsidDel="00EF2F2F">
          <w:delText>sub-replacement</w:delText>
        </w:r>
      </w:del>
      <w:del w:id="309" w:author="Serena Pattaro" w:date="2020-01-10T17:55:00Z">
        <w:r w:rsidRPr="00AB1490" w:rsidDel="00EF2F2F">
          <w:delText xml:space="preserve"> </w:delText>
        </w:r>
      </w:del>
      <w:r w:rsidRPr="00AB1490">
        <w:t>levels</w:t>
      </w:r>
      <w:commentRangeEnd w:id="306"/>
      <w:r w:rsidR="00631BFF">
        <w:rPr>
          <w:rStyle w:val="CommentReference"/>
        </w:rPr>
        <w:commentReference w:id="306"/>
      </w:r>
      <w:commentRangeEnd w:id="307"/>
      <w:r w:rsidR="00EF2F2F">
        <w:rPr>
          <w:rStyle w:val="CommentReference"/>
        </w:rPr>
        <w:commentReference w:id="307"/>
      </w:r>
      <w:ins w:id="311" w:author="Serena Pattaro" w:date="2020-01-10T17:54:00Z">
        <w:r w:rsidR="00EF2F2F">
          <w:t xml:space="preserve"> of at least 1.</w:t>
        </w:r>
      </w:ins>
      <w:ins w:id="312" w:author="Serena Pattaro" w:date="2020-01-10T17:55:00Z">
        <w:r w:rsidR="00EF2F2F">
          <w:t>50 children per woman</w:t>
        </w:r>
      </w:ins>
      <w:r w:rsidRPr="00AB1490">
        <w:t xml:space="preserve">. For most countries, much of this shift has occurred starting from the 1960s. Once countries have fallen below a replacement fertility level they tend to not return to it. These trends have been documented elsewhere </w:t>
      </w:r>
      <w:r w:rsidR="00FC4EEE">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(Burkimsher 2017; Calot et al. 1998; Rau et al. 2018)</w:t>
      </w:r>
      <w:r w:rsidR="00FC4EEE">
        <w:fldChar w:fldCharType="end"/>
      </w:r>
      <w:r w:rsidRPr="00AB1490">
        <w:t xml:space="preserve">. Contributing factors are changes in the socio-economic and normative contexts, led for example by the introduction of modern contraception and the increase in women’s educational attainment and labour force participation, along with changes in the political and institutional contexts, such as the collapse of the Socialist regime, the shifts in the labour market structures at both national and regional levels and the availability of policies supporting work-family reconciliation </w:t>
      </w:r>
      <w:r w:rsidR="00FC4EEE">
        <w:fldChar w:fldCharType="begin"/>
      </w:r>
      <w:r w:rsidR="00FC4EE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available"},{"title":"Low Fertility at the Turn of the Twenty-First Century.","id":"6447141","page":"375-399","type":"article-journal","volume":"32","author":[{"family":"Morgan","given":"S Philip"},{"family":"Taylor","given":"Miles G"}],"issued":{"date-parts":[["2006","8","1"]]},"container-title":"Annual review of sociology","container-title-short":"Annu. Rev. Sociol.","journalAbbreviation":"Annu. Rev. Sociol.","DOI":"10.1146/annurev.soc.31.041304.122220","PMID":"20376287","PMCID":"PMC2849172","prefix":"","suffix":"","citation-label":"6447141","Abstract":"In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research.","CleanAbstract":"In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research."},{"title":"Diverse paths to low and lower fertility: An overview","id":"7629823","type":"chapter","author":[{"family":"Rindfuss","given":"R R"},{"family":"Choe","given":"M K"}],"issued":{"date-parts":[["2016"]]},"editor":[{"family":"Rindfuss","given":"R R"},{"family":"Choe","given":"M K"}],"container-title":"Low fertility, institutions, and their policies. Variations across industrialized countries","prefix":"","suffix":"","citation-label":"7629823","CleanAbstract":"No abstract available"}]</w:instrText>
      </w:r>
      <w:r w:rsidR="00FC4EEE">
        <w:fldChar w:fldCharType="separate"/>
      </w:r>
      <w:r w:rsidR="00FC4EEE">
        <w:t>(Balbo</w:t>
      </w:r>
      <w:r w:rsidR="00F0016B">
        <w:t>, Billari, and Mills</w:t>
      </w:r>
      <w:r w:rsidR="00FC4EEE">
        <w:t xml:space="preserve"> 2013; Morgan and Taylor 2006; Rindfuss and Choe 2016)</w:t>
      </w:r>
      <w:r w:rsidR="00FC4EEE">
        <w:fldChar w:fldCharType="end"/>
      </w:r>
      <w:r w:rsidRPr="00AB1490">
        <w:t xml:space="preserve">. </w:t>
      </w:r>
    </w:p>
    <w:p w14:paraId="4AAF6FF9" w14:textId="4DB0776D" w:rsidR="006675D0" w:rsidRDefault="009E6484">
      <w:commentRangeStart w:id="313"/>
      <w:r w:rsidRPr="00AB1490">
        <w:t>Our study also shows that there is considerable variation around the general trend, both across and within geographic regions. For example, prior to the 1970s East Germany shared common features with West Germany in terms of a fall in fertility and loss of replacement fertility levels for cohorts born before 1940. During the 1970s and 1980s, East Germany</w:t>
      </w:r>
      <w:r>
        <w:t xml:space="preserve"> had a recovery in fertility while West Germany went on to experience a continuous decline in fertility, with a rapid convergence of fertility schedules after the collapse of the Berlin Wall at the end of the 1980s. As reported in other studies </w:t>
      </w:r>
      <w:r w:rsidR="00FC4EEE">
        <w:fldChar w:fldCharType="begin"/>
      </w:r>
      <w:r w:rsidR="00FC4EEE">
        <w:instrText>ADDIN F1000_CSL_CITATION&lt;~#@#~&gt;[{"title":"The Fertility Transition Revisited: A Cohort Perspective","id":"6944683","type":"article-journal","author":[{"family":"Frejka","given":"Tomas"}],"issued":{"date-parts":[["2017"]]},"container-title":"Federal Institute for Population Research","container-title-short":"Federal Institute for Population Research","journalAbbreviation":"Federal Institute for Population Research","DOI":"10.12765/cpos-2017-10en","prefix":"","suffix":"","citation-label":"6944683","Abstract":"This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Asia.","CleanAbstract":"This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Asia."},{"title":"Economic Recession and Fertility in the Developed World Economic Recession and Fertility in the Developed","id":"6944691","page":"267-306","type":"article-journal","volume":"37","issue":"2","author":[{"family":"Sobotka","given":"Tomáš"},{"family":"Skirbekk","given":"Vegard"},{"family":"Philipov","given":"Dimiter"}],"issued":{"date-parts":[["2011"]]},"container-title":"Population and Development Review","container-title-short":"Population and Development Review","journalAbbreviation":"Population and Development Review","prefix":"","suffix":"","citation-label":"6944691","CleanAbstract":"No abstract available"}]</w:instrText>
      </w:r>
      <w:r w:rsidR="00FC4EEE">
        <w:fldChar w:fldCharType="separate"/>
      </w:r>
      <w:r w:rsidR="00FC4EEE">
        <w:t>(Frejka 2017; Sobotka</w:t>
      </w:r>
      <w:r w:rsidR="00514C6C">
        <w:t xml:space="preserve">, Skirbekk, and Philipov </w:t>
      </w:r>
      <w:r w:rsidR="00FC4EEE">
        <w:t>2011)</w:t>
      </w:r>
      <w:r w:rsidR="00FC4EEE">
        <w:fldChar w:fldCharType="end"/>
      </w:r>
      <w:r>
        <w:t xml:space="preserve">, cohort fertility rates kept decreasing in East and West Germany and now appear to have stabilised below replacement level. Differences in fertility pathways between East and West Germany are largely attributed to disparities in social policies and </w:t>
      </w:r>
      <w:r>
        <w:lastRenderedPageBreak/>
        <w:t xml:space="preserve">socio-economic conditions, with increasing levels of economic uncertainty also playing a major role following the German reunification </w:t>
      </w:r>
      <w:r w:rsidR="00FC4EEE">
        <w:fldChar w:fldCharType="begin"/>
      </w:r>
      <w:r w:rsidR="00FC4EEE">
        <w:instrText>ADDIN F1000_CSL_CITATION&lt;~#@#~&gt;[{"title":"Women's Employment and Non-Marital Childbearing: A Comparison between East and West Germany in the 1990s","id":"7629825","page":"331","type":"article-journal","volume":"57","issue":"2","author":[{"family":"Konietzka","given":"Dirk"},{"family":"Kreyenfeld","given":"Michaela"}],"issued":{"date-parts":[["2002","3"]]},"container-title":"Population (English Edition, 2002-)","container-title-short":"Population (English Edition, 2002-)","journalAbbreviation":"Population (English Edition, 2002-)","DOI":"10.2307/3246612","prefix":"","suffix":"","citation-label":"7629825","CleanAbstract":"No abstract available"},{"title":"The low-fertility trap hypothesis: Forces that may lead to further postponement and fewer births in Europe","id":"6944668","page":"167-192","type":"article-journal","author":[{"family":"Lutz","given":"Wolfgang"},{"family":"Skirbekk","given":"Vegard"},{"family":"Testa","given":"Maria Rita"}],"issued":{"date-parts":[["2006"]]},"container-title":"Vienna yearbook of population research","container-title-short":"Vienna yearbook of population research","journalAbbreviation":"Vienna yearbook of population research","prefix":"","suffix":"","citation-label":"6944668","CleanAbstract":"No abstract available"},{"title":"Declining fertility in east germany after unification: A demographic response to socioeconomic change","id":"7573133","page":"387","type":"article-journal","volume":"21","issue":"2","author":[{"family":"Witte","given":"James C."},{"family":"Wagner","given":"Gert G."}],"issued":{"date-parts":[["1995","6"]]},"container-title":"Population and development review","container-title-short":"Popul. Dev. Rev.","journalAbbreviation":"Popul. Dev. Rev.","DOI":"10.2307/2137500","prefix":"","suffix":"","citation-label":"7573133","CleanAbstract":"No abstract available"}]</w:instrText>
      </w:r>
      <w:r w:rsidR="00FC4EEE">
        <w:fldChar w:fldCharType="separate"/>
      </w:r>
      <w:r w:rsidR="00FC4EEE">
        <w:t>(Konietzka and Kreyenfeld 2002; Lutz</w:t>
      </w:r>
      <w:r w:rsidR="00514C6C">
        <w:t>, Skirbekk, and Testa</w:t>
      </w:r>
      <w:r w:rsidR="00FC4EEE">
        <w:t xml:space="preserve"> 2006; Witte and Wagner 1995)</w:t>
      </w:r>
      <w:r w:rsidR="00FC4EEE">
        <w:fldChar w:fldCharType="end"/>
      </w:r>
      <w:r>
        <w:t xml:space="preserve">. It is also possible that these factors contribute to the amplification of pre-existing cultural discrepancies which may take longer time to adjust to changes in the political and socio-economic conditions </w:t>
      </w:r>
      <w:r w:rsidR="00FC4EEE">
        <w:fldChar w:fldCharType="begin"/>
      </w:r>
      <w:r w:rsidR="00FC4EEE">
        <w:instrText>ADDIN F1000_CSL_CITATION&lt;~#@#~&gt;[{"title":"A secular trend toward earlier male sexual maturity: evidence from shifting ages of male young adult mortality.","id":"6944174","page":"e14826","type":"article-journal","volume":"6","issue":"8","author":[{"family":"Goldstein","given":"Joshua R"}],"issued":{"date-parts":[["2011","8","17"]]},"container-title":"Plos One","container-title-short":"PLoS ONE","journalAbbreviation":"PLoS ONE","DOI":"10.1371/journal.pone.0014826","PMID":"21857893","PMCID":"PMC3157338","prefix":"","suffix":"","citation-label":"6944174","Abstract":"This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maturation.","CleanAbstract":"This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maturation."},{"title":"A Long-Standing Demographic East-West Divide in Germany","id":"7629829","page":"5-22","type":"article-journal","volume":"22","issue":"1","author":[{"family":"Klüsener","given":"Sebastian"},{"family":"Goldstein","given":"Joshua R."}],"issued":{"date-parts":[["2016","1"]]},"container-title":"Population, space and place","container-title-short":"Popul. Space Place","journalAbbreviation":"Popul. Space Place","DOI":"10.1002/psp.1870","prefix":"","suffix":"","citation-label":"7629829","Abstract":"Over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centuries.","CleanAbstract":"Over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w:instrText>
      </w:r>
      <w:r w:rsidR="00FC4EEE">
        <w:fldChar w:fldCharType="separate"/>
      </w:r>
      <w:r w:rsidR="00FC4EEE">
        <w:t>(Goldstein</w:t>
      </w:r>
      <w:r w:rsidR="007629C5">
        <w:t xml:space="preserve"> and Kreyenfeld</w:t>
      </w:r>
      <w:r w:rsidR="00FC4EEE">
        <w:t xml:space="preserve"> 2011; Klüsener and Goldstein 2016)</w:t>
      </w:r>
      <w:r w:rsidR="00FC4EEE">
        <w:fldChar w:fldCharType="end"/>
      </w:r>
      <w:r>
        <w:t>.</w:t>
      </w:r>
      <w:commentRangeEnd w:id="313"/>
      <w:r w:rsidR="00147D29">
        <w:rPr>
          <w:rStyle w:val="CommentReference"/>
        </w:rPr>
        <w:commentReference w:id="313"/>
      </w:r>
    </w:p>
    <w:p w14:paraId="476782D7" w14:textId="0589BF8D" w:rsidR="006675D0" w:rsidRDefault="009E6484">
      <w:commentRangeStart w:id="314"/>
      <w:r>
        <w:t xml:space="preserve">Exceptional falls in fertility were observed in Japan, South Korea and Taiwan, following the rapid socioeconomic changes and expansion of education opportunities for women </w:t>
      </w:r>
      <w:r w:rsidR="00CB6DCE">
        <w:fldChar w:fldCharType="begin"/>
      </w:r>
      <w:r w:rsidR="00CB6DCE">
        <w:instrText>ADDIN F1000_CSL_CITATION&lt;~#@#~&gt;[{"title":"East asian childbearing patterns and policy developments","id":"7643998","page":"579-606","type":"article-journal","volume":"36","issue":"3","author":[{"family":"Frejka","given":"Tomas"},{"family":"Jones","given":"Gavin W."},{"family":"Sardon","given":"Jean-Paul"}],"issued":{"date-parts":[["2010","9","28"]]},"container-title":"Population and development review","container-title-short":"Popul. Dev. Rev.","journalAbbreviation":"Popul. Dev. Rev.","DOI":"10.1111/j.1728-4457.2010.00347.x","citation-label":"7643998","CleanAbstract":"No abstract available"},{"title":"Marriage and family in east asia: continuity and change.","id":"6788433","page":"471-492","type":"article-journal","volume":"41","author":[{"family":"Raymo","given":"James M"},{"family":"Park","given":"Hyunjoon"},{"family":"Xie","given":"Yu"},{"family":"Yeung","given":"Wei-Jun Jean"}],"issued":{"date-parts":[["2015","8"]]},"container-title":"Annual review of sociology","container-title-short":"Annu. Rev. Sociol.","journalAbbreviation":"Annu. Rev. Sociol.","DOI":"10.1146/annurev-soc-073014-112428","PMID":"30078932","PMCID":"PMC6070151","citation-label":"6788433","Abstract":"Trends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individualism.","CleanAbstract":"Trends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w:instrText>
      </w:r>
      <w:r w:rsidR="00CB6DCE">
        <w:fldChar w:fldCharType="separate"/>
      </w:r>
      <w:r w:rsidR="00CB6DCE">
        <w:t>(Frejka</w:t>
      </w:r>
      <w:r w:rsidR="00A401B6">
        <w:t>, Jones, and Sardon</w:t>
      </w:r>
      <w:r w:rsidR="00CB6DCE">
        <w:t xml:space="preserve"> 2010; Raymo et al. 2015)</w:t>
      </w:r>
      <w:r w:rsidR="00CB6DCE">
        <w:fldChar w:fldCharType="end"/>
      </w:r>
      <w:r>
        <w:t xml:space="preserve">. Diverging cohort fertility patterns within the region may be attributed to different government interventions aimed at boosting fertility </w:t>
      </w:r>
      <w:r w:rsidR="00CB6DCE">
        <w:fldChar w:fldCharType="begin"/>
      </w:r>
      <w:r w:rsidR="00CB6DCE">
        <w:instrText>ADDIN F1000_CSL_CITATION&lt;~#@#~&gt;[{"title":"Politics of defamilialization: A comparison of Italy, Japan, Korea and Spain","id":"7643987","page":"327-343","type":"article-journal","volume":"26","issue":"4","author":[{"family":"Estévez-Abe","given":"Margarita"},{"family":"Naldini","given":"Manuela"}],"issued":{"date-parts":[["2016","10"]]},"container-title":"Journal of European social policy","container-title-short":"J. Eur. Soc. Policy","journalAbbreviation":"J. Eur. Soc. Policy","DOI":"10.1177/0958928716657276","citation-label":"7643987","Abstract":"This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orientations.","CleanAbstract":"This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orientations."},{"title":"Governmental support for families and obstacles to fertility in east asia and other industrialized regions","id":"7643999","page":"283-303","type":"chapter","publisher":"Springer International Publishing","isbn":"978-3-319-32995-6","author":[{"family":"Gauthier","given":"Anne H."}],"issued":{"date-parts":[["2016"]]},"editor":[{"family":"Rindfuss","given":"Ronald R."},{"family":"Choe","given":"Minja Kim"}],"publisher-place":"Cham","container-title":"Low Fertility, Institutions, and their Policies","DOI":"10.1007/978-3-319-32997-0_11","citation-label":"7643999","Abstract":"This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chapter.","CleanAbstract":"This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w:instrText>
      </w:r>
      <w:r w:rsidR="00CB6DCE">
        <w:fldChar w:fldCharType="separate"/>
      </w:r>
      <w:r w:rsidR="00CB6DCE">
        <w:t>(</w:t>
      </w:r>
      <w:r w:rsidR="007629C5">
        <w:t xml:space="preserve">e.g. </w:t>
      </w:r>
      <w:r w:rsidR="00CB6DCE">
        <w:t>Estévez-Abe and Naldini 2016; Gauthier 2016)</w:t>
      </w:r>
      <w:r w:rsidR="00CB6DCE">
        <w:fldChar w:fldCharType="end"/>
      </w:r>
      <w:r>
        <w:t xml:space="preserve">, as well as persisting inequalities in the gender division of labour and slow-changing normative contexts </w:t>
      </w:r>
      <w:r w:rsidR="00CB6DCE">
        <w:fldChar w:fldCharType="begin"/>
      </w:r>
      <w:r w:rsidR="00CB6DCE">
        <w:instrText>ADDIN F1000_CSL_CITATION&lt;~#@#~&gt;[{"title":"Domestic division of labour and fertility preference in China, Japan, South Korea, and Taiwan","id":"6944660","page":"557-588","type":"article-journal","volume":"36","author":[{"family":"Kan","given":"Man-Yee"},{"family":"Hertog","given":"Ekaterina"}],"issued":{"date-parts":[["2017","2","10"]]},"container-title":"Demographic Research","container-title-short":"Demogr. Res.","journalAbbreviation":"Demogr. Res.","DOI":"10.4054/DemRes.2017.36.18","citation-label":"6944660","CleanAbstract":"No abstract available"},{"title":"Explanations of low fertility in East Asia: A comparative perspective","id":"7644013","type":"article-journal","author":[{"family":"McDonald","given":"P"}],"issued":{"date-parts":[["2008"]]},"container-title":"Ultra-low fertility in Pacific Asia","container-title-short":"Ultra-low fertility in Pacific Asia","journalAbbreviation":"Ultra-low fertility in Pacific Asia","citation-label":"7644013","Abstract":"Based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…","CleanAbstract":"Based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w:instrText>
      </w:r>
      <w:r w:rsidR="00CB6DCE">
        <w:fldChar w:fldCharType="separate"/>
      </w:r>
      <w:r w:rsidR="00CB6DCE">
        <w:t>(Hertog</w:t>
      </w:r>
      <w:r w:rsidR="007629C5">
        <w:t xml:space="preserve"> and Kan</w:t>
      </w:r>
      <w:r w:rsidR="00CB6DCE">
        <w:t xml:space="preserve"> 201</w:t>
      </w:r>
      <w:r w:rsidR="00514C6C">
        <w:t>9</w:t>
      </w:r>
      <w:r w:rsidR="00CB6DCE">
        <w:t>; McDonald 200</w:t>
      </w:r>
      <w:r w:rsidR="00514C6C">
        <w:t>9</w:t>
      </w:r>
      <w:r w:rsidR="00CB6DCE">
        <w:t>)</w:t>
      </w:r>
      <w:r w:rsidR="00CB6DCE">
        <w:fldChar w:fldCharType="end"/>
      </w:r>
      <w:r>
        <w:t xml:space="preserve">. Exacerbating the tension between work and family responsibilities, these drivers are often mentioned as reducing </w:t>
      </w:r>
      <w:r w:rsidRPr="007629C5">
        <w:t xml:space="preserve">cohort fertility levels among Southern European countries. Institutional rigidities and the lack of </w:t>
      </w:r>
      <w:r w:rsidR="007D33FD" w:rsidRPr="007629C5">
        <w:t xml:space="preserve">a </w:t>
      </w:r>
      <w:r w:rsidRPr="007629C5">
        <w:t>coherent system</w:t>
      </w:r>
      <w:r>
        <w:t xml:space="preserve"> of policies supporting work-family reconciliation are key factors contributing to the increasingly vulnerable position of young people and their slow transition to adulthood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change","citation-label":"6944735","CleanAbstract":"No abstract available"},{"title":"Aging italy: low fertility and societal rigidities","id":"7644016","page":"221-257","type":"chapter","publisher":"Springer International Publishing","isbn":"978-3-319-32995-6","author":[{"family":"Tanturri","given":"Maria Letizia"}],"issued":{"date-parts":[["2016"]]},"editor":[{"family":"Rindfuss","given":"Ronald R."},{"family":"Choe","given":"Minja Kim"}],"publisher-place":"Cham","container-title":"Low Fertility, Institutions, and their Policies","DOI":"10.1007/978-3-319-32997-0_9","citation-label":"7644016","CleanAbstract":"No abstract available"}]</w:instrText>
      </w:r>
      <w:r w:rsidR="00CB6DCE">
        <w:fldChar w:fldCharType="separate"/>
      </w:r>
      <w:r w:rsidR="00CB6DCE">
        <w:t>(Billari 2018; Tanturri 2016)</w:t>
      </w:r>
      <w:r w:rsidR="00CB6DCE">
        <w:fldChar w:fldCharType="end"/>
      </w:r>
      <w:r>
        <w:t>.</w:t>
      </w:r>
    </w:p>
    <w:p w14:paraId="24ABA941" w14:textId="4F1EF3AA" w:rsidR="006675D0" w:rsidRPr="00AB1490" w:rsidRDefault="009E6484">
      <w:r>
        <w:t xml:space="preserve">Our study also shows that only few countries which ‘lose’ replacement fertility end up to regain it. Clear exceptions are USA and Norway, which display a certain degree of heterogeneity in their fertility pathways, reflecting contextual differences between geographic regions. Recovery patterns may be due to the influence of immigrant fertility in the USA </w:t>
      </w:r>
      <w:r w:rsidR="00FC4EEE">
        <w:fldChar w:fldCharType="begin"/>
      </w:r>
      <w:r w:rsidR="00FC4EEE">
        <w:instrText>ADDIN F1000_CSL_CITATION&lt;~#@#~&gt;[{"title":"Fertility in the context of Mexican migration to the United States: A case for incorporating the pre-migration fertility of immigrants","id":"6944720","page":"703-737","type":"article-journal","volume":"30","issue":"24","author":[{"family":"Choi","given":"Kate H"}],"issued":{"date-parts":[["2014"]]},"container-title":"Demographic Research","container-title-short":"Demographic Research","journalAbbreviation":"Demographic Research","prefix":"","suffix":"","citation-label":"6944720","CleanAbstract":"No abstract available"}]</w:instrText>
      </w:r>
      <w:r w:rsidR="00FC4EEE">
        <w:fldChar w:fldCharType="separate"/>
      </w:r>
      <w:r w:rsidR="00FC4EEE">
        <w:t>(Choi 2014</w:t>
      </w:r>
      <w:r w:rsidR="007629C5">
        <w:t>;</w:t>
      </w:r>
      <w:r w:rsidR="00FC4EEE">
        <w:fldChar w:fldCharType="end"/>
      </w:r>
      <w:r w:rsidR="00FC4EEE">
        <w:fldChar w:fldCharType="begin"/>
      </w:r>
      <w:r w:rsidR="00FC4EEE">
        <w:instrText>ADDIN F1000_CSL_CITATION&lt;~#@#~&gt;[{"title":"Immigration and Ethnic Change in Low-Fertility Countries: A Third Demographic Transition","id":"6295578","page":"401-446","type":"article-journal","volume":"32","issue":"3","author":[{"family":"Coleman","given":"David"}],"issued":{"date-parts":[["2006","9"]]},"container-title":"Population and development review","container-title-short":"Popul. Dev. Rev.","journalAbbreviation":"Popul. Dev. Rev.","DOI":"10.1111/j.1728-4457.2006.00131.x","prefix":"","suffix":"","citation-label":"6295578","CleanAbstract":"No abstract available"}]</w:instrText>
      </w:r>
      <w:r w:rsidR="00FC4EEE">
        <w:fldChar w:fldCharType="separate"/>
      </w:r>
      <w:r w:rsidR="007629C5">
        <w:t xml:space="preserve"> </w:t>
      </w:r>
      <w:r w:rsidR="00FC4EEE">
        <w:t>Coleman 2006)</w:t>
      </w:r>
      <w:r w:rsidR="00FC4EEE">
        <w:fldChar w:fldCharType="end"/>
      </w:r>
      <w:r>
        <w:t xml:space="preserve">. In the case of Norway, sustained replacement fertility may also be explained by generous welfare provisions and widespread gender equality at the societal level </w:t>
      </w:r>
      <w:r w:rsidR="00FC4EEE">
        <w:fldChar w:fldCharType="begin"/>
      </w:r>
      <w:r w:rsidR="00FC4EEE">
        <w:instrText>ADDIN F1000_CSL_CITATION&lt;~#@#~&gt;[{"title":"Not so Low Fertility in Norway—A Result of Affluence, Liberal Values, Gender-Equality Ideals, and the Welfare State","id":"6944725","page":"13-47","type":"chapter","publisher":"Springer","author":[{"family":"Kravdal","given":"Øystein"}],"issued":{"date-parts":[["2016"]]},"editor":[{"family":"Rindfuss","given":"Ronald R"},{"family":"Choe","given":"Minja Kim"}],"container-title":"Low Fertility, Institutions, and their Policies","prefix":"","suffix":"","citation-label":"6944725","CleanAbstract":"No abstract available"}]</w:instrText>
      </w:r>
      <w:r w:rsidR="00FC4EEE">
        <w:fldChar w:fldCharType="separate"/>
      </w:r>
      <w:r w:rsidR="00FC4EEE">
        <w:t>(Kravdal 2016)</w:t>
      </w:r>
      <w:r w:rsidR="00FC4EEE">
        <w:fldChar w:fldCharType="end"/>
      </w:r>
      <w:r>
        <w:t>.</w:t>
      </w:r>
      <w:commentRangeEnd w:id="314"/>
      <w:r w:rsidR="00147D29">
        <w:rPr>
          <w:rStyle w:val="CommentReference"/>
        </w:rPr>
        <w:commentReference w:id="314"/>
      </w:r>
    </w:p>
    <w:p w14:paraId="6888F15C" w14:textId="5C6E1424" w:rsidR="006675D0" w:rsidRDefault="009E6484">
      <w:pPr>
        <w:pBdr>
          <w:top w:val="nil"/>
          <w:left w:val="nil"/>
          <w:bottom w:val="nil"/>
          <w:right w:val="nil"/>
          <w:between w:val="nil"/>
        </w:pBdr>
        <w:rPr>
          <w:color w:val="000000"/>
        </w:rPr>
      </w:pPr>
      <w:r>
        <w:rPr>
          <w:color w:val="000000"/>
        </w:rPr>
        <w:lastRenderedPageBreak/>
        <w:t>The contributions of this paper are both substantive and methodological. The case studies have focused on two paired comparisons at the low and higher end of the fertility spectrum among developed countries. But perhaps the greatest potential value in this paper is in demonstrating how the visualization can be decoded and applied to understanding and comparing many other populations. Further methodological developments based on this approach are possible using an interactive app which we have produced, and hope to develop further</w:t>
      </w:r>
      <w:r>
        <w:rPr>
          <w:color w:val="000000"/>
          <w:vertAlign w:val="superscript"/>
        </w:rPr>
        <w:footnoteReference w:id="3"/>
      </w:r>
      <w:r>
        <w:rPr>
          <w:color w:val="000000"/>
        </w:rPr>
        <w:t>. The contour lines in our visuali</w:t>
      </w:r>
      <w:r w:rsidR="00AB1490">
        <w:rPr>
          <w:color w:val="000000"/>
        </w:rPr>
        <w:t>z</w:t>
      </w:r>
      <w:r>
        <w:rPr>
          <w:color w:val="000000"/>
        </w:rPr>
        <w:t xml:space="preserve">ations were based on </w:t>
      </w:r>
      <w:commentRangeStart w:id="315"/>
      <w:r>
        <w:rPr>
          <w:color w:val="000000"/>
        </w:rPr>
        <w:t>CFRs</w:t>
      </w:r>
      <w:commentRangeEnd w:id="315"/>
      <w:r w:rsidR="00147D29">
        <w:rPr>
          <w:rStyle w:val="CommentReference"/>
        </w:rPr>
        <w:commentReference w:id="315"/>
      </w:r>
      <w:r>
        <w:rPr>
          <w:color w:val="000000"/>
        </w:rPr>
        <w:t xml:space="preserve"> calculated from period ASFRs, rather than CFRs calculated from cohorts directly, and it would be useful to compare these period-based CFR estimates with real CFRs. Because we use contour lines to </w:t>
      </w:r>
      <w:r w:rsidRPr="007629C5">
        <w:rPr>
          <w:color w:val="000000"/>
        </w:rPr>
        <w:t>represent one attribute over age and time, and colour/shade to represent other attributes</w:t>
      </w:r>
      <w:r>
        <w:rPr>
          <w:color w:val="000000"/>
        </w:rPr>
        <w:t>, our visualizations are effectively representations of four dimensional data (age, time and the two attributes ASFR and CRF); we consider this a powerful form of visuali</w:t>
      </w:r>
      <w:r w:rsidR="00122AD4">
        <w:rPr>
          <w:color w:val="000000"/>
        </w:rPr>
        <w:t>z</w:t>
      </w:r>
      <w:r>
        <w:rPr>
          <w:color w:val="000000"/>
        </w:rPr>
        <w:t xml:space="preserve">ation but recognise the complexity of such images can pose a limitation/challenge as well as opportunity, and is possibly at the limits of the level of complexity of information which can be effectively conveyed on screen or page. Further research to understand how easy or challenging users find information conveyed in this way is welcomed. </w:t>
      </w:r>
    </w:p>
    <w:p w14:paraId="68A052F3" w14:textId="1BCF6518" w:rsidR="006675D0" w:rsidRDefault="009E6484">
      <w:pPr>
        <w:pBdr>
          <w:top w:val="nil"/>
          <w:left w:val="nil"/>
          <w:bottom w:val="nil"/>
          <w:right w:val="nil"/>
          <w:between w:val="nil"/>
        </w:pBdr>
        <w:rPr>
          <w:color w:val="000000"/>
        </w:rPr>
      </w:pPr>
      <w:r>
        <w:rPr>
          <w:color w:val="000000"/>
        </w:rPr>
        <w:t xml:space="preserve">The associated online app facilitates the selection of specific countries and compare associated attributes within the visualization, </w:t>
      </w:r>
      <w:r w:rsidR="00122AD4" w:rsidRPr="007629C5">
        <w:rPr>
          <w:color w:val="000000"/>
        </w:rPr>
        <w:t>allowing</w:t>
      </w:r>
      <w:r w:rsidRPr="007629C5">
        <w:rPr>
          <w:color w:val="000000"/>
        </w:rPr>
        <w:t xml:space="preserve"> interactive </w:t>
      </w:r>
      <w:proofErr w:type="gramStart"/>
      <w:r w:rsidR="00122AD4" w:rsidRPr="007629C5">
        <w:rPr>
          <w:color w:val="000000"/>
        </w:rPr>
        <w:t>three</w:t>
      </w:r>
      <w:r w:rsidR="007D33FD" w:rsidRPr="007629C5">
        <w:rPr>
          <w:color w:val="000000"/>
        </w:rPr>
        <w:t xml:space="preserve"> </w:t>
      </w:r>
      <w:r w:rsidR="00122AD4" w:rsidRPr="007629C5">
        <w:rPr>
          <w:color w:val="000000"/>
        </w:rPr>
        <w:t>dimensional</w:t>
      </w:r>
      <w:proofErr w:type="gramEnd"/>
      <w:r>
        <w:rPr>
          <w:color w:val="000000"/>
        </w:rPr>
        <w:t xml:space="preserve"> representations of the data surfaces to be created</w:t>
      </w:r>
      <w:r w:rsidR="00122AD4">
        <w:rPr>
          <w:color w:val="000000"/>
        </w:rPr>
        <w:t>.</w:t>
      </w:r>
      <w:r>
        <w:rPr>
          <w:color w:val="000000"/>
        </w:rPr>
        <w:t xml:space="preserve"> The app also includes options to select different colour palettes, as well as to add, remove and shift the fertility milestones being represented with the contours. We hope </w:t>
      </w:r>
      <w:r w:rsidR="00122AD4">
        <w:rPr>
          <w:color w:val="000000"/>
        </w:rPr>
        <w:t xml:space="preserve">that </w:t>
      </w:r>
      <w:r>
        <w:rPr>
          <w:color w:val="000000"/>
        </w:rPr>
        <w:t xml:space="preserve">the enhancement of the Lexis surface we present in this paper and the associated app will facilitate </w:t>
      </w:r>
      <w:r w:rsidR="00AB1490">
        <w:rPr>
          <w:color w:val="000000"/>
        </w:rPr>
        <w:t>the</w:t>
      </w:r>
      <w:r>
        <w:rPr>
          <w:color w:val="000000"/>
        </w:rPr>
        <w:t xml:space="preserve"> understanding of fertility </w:t>
      </w:r>
      <w:r>
        <w:rPr>
          <w:color w:val="000000"/>
        </w:rPr>
        <w:lastRenderedPageBreak/>
        <w:t>patterns within and across populations, as well as other forms of complex demographic data.</w:t>
      </w:r>
    </w:p>
    <w:p w14:paraId="699B3022" w14:textId="77777777" w:rsidR="006675D0" w:rsidRDefault="009E6484">
      <w:pPr>
        <w:pStyle w:val="Heading1"/>
      </w:pPr>
      <w:r>
        <w:t>Acknowledgements</w:t>
      </w:r>
    </w:p>
    <w:p w14:paraId="694092CA" w14:textId="6F3ACF89" w:rsidR="006675D0" w:rsidRDefault="009E6484" w:rsidP="00E752AA">
      <w:pPr>
        <w:rPr>
          <w:rFonts w:ascii="Times New Roman" w:eastAsia="Times New Roman" w:hAnsi="Times New Roman" w:cs="Times New Roman"/>
          <w:color w:val="000000"/>
        </w:rPr>
      </w:pPr>
      <w:r>
        <w:t xml:space="preserve">We would like to thank Tim Riffe, Sebastian </w:t>
      </w:r>
      <w:commentRangeStart w:id="316"/>
      <w:proofErr w:type="spellStart"/>
      <w:r>
        <w:t>Klüsner</w:t>
      </w:r>
      <w:commentRangeEnd w:id="316"/>
      <w:proofErr w:type="spellEnd"/>
      <w:r w:rsidR="00631BFF">
        <w:rPr>
          <w:rStyle w:val="CommentReference"/>
        </w:rPr>
        <w:commentReference w:id="316"/>
      </w:r>
      <w:r>
        <w:t xml:space="preserve">, Nikola Sander and Jakub </w:t>
      </w:r>
      <w:proofErr w:type="spellStart"/>
      <w:r>
        <w:t>Bijak</w:t>
      </w:r>
      <w:proofErr w:type="spellEnd"/>
      <w:r>
        <w:t xml:space="preserve"> for providing very helpful comments on earlier versions of this paper. A previous version of this paper was presented as a poster at the second Human Fertility Database Symposium on “Population-level fertility research: State of the art”, which was held at the </w:t>
      </w:r>
      <w:proofErr w:type="spellStart"/>
      <w:r>
        <w:t>WissenschaftsForum</w:t>
      </w:r>
      <w:proofErr w:type="spellEnd"/>
      <w:r>
        <w:t xml:space="preserve"> in Berlin on 23-24 June 2016. We thank participants for their constructive comments.</w:t>
      </w:r>
      <w:r>
        <w:br w:type="page"/>
      </w:r>
    </w:p>
    <w:p w14:paraId="01F13D84" w14:textId="12686E62" w:rsidR="00CB6DCE" w:rsidRPr="00CB6DCE" w:rsidRDefault="009E6484" w:rsidP="00CB6DCE">
      <w:pPr>
        <w:pStyle w:val="Heading1"/>
        <w:spacing w:before="0"/>
      </w:pPr>
      <w:r>
        <w:lastRenderedPageBreak/>
        <w:t>References</w:t>
      </w:r>
    </w:p>
    <w:p w14:paraId="24E9B71C" w14:textId="0CF5E7E1" w:rsidR="00FC4EEE" w:rsidRPr="007629C5" w:rsidRDefault="00CB6DCE" w:rsidP="00F0016B">
      <w:pPr>
        <w:ind w:left="567" w:hanging="567"/>
        <w:rPr>
          <w:color w:val="000000"/>
        </w:rPr>
      </w:pPr>
      <w:r>
        <w:rPr>
          <w:color w:val="000000"/>
        </w:rPr>
        <w:fldChar w:fldCharType="begin"/>
      </w:r>
      <w:r w:rsidRPr="00077FE5">
        <w:rPr>
          <w:color w:val="000000"/>
        </w:rPr>
        <w:instrText>ADDIN F1000_CSL_BIBLIOGRAPHY</w:instrText>
      </w:r>
      <w:r>
        <w:rPr>
          <w:color w:val="000000"/>
        </w:rPr>
        <w:fldChar w:fldCharType="separate"/>
      </w:r>
      <w:r w:rsidR="00FC4EEE" w:rsidRPr="007629C5">
        <w:rPr>
          <w:color w:val="000000"/>
        </w:rPr>
        <w:t xml:space="preserve">Balbo, N., Billari, F.C. and Mills, M. </w:t>
      </w:r>
      <w:r w:rsidR="00F0016B">
        <w:rPr>
          <w:color w:val="000000"/>
        </w:rPr>
        <w:t>(</w:t>
      </w:r>
      <w:r w:rsidR="00FC4EEE" w:rsidRPr="007629C5">
        <w:rPr>
          <w:color w:val="000000"/>
        </w:rPr>
        <w:t>2013</w:t>
      </w:r>
      <w:r w:rsidR="00F0016B">
        <w:rPr>
          <w:color w:val="000000"/>
        </w:rPr>
        <w:t>)</w:t>
      </w:r>
      <w:r w:rsidR="00FC4EEE" w:rsidRPr="007629C5">
        <w:rPr>
          <w:color w:val="000000"/>
        </w:rPr>
        <w:t xml:space="preserve">. Fertility in advanced societies: A review of research. </w:t>
      </w:r>
      <w:r w:rsidR="00FC4EEE" w:rsidRPr="007629C5">
        <w:rPr>
          <w:i/>
          <w:color w:val="000000"/>
        </w:rPr>
        <w:t xml:space="preserve">European Journal of Population/Revue </w:t>
      </w:r>
      <w:r w:rsidR="00F0016B">
        <w:rPr>
          <w:i/>
          <w:color w:val="000000"/>
        </w:rPr>
        <w:t>E</w:t>
      </w:r>
      <w:r w:rsidR="00FC4EEE" w:rsidRPr="007629C5">
        <w:rPr>
          <w:i/>
          <w:color w:val="000000"/>
        </w:rPr>
        <w:t>uropéenne de Démographie</w:t>
      </w:r>
      <w:r w:rsidR="00FC4EEE" w:rsidRPr="007629C5">
        <w:rPr>
          <w:color w:val="000000"/>
        </w:rPr>
        <w:t xml:space="preserve"> 29(1)</w:t>
      </w:r>
      <w:r w:rsidR="00F0016B">
        <w:rPr>
          <w:color w:val="000000"/>
        </w:rPr>
        <w:t>:</w:t>
      </w:r>
      <w:r w:rsidR="00FC4EEE" w:rsidRPr="007629C5">
        <w:rPr>
          <w:color w:val="000000"/>
        </w:rPr>
        <w:t xml:space="preserve"> 1–38.</w:t>
      </w:r>
    </w:p>
    <w:p w14:paraId="074C3F28" w14:textId="479E4F73" w:rsidR="00FC4EEE" w:rsidRDefault="00FC4EEE" w:rsidP="00F0016B">
      <w:pPr>
        <w:ind w:left="567" w:hanging="567"/>
        <w:rPr>
          <w:color w:val="000000"/>
        </w:rPr>
      </w:pPr>
      <w:r w:rsidRPr="00A02FC4">
        <w:rPr>
          <w:color w:val="000000"/>
          <w:lang w:val="de-DE"/>
        </w:rPr>
        <w:t xml:space="preserve">Basten, S., Sobotka, T. and Zeman, K. </w:t>
      </w:r>
      <w:r w:rsidR="00F0016B" w:rsidRPr="00A02FC4">
        <w:rPr>
          <w:color w:val="000000"/>
          <w:lang w:val="de-DE"/>
        </w:rPr>
        <w:t>(</w:t>
      </w:r>
      <w:r w:rsidRPr="00A02FC4">
        <w:rPr>
          <w:color w:val="000000"/>
          <w:lang w:val="de-DE"/>
        </w:rPr>
        <w:t>2014</w:t>
      </w:r>
      <w:r w:rsidR="00F0016B" w:rsidRPr="00A02FC4">
        <w:rPr>
          <w:color w:val="000000"/>
          <w:lang w:val="de-DE"/>
        </w:rPr>
        <w:t>)</w:t>
      </w:r>
      <w:r w:rsidRPr="00A02FC4">
        <w:rPr>
          <w:color w:val="000000"/>
          <w:lang w:val="de-DE"/>
        </w:rPr>
        <w:t xml:space="preserve">. </w:t>
      </w:r>
      <w:r>
        <w:rPr>
          <w:color w:val="000000"/>
        </w:rPr>
        <w:t xml:space="preserve">Future fertility in low fertility countries. In: Lutz, W., Butz, W. P., and KC, S. </w:t>
      </w:r>
      <w:r w:rsidR="00077FE5">
        <w:rPr>
          <w:color w:val="000000"/>
        </w:rPr>
        <w:t>(</w:t>
      </w:r>
      <w:r>
        <w:rPr>
          <w:color w:val="000000"/>
        </w:rPr>
        <w:t>eds.</w:t>
      </w:r>
      <w:r w:rsidR="00077FE5">
        <w:rPr>
          <w:color w:val="000000"/>
        </w:rPr>
        <w:t>).</w:t>
      </w:r>
      <w:r>
        <w:rPr>
          <w:color w:val="000000"/>
        </w:rPr>
        <w:t xml:space="preserve"> </w:t>
      </w:r>
      <w:r w:rsidRPr="00FC4EEE">
        <w:rPr>
          <w:i/>
          <w:color w:val="000000"/>
        </w:rPr>
        <w:t>World population and human capital in twenty-first century</w:t>
      </w:r>
      <w:r>
        <w:rPr>
          <w:color w:val="000000"/>
        </w:rPr>
        <w:t xml:space="preserve">. </w:t>
      </w:r>
      <w:r w:rsidR="00077FE5">
        <w:rPr>
          <w:color w:val="000000"/>
        </w:rPr>
        <w:t>Oxford University Press:</w:t>
      </w:r>
      <w:r>
        <w:rPr>
          <w:color w:val="000000"/>
        </w:rPr>
        <w:t xml:space="preserve"> 33–146.</w:t>
      </w:r>
    </w:p>
    <w:p w14:paraId="3C53EE88" w14:textId="7E1D562A" w:rsidR="00FC4EEE" w:rsidRDefault="00FC4EEE" w:rsidP="00F0016B">
      <w:pPr>
        <w:ind w:left="567" w:hanging="567"/>
        <w:rPr>
          <w:color w:val="000000"/>
        </w:rPr>
      </w:pPr>
      <w:r>
        <w:rPr>
          <w:color w:val="000000"/>
        </w:rPr>
        <w:t xml:space="preserve">Billari, F.C. </w:t>
      </w:r>
      <w:r w:rsidR="00F0016B">
        <w:rPr>
          <w:color w:val="000000"/>
        </w:rPr>
        <w:t>(</w:t>
      </w:r>
      <w:r>
        <w:rPr>
          <w:color w:val="000000"/>
        </w:rPr>
        <w:t>2018</w:t>
      </w:r>
      <w:r w:rsidR="00F0016B">
        <w:rPr>
          <w:color w:val="000000"/>
        </w:rPr>
        <w:t>)</w:t>
      </w:r>
      <w:r>
        <w:rPr>
          <w:color w:val="000000"/>
        </w:rPr>
        <w:t xml:space="preserve">. A “great divergence” in fertility? </w:t>
      </w:r>
      <w:r w:rsidRPr="007A1DC0">
        <w:rPr>
          <w:color w:val="000000"/>
          <w:lang w:val="it-IT"/>
        </w:rPr>
        <w:t>In</w:t>
      </w:r>
      <w:r w:rsidR="00077FE5" w:rsidRPr="007A1DC0">
        <w:rPr>
          <w:color w:val="000000"/>
          <w:lang w:val="it-IT"/>
        </w:rPr>
        <w:t>: Poston, Jr. D. L. (ed.).</w:t>
      </w:r>
      <w:r w:rsidRPr="007A1DC0">
        <w:rPr>
          <w:color w:val="000000"/>
          <w:lang w:val="it-IT"/>
        </w:rPr>
        <w:t xml:space="preserve"> </w:t>
      </w:r>
      <w:r w:rsidRPr="00FC4EEE">
        <w:rPr>
          <w:i/>
          <w:color w:val="000000"/>
        </w:rPr>
        <w:t>Low fertility regimes and demographic and societal change</w:t>
      </w:r>
      <w:r>
        <w:rPr>
          <w:color w:val="000000"/>
        </w:rPr>
        <w:t>. Springe</w:t>
      </w:r>
      <w:r w:rsidR="007A1DC0">
        <w:rPr>
          <w:color w:val="000000"/>
        </w:rPr>
        <w:t xml:space="preserve">r: </w:t>
      </w:r>
      <w:r>
        <w:rPr>
          <w:color w:val="000000"/>
        </w:rPr>
        <w:t>15–35.</w:t>
      </w:r>
    </w:p>
    <w:p w14:paraId="48FA0CEA" w14:textId="1F19A189" w:rsidR="00FC4EEE" w:rsidRDefault="00FC4EEE" w:rsidP="00F0016B">
      <w:pPr>
        <w:ind w:left="567" w:hanging="567"/>
        <w:rPr>
          <w:color w:val="000000"/>
        </w:rPr>
      </w:pPr>
      <w:r>
        <w:rPr>
          <w:color w:val="000000"/>
        </w:rPr>
        <w:t xml:space="preserve">Burkimsher, M. </w:t>
      </w:r>
      <w:r w:rsidR="00F0016B">
        <w:rPr>
          <w:color w:val="000000"/>
        </w:rPr>
        <w:t>(</w:t>
      </w:r>
      <w:r>
        <w:rPr>
          <w:color w:val="000000"/>
        </w:rPr>
        <w:t>2017</w:t>
      </w:r>
      <w:r w:rsidR="00F0016B">
        <w:rPr>
          <w:color w:val="000000"/>
        </w:rPr>
        <w:t>)</w:t>
      </w:r>
      <w:r>
        <w:rPr>
          <w:color w:val="000000"/>
        </w:rPr>
        <w:t xml:space="preserve">. Evolution of the shape of the fertility curve: Why might some countries develop a bimodal curve? </w:t>
      </w:r>
      <w:r w:rsidRPr="00FC4EEE">
        <w:rPr>
          <w:i/>
          <w:color w:val="000000"/>
        </w:rPr>
        <w:t>Demographic Research</w:t>
      </w:r>
      <w:r>
        <w:rPr>
          <w:color w:val="000000"/>
        </w:rPr>
        <w:t xml:space="preserve"> 37(11)</w:t>
      </w:r>
      <w:r w:rsidR="007A1DC0">
        <w:rPr>
          <w:color w:val="000000"/>
        </w:rPr>
        <w:t xml:space="preserve">: </w:t>
      </w:r>
      <w:r>
        <w:rPr>
          <w:color w:val="000000"/>
        </w:rPr>
        <w:t>295–324.</w:t>
      </w:r>
    </w:p>
    <w:p w14:paraId="75A8ABAC" w14:textId="02E5AE43" w:rsidR="00FC4EEE" w:rsidRDefault="00FC4EEE" w:rsidP="00F0016B">
      <w:pPr>
        <w:ind w:left="567" w:hanging="567"/>
        <w:rPr>
          <w:color w:val="000000"/>
        </w:rPr>
      </w:pPr>
      <w:r>
        <w:rPr>
          <w:color w:val="000000"/>
        </w:rPr>
        <w:t xml:space="preserve">Calot, G., Confesson, A., Sardon, J.P., Baranzini, E., Cotter, S. and Wanner, P. </w:t>
      </w:r>
      <w:r w:rsidR="00F0016B">
        <w:rPr>
          <w:color w:val="000000"/>
        </w:rPr>
        <w:t>(</w:t>
      </w:r>
      <w:r>
        <w:rPr>
          <w:color w:val="000000"/>
        </w:rPr>
        <w:t>1998</w:t>
      </w:r>
      <w:r w:rsidR="00F0016B">
        <w:rPr>
          <w:color w:val="000000"/>
        </w:rPr>
        <w:t>)</w:t>
      </w:r>
      <w:r>
        <w:rPr>
          <w:color w:val="000000"/>
        </w:rPr>
        <w:t xml:space="preserve">. </w:t>
      </w:r>
      <w:r w:rsidRPr="00FC4EEE">
        <w:rPr>
          <w:i/>
          <w:color w:val="000000"/>
        </w:rPr>
        <w:t>Two centuries of Swiss demographic history</w:t>
      </w:r>
      <w:r>
        <w:rPr>
          <w:color w:val="000000"/>
        </w:rPr>
        <w:t>. Neuchâtel: Swiss Federal Statistical Office.</w:t>
      </w:r>
    </w:p>
    <w:p w14:paraId="32A54CD8" w14:textId="65BCC672" w:rsidR="00FC4EEE" w:rsidRDefault="00FC4EEE" w:rsidP="00F0016B">
      <w:pPr>
        <w:ind w:left="567" w:hanging="567"/>
        <w:rPr>
          <w:color w:val="000000"/>
        </w:rPr>
      </w:pPr>
      <w:r>
        <w:rPr>
          <w:color w:val="000000"/>
        </w:rPr>
        <w:t xml:space="preserve">Campbell, M. and Robards, J. </w:t>
      </w:r>
      <w:r w:rsidR="00F0016B">
        <w:rPr>
          <w:color w:val="000000"/>
        </w:rPr>
        <w:t>(</w:t>
      </w:r>
      <w:r>
        <w:rPr>
          <w:color w:val="000000"/>
        </w:rPr>
        <w:t>2014</w:t>
      </w:r>
      <w:r w:rsidR="00F0016B">
        <w:rPr>
          <w:color w:val="000000"/>
        </w:rPr>
        <w:t>)</w:t>
      </w:r>
      <w:r>
        <w:rPr>
          <w:color w:val="000000"/>
        </w:rPr>
        <w:t xml:space="preserve">. </w:t>
      </w:r>
      <w:r w:rsidRPr="007A1DC0">
        <w:rPr>
          <w:iCs/>
          <w:color w:val="000000"/>
        </w:rPr>
        <w:t xml:space="preserve">Comparing changing age-specific fertility across the United Kingdom using Lexis diagrams. </w:t>
      </w:r>
      <w:r>
        <w:rPr>
          <w:color w:val="000000"/>
        </w:rPr>
        <w:t>Southampton: ESRC Centre for Population Change</w:t>
      </w:r>
      <w:r w:rsidR="007A1DC0">
        <w:rPr>
          <w:color w:val="000000"/>
        </w:rPr>
        <w:t xml:space="preserve"> (ESRC CPC working paper 50)</w:t>
      </w:r>
      <w:r>
        <w:rPr>
          <w:color w:val="000000"/>
        </w:rPr>
        <w:t>.</w:t>
      </w:r>
    </w:p>
    <w:p w14:paraId="32D17FD4" w14:textId="2372DD5E" w:rsidR="00FC4EEE" w:rsidRDefault="00FC4EEE" w:rsidP="00F0016B">
      <w:pPr>
        <w:ind w:left="567" w:hanging="567"/>
        <w:rPr>
          <w:color w:val="000000"/>
        </w:rPr>
      </w:pPr>
      <w:r>
        <w:rPr>
          <w:color w:val="000000"/>
        </w:rPr>
        <w:t xml:space="preserve">Caselli, G. and Vallin, J. </w:t>
      </w:r>
      <w:r w:rsidR="00F0016B">
        <w:rPr>
          <w:color w:val="000000"/>
        </w:rPr>
        <w:t>(</w:t>
      </w:r>
      <w:r>
        <w:rPr>
          <w:color w:val="000000"/>
        </w:rPr>
        <w:t>2005</w:t>
      </w:r>
      <w:r w:rsidR="00F0016B">
        <w:rPr>
          <w:color w:val="000000"/>
        </w:rPr>
        <w:t>)</w:t>
      </w:r>
      <w:r>
        <w:rPr>
          <w:color w:val="000000"/>
        </w:rPr>
        <w:t xml:space="preserve">. From situation events in time to the Lexis Diagram and the Computing of rates. In: Caselli, G., Vallin, J., and Wunsch, G. </w:t>
      </w:r>
      <w:r w:rsidR="007A1DC0">
        <w:rPr>
          <w:color w:val="000000"/>
        </w:rPr>
        <w:t>(</w:t>
      </w:r>
      <w:r>
        <w:rPr>
          <w:color w:val="000000"/>
        </w:rPr>
        <w:t>eds.</w:t>
      </w:r>
      <w:r w:rsidR="007A1DC0">
        <w:rPr>
          <w:color w:val="000000"/>
        </w:rPr>
        <w:t>).</w:t>
      </w:r>
      <w:r>
        <w:rPr>
          <w:color w:val="000000"/>
        </w:rPr>
        <w:t xml:space="preserve"> </w:t>
      </w:r>
      <w:r w:rsidRPr="00FC4EEE">
        <w:rPr>
          <w:i/>
          <w:color w:val="000000"/>
        </w:rPr>
        <w:t>Demography: Analysis and Synthesis</w:t>
      </w:r>
      <w:r>
        <w:rPr>
          <w:color w:val="000000"/>
        </w:rPr>
        <w:t>. Boston, MA: Academic Press.</w:t>
      </w:r>
    </w:p>
    <w:p w14:paraId="699B7CCF" w14:textId="7F3FE764" w:rsidR="00FC4EEE" w:rsidRDefault="00FC4EEE" w:rsidP="00F0016B">
      <w:pPr>
        <w:ind w:left="567" w:hanging="567"/>
        <w:rPr>
          <w:color w:val="000000"/>
        </w:rPr>
      </w:pPr>
      <w:r>
        <w:rPr>
          <w:color w:val="000000"/>
        </w:rPr>
        <w:t xml:space="preserve">Choi, K.H. </w:t>
      </w:r>
      <w:r w:rsidR="00F0016B">
        <w:rPr>
          <w:color w:val="000000"/>
        </w:rPr>
        <w:t>(</w:t>
      </w:r>
      <w:r>
        <w:rPr>
          <w:color w:val="000000"/>
        </w:rPr>
        <w:t>2014</w:t>
      </w:r>
      <w:r w:rsidR="00F0016B">
        <w:rPr>
          <w:color w:val="000000"/>
        </w:rPr>
        <w:t>)</w:t>
      </w:r>
      <w:r>
        <w:rPr>
          <w:color w:val="000000"/>
        </w:rPr>
        <w:t xml:space="preserve">. Fertility in the context of Mexican migration to the United States: A case for incorporating the pre-migration fertility of immigrants. </w:t>
      </w:r>
      <w:r w:rsidRPr="00FC4EEE">
        <w:rPr>
          <w:i/>
          <w:color w:val="000000"/>
        </w:rPr>
        <w:t>Demographic Research</w:t>
      </w:r>
      <w:r>
        <w:rPr>
          <w:color w:val="000000"/>
        </w:rPr>
        <w:t xml:space="preserve"> 30(24)</w:t>
      </w:r>
      <w:r w:rsidR="007A1DC0">
        <w:rPr>
          <w:color w:val="000000"/>
        </w:rPr>
        <w:t xml:space="preserve">: </w:t>
      </w:r>
      <w:r>
        <w:rPr>
          <w:color w:val="000000"/>
        </w:rPr>
        <w:t>703–737.</w:t>
      </w:r>
    </w:p>
    <w:p w14:paraId="3AE8E011" w14:textId="08DBB629" w:rsidR="00FC4EEE" w:rsidRDefault="00FC4EEE" w:rsidP="00F0016B">
      <w:pPr>
        <w:ind w:left="567" w:hanging="567"/>
        <w:rPr>
          <w:color w:val="000000"/>
        </w:rPr>
      </w:pPr>
      <w:r>
        <w:rPr>
          <w:color w:val="000000"/>
        </w:rPr>
        <w:t xml:space="preserve">Coleman, D. </w:t>
      </w:r>
      <w:r w:rsidR="00F0016B">
        <w:rPr>
          <w:color w:val="000000"/>
        </w:rPr>
        <w:t>(</w:t>
      </w:r>
      <w:r>
        <w:rPr>
          <w:color w:val="000000"/>
        </w:rPr>
        <w:t>2006</w:t>
      </w:r>
      <w:r w:rsidR="00F0016B">
        <w:rPr>
          <w:color w:val="000000"/>
        </w:rPr>
        <w:t>)</w:t>
      </w:r>
      <w:r>
        <w:rPr>
          <w:color w:val="000000"/>
        </w:rPr>
        <w:t xml:space="preserve">. Immigration and </w:t>
      </w:r>
      <w:r w:rsidR="007A1DC0">
        <w:rPr>
          <w:color w:val="000000"/>
        </w:rPr>
        <w:t>e</w:t>
      </w:r>
      <w:r>
        <w:rPr>
          <w:color w:val="000000"/>
        </w:rPr>
        <w:t xml:space="preserve">thnic </w:t>
      </w:r>
      <w:r w:rsidR="007A1DC0">
        <w:rPr>
          <w:color w:val="000000"/>
        </w:rPr>
        <w:t>c</w:t>
      </w:r>
      <w:r>
        <w:rPr>
          <w:color w:val="000000"/>
        </w:rPr>
        <w:t xml:space="preserve">hange in </w:t>
      </w:r>
      <w:r w:rsidR="007A1DC0">
        <w:rPr>
          <w:color w:val="000000"/>
        </w:rPr>
        <w:t>l</w:t>
      </w:r>
      <w:r>
        <w:rPr>
          <w:color w:val="000000"/>
        </w:rPr>
        <w:t>ow-</w:t>
      </w:r>
      <w:r w:rsidR="007A1DC0">
        <w:rPr>
          <w:color w:val="000000"/>
        </w:rPr>
        <w:t>f</w:t>
      </w:r>
      <w:r>
        <w:rPr>
          <w:color w:val="000000"/>
        </w:rPr>
        <w:t xml:space="preserve">ertility </w:t>
      </w:r>
      <w:r w:rsidR="007A1DC0">
        <w:rPr>
          <w:color w:val="000000"/>
        </w:rPr>
        <w:t>c</w:t>
      </w:r>
      <w:r>
        <w:rPr>
          <w:color w:val="000000"/>
        </w:rPr>
        <w:t xml:space="preserve">ountries: A </w:t>
      </w:r>
      <w:r w:rsidR="007A1DC0">
        <w:rPr>
          <w:color w:val="000000"/>
        </w:rPr>
        <w:t>t</w:t>
      </w:r>
      <w:r>
        <w:rPr>
          <w:color w:val="000000"/>
        </w:rPr>
        <w:t xml:space="preserve">hird </w:t>
      </w:r>
      <w:r w:rsidR="007A1DC0">
        <w:rPr>
          <w:color w:val="000000"/>
        </w:rPr>
        <w:t>d</w:t>
      </w:r>
      <w:r>
        <w:rPr>
          <w:color w:val="000000"/>
        </w:rPr>
        <w:t xml:space="preserve">emographic </w:t>
      </w:r>
      <w:r w:rsidR="007A1DC0">
        <w:rPr>
          <w:color w:val="000000"/>
        </w:rPr>
        <w:t>t</w:t>
      </w:r>
      <w:r>
        <w:rPr>
          <w:color w:val="000000"/>
        </w:rPr>
        <w:t xml:space="preserve">ransition. </w:t>
      </w:r>
      <w:r w:rsidRPr="00FC4EEE">
        <w:rPr>
          <w:i/>
          <w:color w:val="000000"/>
        </w:rPr>
        <w:t xml:space="preserve">Population and </w:t>
      </w:r>
      <w:r w:rsidR="007A1DC0">
        <w:rPr>
          <w:i/>
          <w:color w:val="000000"/>
        </w:rPr>
        <w:t>D</w:t>
      </w:r>
      <w:r w:rsidRPr="00FC4EEE">
        <w:rPr>
          <w:i/>
          <w:color w:val="000000"/>
        </w:rPr>
        <w:t xml:space="preserve">evelopment </w:t>
      </w:r>
      <w:r w:rsidR="007A1DC0">
        <w:rPr>
          <w:i/>
          <w:color w:val="000000"/>
        </w:rPr>
        <w:t>R</w:t>
      </w:r>
      <w:r w:rsidRPr="00FC4EEE">
        <w:rPr>
          <w:i/>
          <w:color w:val="000000"/>
        </w:rPr>
        <w:t>eview</w:t>
      </w:r>
      <w:r>
        <w:rPr>
          <w:color w:val="000000"/>
        </w:rPr>
        <w:t xml:space="preserve"> 32(3)</w:t>
      </w:r>
      <w:r w:rsidR="007A1DC0">
        <w:rPr>
          <w:color w:val="000000"/>
        </w:rPr>
        <w:t>:</w:t>
      </w:r>
      <w:r>
        <w:rPr>
          <w:color w:val="000000"/>
        </w:rPr>
        <w:t xml:space="preserve"> 401–446.</w:t>
      </w:r>
    </w:p>
    <w:p w14:paraId="068B7E6E" w14:textId="497790DD" w:rsidR="00FC4EEE" w:rsidRDefault="00FC4EEE" w:rsidP="00F0016B">
      <w:pPr>
        <w:ind w:left="567" w:hanging="567"/>
        <w:rPr>
          <w:color w:val="000000"/>
        </w:rPr>
      </w:pPr>
      <w:r>
        <w:rPr>
          <w:color w:val="000000"/>
        </w:rPr>
        <w:lastRenderedPageBreak/>
        <w:t xml:space="preserve">Davis, K. </w:t>
      </w:r>
      <w:r w:rsidR="00F0016B">
        <w:rPr>
          <w:color w:val="000000"/>
        </w:rPr>
        <w:t>(</w:t>
      </w:r>
      <w:r>
        <w:rPr>
          <w:color w:val="000000"/>
        </w:rPr>
        <w:t>1945</w:t>
      </w:r>
      <w:r w:rsidR="00F0016B">
        <w:rPr>
          <w:color w:val="000000"/>
        </w:rPr>
        <w:t>)</w:t>
      </w:r>
      <w:r>
        <w:rPr>
          <w:color w:val="000000"/>
        </w:rPr>
        <w:t xml:space="preserve">. The </w:t>
      </w:r>
      <w:r w:rsidR="007A1DC0">
        <w:rPr>
          <w:color w:val="000000"/>
        </w:rPr>
        <w:t>w</w:t>
      </w:r>
      <w:r>
        <w:rPr>
          <w:color w:val="000000"/>
        </w:rPr>
        <w:t xml:space="preserve">orld </w:t>
      </w:r>
      <w:r w:rsidR="007A1DC0">
        <w:rPr>
          <w:color w:val="000000"/>
        </w:rPr>
        <w:t>d</w:t>
      </w:r>
      <w:r>
        <w:rPr>
          <w:color w:val="000000"/>
        </w:rPr>
        <w:t xml:space="preserve">emographic </w:t>
      </w:r>
      <w:r w:rsidR="007A1DC0">
        <w:rPr>
          <w:color w:val="000000"/>
        </w:rPr>
        <w:t>t</w:t>
      </w:r>
      <w:r>
        <w:rPr>
          <w:color w:val="000000"/>
        </w:rPr>
        <w:t xml:space="preserve">ransition. </w:t>
      </w:r>
      <w:r w:rsidRPr="00FC4EEE">
        <w:rPr>
          <w:i/>
          <w:color w:val="000000"/>
        </w:rPr>
        <w:t>The Annals of the American Academy of Political and Social Science</w:t>
      </w:r>
      <w:r>
        <w:rPr>
          <w:color w:val="000000"/>
        </w:rPr>
        <w:t xml:space="preserve"> 237(Jan.)</w:t>
      </w:r>
      <w:r w:rsidR="007A1DC0">
        <w:rPr>
          <w:color w:val="000000"/>
        </w:rPr>
        <w:t xml:space="preserve">: </w:t>
      </w:r>
      <w:r>
        <w:rPr>
          <w:color w:val="000000"/>
        </w:rPr>
        <w:t>1–11.</w:t>
      </w:r>
    </w:p>
    <w:p w14:paraId="6D7F615D" w14:textId="43D586F6" w:rsidR="00FC4EEE" w:rsidRDefault="00FC4EEE" w:rsidP="00F0016B">
      <w:pPr>
        <w:ind w:left="567" w:hanging="567"/>
        <w:rPr>
          <w:color w:val="000000"/>
        </w:rPr>
      </w:pPr>
      <w:r>
        <w:rPr>
          <w:color w:val="000000"/>
        </w:rPr>
        <w:t xml:space="preserve">Esping-Andersen, G. </w:t>
      </w:r>
      <w:r w:rsidR="00F0016B">
        <w:rPr>
          <w:color w:val="000000"/>
        </w:rPr>
        <w:t>(</w:t>
      </w:r>
      <w:r>
        <w:rPr>
          <w:color w:val="000000"/>
        </w:rPr>
        <w:t>1999</w:t>
      </w:r>
      <w:r w:rsidR="00F0016B">
        <w:rPr>
          <w:color w:val="000000"/>
        </w:rPr>
        <w:t>)</w:t>
      </w:r>
      <w:r>
        <w:rPr>
          <w:color w:val="000000"/>
        </w:rPr>
        <w:t xml:space="preserve">. </w:t>
      </w:r>
      <w:r w:rsidRPr="00FC4EEE">
        <w:rPr>
          <w:i/>
          <w:color w:val="000000"/>
        </w:rPr>
        <w:t>Social foundations of postindustrial economies</w:t>
      </w:r>
      <w:r>
        <w:rPr>
          <w:color w:val="000000"/>
        </w:rPr>
        <w:t>. Oxford</w:t>
      </w:r>
      <w:r w:rsidR="007A1DC0">
        <w:rPr>
          <w:color w:val="000000"/>
        </w:rPr>
        <w:t>: Oxford University Press</w:t>
      </w:r>
      <w:r>
        <w:rPr>
          <w:color w:val="000000"/>
        </w:rPr>
        <w:t>.</w:t>
      </w:r>
    </w:p>
    <w:p w14:paraId="529D7FB1" w14:textId="08735A69" w:rsidR="00FC4EEE" w:rsidRDefault="00FC4EEE" w:rsidP="00F0016B">
      <w:pPr>
        <w:ind w:left="567" w:hanging="567"/>
        <w:rPr>
          <w:color w:val="000000"/>
        </w:rPr>
      </w:pPr>
      <w:r>
        <w:rPr>
          <w:color w:val="000000"/>
        </w:rPr>
        <w:t xml:space="preserve">Esping‐Andersen, G. and Billari, F.C. </w:t>
      </w:r>
      <w:r w:rsidR="00F0016B">
        <w:rPr>
          <w:color w:val="000000"/>
        </w:rPr>
        <w:t>(</w:t>
      </w:r>
      <w:r>
        <w:rPr>
          <w:color w:val="000000"/>
        </w:rPr>
        <w:t>2015</w:t>
      </w:r>
      <w:r w:rsidR="00F0016B">
        <w:rPr>
          <w:color w:val="000000"/>
        </w:rPr>
        <w:t>)</w:t>
      </w:r>
      <w:r>
        <w:rPr>
          <w:color w:val="000000"/>
        </w:rPr>
        <w:t xml:space="preserve">. Re‐theorizing </w:t>
      </w:r>
      <w:r w:rsidR="007A1DC0">
        <w:rPr>
          <w:color w:val="000000"/>
        </w:rPr>
        <w:t>f</w:t>
      </w:r>
      <w:r>
        <w:rPr>
          <w:color w:val="000000"/>
        </w:rPr>
        <w:t xml:space="preserve">amily </w:t>
      </w:r>
      <w:r w:rsidR="007A1DC0">
        <w:rPr>
          <w:color w:val="000000"/>
        </w:rPr>
        <w:t>d</w:t>
      </w:r>
      <w:r>
        <w:rPr>
          <w:color w:val="000000"/>
        </w:rPr>
        <w:t xml:space="preserve">emographics. </w:t>
      </w:r>
      <w:r w:rsidRPr="00FC4EEE">
        <w:rPr>
          <w:i/>
          <w:color w:val="000000"/>
        </w:rPr>
        <w:t>Population and Development Review</w:t>
      </w:r>
      <w:r>
        <w:rPr>
          <w:color w:val="000000"/>
        </w:rPr>
        <w:t xml:space="preserve"> 41(1)</w:t>
      </w:r>
      <w:r w:rsidR="007A1DC0">
        <w:rPr>
          <w:color w:val="000000"/>
        </w:rPr>
        <w:t xml:space="preserve">: </w:t>
      </w:r>
      <w:r>
        <w:rPr>
          <w:color w:val="000000"/>
        </w:rPr>
        <w:t>1–31.</w:t>
      </w:r>
    </w:p>
    <w:p w14:paraId="392DC9AB" w14:textId="07C8E556" w:rsidR="00FC4EEE" w:rsidRDefault="00FC4EEE" w:rsidP="00F0016B">
      <w:pPr>
        <w:ind w:left="567" w:hanging="567"/>
        <w:rPr>
          <w:color w:val="000000"/>
        </w:rPr>
      </w:pPr>
      <w:r>
        <w:rPr>
          <w:color w:val="000000"/>
        </w:rPr>
        <w:t xml:space="preserve">Estévez-Abe, M. and Naldini, M. </w:t>
      </w:r>
      <w:r w:rsidR="00F0016B">
        <w:rPr>
          <w:color w:val="000000"/>
        </w:rPr>
        <w:t>(</w:t>
      </w:r>
      <w:r>
        <w:rPr>
          <w:color w:val="000000"/>
        </w:rPr>
        <w:t>2016</w:t>
      </w:r>
      <w:r w:rsidR="00F0016B">
        <w:rPr>
          <w:color w:val="000000"/>
        </w:rPr>
        <w:t>)</w:t>
      </w:r>
      <w:r>
        <w:rPr>
          <w:color w:val="000000"/>
        </w:rPr>
        <w:t xml:space="preserve">. Politics of defamilialization: A comparison of Italy, Japan, Korea and Spain. </w:t>
      </w:r>
      <w:r w:rsidRPr="00FC4EEE">
        <w:rPr>
          <w:i/>
          <w:color w:val="000000"/>
        </w:rPr>
        <w:t xml:space="preserve">Journal of European </w:t>
      </w:r>
      <w:r w:rsidR="007A1DC0">
        <w:rPr>
          <w:i/>
          <w:color w:val="000000"/>
        </w:rPr>
        <w:t>S</w:t>
      </w:r>
      <w:r w:rsidRPr="00FC4EEE">
        <w:rPr>
          <w:i/>
          <w:color w:val="000000"/>
        </w:rPr>
        <w:t xml:space="preserve">ocial </w:t>
      </w:r>
      <w:r w:rsidR="007A1DC0">
        <w:rPr>
          <w:i/>
          <w:color w:val="000000"/>
        </w:rPr>
        <w:t>P</w:t>
      </w:r>
      <w:r w:rsidRPr="00FC4EEE">
        <w:rPr>
          <w:i/>
          <w:color w:val="000000"/>
        </w:rPr>
        <w:t>olicy</w:t>
      </w:r>
      <w:r>
        <w:rPr>
          <w:color w:val="000000"/>
        </w:rPr>
        <w:t xml:space="preserve"> 26(4)</w:t>
      </w:r>
      <w:r w:rsidR="007A1DC0">
        <w:rPr>
          <w:color w:val="000000"/>
        </w:rPr>
        <w:t xml:space="preserve">: </w:t>
      </w:r>
      <w:r>
        <w:rPr>
          <w:color w:val="000000"/>
        </w:rPr>
        <w:t>327–343.</w:t>
      </w:r>
    </w:p>
    <w:p w14:paraId="579633BF" w14:textId="715C7E21" w:rsidR="00FC4EEE" w:rsidRDefault="00FC4EEE" w:rsidP="00F0016B">
      <w:pPr>
        <w:ind w:left="567" w:hanging="567"/>
        <w:rPr>
          <w:color w:val="000000"/>
        </w:rPr>
      </w:pPr>
      <w:r>
        <w:rPr>
          <w:color w:val="000000"/>
        </w:rPr>
        <w:t xml:space="preserve">Frejka, T. </w:t>
      </w:r>
      <w:r w:rsidR="00F0016B">
        <w:rPr>
          <w:color w:val="000000"/>
        </w:rPr>
        <w:t>(</w:t>
      </w:r>
      <w:r>
        <w:rPr>
          <w:color w:val="000000"/>
        </w:rPr>
        <w:t>2017</w:t>
      </w:r>
      <w:r w:rsidR="00F0016B">
        <w:rPr>
          <w:color w:val="000000"/>
        </w:rPr>
        <w:t>)</w:t>
      </w:r>
      <w:r>
        <w:rPr>
          <w:color w:val="000000"/>
        </w:rPr>
        <w:t xml:space="preserve">. The </w:t>
      </w:r>
      <w:r w:rsidR="007A1DC0">
        <w:rPr>
          <w:color w:val="000000"/>
        </w:rPr>
        <w:t>f</w:t>
      </w:r>
      <w:r>
        <w:rPr>
          <w:color w:val="000000"/>
        </w:rPr>
        <w:t xml:space="preserve">ertility </w:t>
      </w:r>
      <w:r w:rsidR="007A1DC0">
        <w:rPr>
          <w:color w:val="000000"/>
        </w:rPr>
        <w:t>t</w:t>
      </w:r>
      <w:r>
        <w:rPr>
          <w:color w:val="000000"/>
        </w:rPr>
        <w:t xml:space="preserve">ransition </w:t>
      </w:r>
      <w:r w:rsidR="007A1DC0">
        <w:rPr>
          <w:color w:val="000000"/>
        </w:rPr>
        <w:t>r</w:t>
      </w:r>
      <w:r>
        <w:rPr>
          <w:color w:val="000000"/>
        </w:rPr>
        <w:t xml:space="preserve">evisited: A </w:t>
      </w:r>
      <w:r w:rsidR="007A1DC0">
        <w:rPr>
          <w:color w:val="000000"/>
        </w:rPr>
        <w:t>c</w:t>
      </w:r>
      <w:r>
        <w:rPr>
          <w:color w:val="000000"/>
        </w:rPr>
        <w:t xml:space="preserve">ohort </w:t>
      </w:r>
      <w:r w:rsidR="007A1DC0">
        <w:rPr>
          <w:color w:val="000000"/>
        </w:rPr>
        <w:t>p</w:t>
      </w:r>
      <w:r>
        <w:rPr>
          <w:color w:val="000000"/>
        </w:rPr>
        <w:t xml:space="preserve">erspective. </w:t>
      </w:r>
      <w:r w:rsidR="002224CD">
        <w:rPr>
          <w:i/>
          <w:color w:val="000000"/>
        </w:rPr>
        <w:t xml:space="preserve">Comparative Population Studies </w:t>
      </w:r>
      <w:r w:rsidR="002224CD">
        <w:rPr>
          <w:iCs/>
          <w:color w:val="000000"/>
        </w:rPr>
        <w:t>42: 89-116</w:t>
      </w:r>
      <w:r>
        <w:rPr>
          <w:color w:val="000000"/>
        </w:rPr>
        <w:t>.</w:t>
      </w:r>
    </w:p>
    <w:p w14:paraId="5633086E" w14:textId="466DA799" w:rsidR="00FC4EEE" w:rsidRDefault="00FC4EEE" w:rsidP="00F0016B">
      <w:pPr>
        <w:ind w:left="567" w:hanging="567"/>
        <w:rPr>
          <w:color w:val="000000"/>
        </w:rPr>
      </w:pPr>
      <w:r>
        <w:rPr>
          <w:color w:val="000000"/>
        </w:rPr>
        <w:t xml:space="preserve">Frejka, T., Jones, G.W. and Sardon, J.-P. </w:t>
      </w:r>
      <w:r w:rsidR="00F0016B">
        <w:rPr>
          <w:color w:val="000000"/>
        </w:rPr>
        <w:t>(</w:t>
      </w:r>
      <w:r>
        <w:rPr>
          <w:color w:val="000000"/>
        </w:rPr>
        <w:t>2010</w:t>
      </w:r>
      <w:r w:rsidR="00F0016B">
        <w:rPr>
          <w:color w:val="000000"/>
        </w:rPr>
        <w:t>)</w:t>
      </w:r>
      <w:r>
        <w:rPr>
          <w:color w:val="000000"/>
        </w:rPr>
        <w:t xml:space="preserve">. East </w:t>
      </w:r>
      <w:r w:rsidR="002224CD">
        <w:rPr>
          <w:color w:val="000000"/>
        </w:rPr>
        <w:t>A</w:t>
      </w:r>
      <w:r>
        <w:rPr>
          <w:color w:val="000000"/>
        </w:rPr>
        <w:t xml:space="preserve">sian childbearing patterns and policy developments. </w:t>
      </w:r>
      <w:r w:rsidRPr="00FC4EEE">
        <w:rPr>
          <w:i/>
          <w:color w:val="000000"/>
        </w:rPr>
        <w:t xml:space="preserve">Population and </w:t>
      </w:r>
      <w:r w:rsidR="002224CD">
        <w:rPr>
          <w:i/>
          <w:color w:val="000000"/>
        </w:rPr>
        <w:t>D</w:t>
      </w:r>
      <w:r w:rsidRPr="00FC4EEE">
        <w:rPr>
          <w:i/>
          <w:color w:val="000000"/>
        </w:rPr>
        <w:t xml:space="preserve">evelopment </w:t>
      </w:r>
      <w:r w:rsidR="002224CD">
        <w:rPr>
          <w:i/>
          <w:color w:val="000000"/>
        </w:rPr>
        <w:t>R</w:t>
      </w:r>
      <w:r w:rsidRPr="00FC4EEE">
        <w:rPr>
          <w:i/>
          <w:color w:val="000000"/>
        </w:rPr>
        <w:t>eview</w:t>
      </w:r>
      <w:r>
        <w:rPr>
          <w:color w:val="000000"/>
        </w:rPr>
        <w:t xml:space="preserve"> 36(3)</w:t>
      </w:r>
      <w:r w:rsidR="002224CD">
        <w:rPr>
          <w:color w:val="000000"/>
        </w:rPr>
        <w:t xml:space="preserve">: </w:t>
      </w:r>
      <w:r>
        <w:rPr>
          <w:color w:val="000000"/>
        </w:rPr>
        <w:t>579–606.</w:t>
      </w:r>
    </w:p>
    <w:p w14:paraId="2686C3D0" w14:textId="50E78DB6" w:rsidR="00FC4EEE" w:rsidRDefault="00FC4EEE" w:rsidP="00F0016B">
      <w:pPr>
        <w:ind w:left="567" w:hanging="567"/>
        <w:rPr>
          <w:color w:val="000000"/>
        </w:rPr>
      </w:pPr>
      <w:r>
        <w:rPr>
          <w:color w:val="000000"/>
        </w:rPr>
        <w:t xml:space="preserve">Garnier, S. </w:t>
      </w:r>
      <w:r w:rsidR="00077FE5">
        <w:rPr>
          <w:color w:val="000000"/>
        </w:rPr>
        <w:t>(</w:t>
      </w:r>
      <w:r>
        <w:rPr>
          <w:color w:val="000000"/>
        </w:rPr>
        <w:t>2018</w:t>
      </w:r>
      <w:r w:rsidR="00077FE5">
        <w:rPr>
          <w:color w:val="000000"/>
        </w:rPr>
        <w:t>)</w:t>
      </w:r>
      <w:r>
        <w:rPr>
          <w:color w:val="000000"/>
        </w:rPr>
        <w:t xml:space="preserve">. </w:t>
      </w:r>
      <w:r w:rsidR="002224CD">
        <w:rPr>
          <w:i/>
          <w:color w:val="000000"/>
        </w:rPr>
        <w:t>V</w:t>
      </w:r>
      <w:r w:rsidRPr="00FC4EEE">
        <w:rPr>
          <w:i/>
          <w:color w:val="000000"/>
        </w:rPr>
        <w:t>iridis: Default Color Maps from</w:t>
      </w:r>
      <w:r w:rsidR="002224CD">
        <w:rPr>
          <w:i/>
          <w:color w:val="000000"/>
        </w:rPr>
        <w:t xml:space="preserve"> '</w:t>
      </w:r>
      <w:r w:rsidRPr="00FC4EEE">
        <w:rPr>
          <w:i/>
          <w:color w:val="000000"/>
        </w:rPr>
        <w:t>matplotlib</w:t>
      </w:r>
      <w:r w:rsidR="002224CD">
        <w:rPr>
          <w:i/>
          <w:color w:val="000000"/>
        </w:rPr>
        <w:t>'</w:t>
      </w:r>
      <w:r>
        <w:rPr>
          <w:color w:val="000000"/>
        </w:rPr>
        <w:t>. CRAN: CRAN.</w:t>
      </w:r>
    </w:p>
    <w:p w14:paraId="19FF271E" w14:textId="2074AE5D" w:rsidR="00FC4EEE" w:rsidRDefault="00FC4EEE" w:rsidP="00F0016B">
      <w:pPr>
        <w:ind w:left="567" w:hanging="567"/>
        <w:rPr>
          <w:color w:val="000000"/>
        </w:rPr>
      </w:pPr>
      <w:r>
        <w:rPr>
          <w:color w:val="000000"/>
        </w:rPr>
        <w:t xml:space="preserve">Gauthier, A.H. </w:t>
      </w:r>
      <w:r w:rsidR="00077FE5">
        <w:rPr>
          <w:color w:val="000000"/>
        </w:rPr>
        <w:t>(</w:t>
      </w:r>
      <w:r>
        <w:rPr>
          <w:color w:val="000000"/>
        </w:rPr>
        <w:t>2016</w:t>
      </w:r>
      <w:r w:rsidR="00077FE5">
        <w:rPr>
          <w:color w:val="000000"/>
        </w:rPr>
        <w:t>)</w:t>
      </w:r>
      <w:r>
        <w:rPr>
          <w:color w:val="000000"/>
        </w:rPr>
        <w:t xml:space="preserve">. Governmental support for families and obstacles to fertility in </w:t>
      </w:r>
      <w:r w:rsidR="002224CD">
        <w:rPr>
          <w:color w:val="000000"/>
        </w:rPr>
        <w:t>E</w:t>
      </w:r>
      <w:r>
        <w:rPr>
          <w:color w:val="000000"/>
        </w:rPr>
        <w:t xml:space="preserve">ast </w:t>
      </w:r>
      <w:r w:rsidR="002224CD">
        <w:rPr>
          <w:color w:val="000000"/>
        </w:rPr>
        <w:t>A</w:t>
      </w:r>
      <w:r>
        <w:rPr>
          <w:color w:val="000000"/>
        </w:rPr>
        <w:t xml:space="preserve">sia and other industrialized regions. In: Rindfuss, R. R. and Choe, M. K. </w:t>
      </w:r>
      <w:r w:rsidR="002224CD">
        <w:rPr>
          <w:color w:val="000000"/>
        </w:rPr>
        <w:t>(</w:t>
      </w:r>
      <w:r>
        <w:rPr>
          <w:color w:val="000000"/>
        </w:rPr>
        <w:t>eds.</w:t>
      </w:r>
      <w:r w:rsidR="002224CD">
        <w:rPr>
          <w:color w:val="000000"/>
        </w:rPr>
        <w:t>).</w:t>
      </w:r>
      <w:r>
        <w:rPr>
          <w:color w:val="000000"/>
        </w:rPr>
        <w:t xml:space="preserve"> </w:t>
      </w:r>
      <w:r w:rsidRPr="00FC4EEE">
        <w:rPr>
          <w:i/>
          <w:color w:val="000000"/>
        </w:rPr>
        <w:t>Low Fertility, Institutions, and their Policies</w:t>
      </w:r>
      <w:r>
        <w:rPr>
          <w:color w:val="000000"/>
        </w:rPr>
        <w:t>. Springer International Publishing</w:t>
      </w:r>
      <w:r w:rsidR="002224CD">
        <w:rPr>
          <w:color w:val="000000"/>
        </w:rPr>
        <w:t xml:space="preserve">: </w:t>
      </w:r>
      <w:r>
        <w:rPr>
          <w:color w:val="000000"/>
        </w:rPr>
        <w:t>283–303.</w:t>
      </w:r>
    </w:p>
    <w:p w14:paraId="603A59CB" w14:textId="7C0C49ED" w:rsidR="00FC4EEE" w:rsidRDefault="00FC4EEE" w:rsidP="00F0016B">
      <w:pPr>
        <w:ind w:left="567" w:hanging="567"/>
        <w:rPr>
          <w:color w:val="000000"/>
        </w:rPr>
      </w:pPr>
      <w:r>
        <w:rPr>
          <w:color w:val="000000"/>
        </w:rPr>
        <w:t xml:space="preserve">Goldstein, J.R. </w:t>
      </w:r>
      <w:r w:rsidR="002224CD">
        <w:rPr>
          <w:color w:val="000000"/>
        </w:rPr>
        <w:t xml:space="preserve">and Kreyenfeld, M. </w:t>
      </w:r>
      <w:r w:rsidR="00077FE5">
        <w:rPr>
          <w:color w:val="000000"/>
        </w:rPr>
        <w:t>(</w:t>
      </w:r>
      <w:r>
        <w:rPr>
          <w:color w:val="000000"/>
        </w:rPr>
        <w:t>2011</w:t>
      </w:r>
      <w:r w:rsidR="00077FE5">
        <w:rPr>
          <w:color w:val="000000"/>
        </w:rPr>
        <w:t>)</w:t>
      </w:r>
      <w:r>
        <w:rPr>
          <w:color w:val="000000"/>
        </w:rPr>
        <w:t xml:space="preserve">. </w:t>
      </w:r>
      <w:r w:rsidR="002224CD">
        <w:rPr>
          <w:color w:val="000000"/>
        </w:rPr>
        <w:t>Has East Germany overtaken West Germany? Recent trends in order-specific fertility</w:t>
      </w:r>
      <w:r>
        <w:rPr>
          <w:color w:val="000000"/>
        </w:rPr>
        <w:t xml:space="preserve">. </w:t>
      </w:r>
      <w:r w:rsidR="002224CD">
        <w:rPr>
          <w:i/>
          <w:color w:val="000000"/>
        </w:rPr>
        <w:t>Population and Development Review</w:t>
      </w:r>
      <w:r>
        <w:rPr>
          <w:color w:val="000000"/>
        </w:rPr>
        <w:t xml:space="preserve"> </w:t>
      </w:r>
      <w:r w:rsidR="002224CD">
        <w:rPr>
          <w:color w:val="000000"/>
        </w:rPr>
        <w:t>37</w:t>
      </w:r>
      <w:r>
        <w:rPr>
          <w:color w:val="000000"/>
        </w:rPr>
        <w:t>(</w:t>
      </w:r>
      <w:r w:rsidR="002224CD">
        <w:rPr>
          <w:color w:val="000000"/>
        </w:rPr>
        <w:t>3</w:t>
      </w:r>
      <w:r>
        <w:rPr>
          <w:color w:val="000000"/>
        </w:rPr>
        <w:t>)</w:t>
      </w:r>
      <w:r w:rsidR="002224CD">
        <w:rPr>
          <w:color w:val="000000"/>
        </w:rPr>
        <w:t>: 453-472</w:t>
      </w:r>
      <w:r>
        <w:rPr>
          <w:color w:val="000000"/>
        </w:rPr>
        <w:t>.</w:t>
      </w:r>
    </w:p>
    <w:p w14:paraId="73A60439" w14:textId="408B7E1C" w:rsidR="00FC4EEE" w:rsidRDefault="00FC4EEE" w:rsidP="00F0016B">
      <w:pPr>
        <w:ind w:left="567" w:hanging="567"/>
        <w:rPr>
          <w:color w:val="000000"/>
        </w:rPr>
      </w:pPr>
      <w:r w:rsidRPr="00A02FC4">
        <w:rPr>
          <w:color w:val="000000"/>
          <w:lang w:val="de-DE"/>
        </w:rPr>
        <w:t xml:space="preserve">Goldstein, J.R., Sobotka, T. and Jasilioniene, A. </w:t>
      </w:r>
      <w:r w:rsidR="00077FE5" w:rsidRPr="00A02FC4">
        <w:rPr>
          <w:color w:val="000000"/>
          <w:lang w:val="de-DE"/>
        </w:rPr>
        <w:t>(</w:t>
      </w:r>
      <w:r w:rsidRPr="00A02FC4">
        <w:rPr>
          <w:color w:val="000000"/>
          <w:lang w:val="de-DE"/>
        </w:rPr>
        <w:t>2009</w:t>
      </w:r>
      <w:r w:rsidR="00077FE5" w:rsidRPr="00A02FC4">
        <w:rPr>
          <w:color w:val="000000"/>
          <w:lang w:val="de-DE"/>
        </w:rPr>
        <w:t>)</w:t>
      </w:r>
      <w:r w:rsidRPr="00A02FC4">
        <w:rPr>
          <w:color w:val="000000"/>
          <w:lang w:val="de-DE"/>
        </w:rPr>
        <w:t xml:space="preserve">. </w:t>
      </w:r>
      <w:r>
        <w:rPr>
          <w:color w:val="000000"/>
        </w:rPr>
        <w:t xml:space="preserve">The </w:t>
      </w:r>
      <w:r w:rsidR="002224CD">
        <w:rPr>
          <w:color w:val="000000"/>
        </w:rPr>
        <w:t>e</w:t>
      </w:r>
      <w:r>
        <w:rPr>
          <w:color w:val="000000"/>
        </w:rPr>
        <w:t>nd of “</w:t>
      </w:r>
      <w:r w:rsidR="002224CD">
        <w:rPr>
          <w:color w:val="000000"/>
        </w:rPr>
        <w:t>l</w:t>
      </w:r>
      <w:r>
        <w:rPr>
          <w:color w:val="000000"/>
        </w:rPr>
        <w:t>owest-</w:t>
      </w:r>
      <w:r w:rsidR="002224CD">
        <w:rPr>
          <w:color w:val="000000"/>
        </w:rPr>
        <w:t>l</w:t>
      </w:r>
      <w:r>
        <w:rPr>
          <w:color w:val="000000"/>
        </w:rPr>
        <w:t xml:space="preserve">ow” </w:t>
      </w:r>
      <w:r w:rsidR="002224CD">
        <w:rPr>
          <w:color w:val="000000"/>
        </w:rPr>
        <w:t>f</w:t>
      </w:r>
      <w:r>
        <w:rPr>
          <w:color w:val="000000"/>
        </w:rPr>
        <w:t xml:space="preserve">ertility? </w:t>
      </w:r>
      <w:r w:rsidRPr="00FC4EEE">
        <w:rPr>
          <w:i/>
          <w:color w:val="000000"/>
        </w:rPr>
        <w:t>Population and Development Review</w:t>
      </w:r>
      <w:r>
        <w:rPr>
          <w:color w:val="000000"/>
        </w:rPr>
        <w:t xml:space="preserve"> 35(4)</w:t>
      </w:r>
      <w:r w:rsidR="002224CD">
        <w:rPr>
          <w:color w:val="000000"/>
        </w:rPr>
        <w:t xml:space="preserve">: </w:t>
      </w:r>
      <w:r>
        <w:rPr>
          <w:color w:val="000000"/>
        </w:rPr>
        <w:t>663–699.</w:t>
      </w:r>
    </w:p>
    <w:p w14:paraId="7E02CB71" w14:textId="469BBF44" w:rsidR="00FC4EEE" w:rsidRDefault="00FC4EEE" w:rsidP="00F0016B">
      <w:pPr>
        <w:ind w:left="567" w:hanging="567"/>
        <w:rPr>
          <w:color w:val="000000"/>
        </w:rPr>
      </w:pPr>
      <w:r w:rsidRPr="002224CD">
        <w:rPr>
          <w:color w:val="000000"/>
        </w:rPr>
        <w:t>Grigorieva, O., Jasilioniene, A., Jdanov, D.</w:t>
      </w:r>
      <w:r w:rsidR="002224CD" w:rsidRPr="002224CD">
        <w:rPr>
          <w:color w:val="000000"/>
        </w:rPr>
        <w:t>A., Grigoriev, P., Sobotka, T., Zeman, K., and Shkolnikov, V.</w:t>
      </w:r>
      <w:r w:rsidR="002224CD">
        <w:rPr>
          <w:color w:val="000000"/>
        </w:rPr>
        <w:t>M.</w:t>
      </w:r>
      <w:r w:rsidRPr="002224CD">
        <w:rPr>
          <w:color w:val="000000"/>
        </w:rPr>
        <w:t xml:space="preserve"> </w:t>
      </w:r>
      <w:r w:rsidR="00077FE5" w:rsidRPr="002224CD">
        <w:rPr>
          <w:color w:val="000000"/>
        </w:rPr>
        <w:t>(</w:t>
      </w:r>
      <w:r w:rsidRPr="002224CD">
        <w:rPr>
          <w:color w:val="000000"/>
        </w:rPr>
        <w:t>2015</w:t>
      </w:r>
      <w:r w:rsidR="00077FE5" w:rsidRPr="002224CD">
        <w:rPr>
          <w:color w:val="000000"/>
        </w:rPr>
        <w:t>)</w:t>
      </w:r>
      <w:r w:rsidRPr="002224CD">
        <w:rPr>
          <w:color w:val="000000"/>
        </w:rPr>
        <w:t xml:space="preserve">. </w:t>
      </w:r>
      <w:r>
        <w:rPr>
          <w:color w:val="000000"/>
        </w:rPr>
        <w:t xml:space="preserve">Methods </w:t>
      </w:r>
      <w:r w:rsidR="002224CD">
        <w:rPr>
          <w:color w:val="000000"/>
        </w:rPr>
        <w:t>p</w:t>
      </w:r>
      <w:r>
        <w:rPr>
          <w:color w:val="000000"/>
        </w:rPr>
        <w:t>rotocol for the Human Fertility Collecti</w:t>
      </w:r>
      <w:r w:rsidR="002224CD">
        <w:rPr>
          <w:color w:val="000000"/>
        </w:rPr>
        <w:t>o</w:t>
      </w:r>
      <w:r>
        <w:rPr>
          <w:color w:val="000000"/>
        </w:rPr>
        <w:t>n [</w:t>
      </w:r>
      <w:r w:rsidR="002224CD">
        <w:rPr>
          <w:color w:val="000000"/>
        </w:rPr>
        <w:t>electronic resource</w:t>
      </w:r>
      <w:r>
        <w:rPr>
          <w:color w:val="000000"/>
        </w:rPr>
        <w:t>]. http://www.fertilitydata.org/docs/methods.pdf.</w:t>
      </w:r>
    </w:p>
    <w:p w14:paraId="78FDE232" w14:textId="77777777" w:rsidR="000B27AB" w:rsidRDefault="000B27AB" w:rsidP="000B27AB">
      <w:pPr>
        <w:ind w:left="567" w:hanging="567"/>
        <w:rPr>
          <w:color w:val="000000"/>
        </w:rPr>
      </w:pPr>
      <w:r>
        <w:rPr>
          <w:color w:val="000000"/>
        </w:rPr>
        <w:lastRenderedPageBreak/>
        <w:t xml:space="preserve">Hertog, E. and Kan, M.-Y. (2019). Domestic division of labour and fertility choice in East Asia. </w:t>
      </w:r>
      <w:r w:rsidRPr="00FC4EEE">
        <w:rPr>
          <w:i/>
          <w:color w:val="000000"/>
        </w:rPr>
        <w:t>Demographic Research</w:t>
      </w:r>
      <w:r>
        <w:rPr>
          <w:color w:val="000000"/>
        </w:rPr>
        <w:t>, Special Collection 25.</w:t>
      </w:r>
    </w:p>
    <w:p w14:paraId="59B7B9D9" w14:textId="5BEED594" w:rsidR="00FC4EEE" w:rsidRDefault="00FC4EEE" w:rsidP="00F0016B">
      <w:pPr>
        <w:ind w:left="567" w:hanging="567"/>
        <w:rPr>
          <w:color w:val="000000"/>
        </w:rPr>
      </w:pPr>
      <w:r>
        <w:rPr>
          <w:color w:val="000000"/>
        </w:rPr>
        <w:t xml:space="preserve">Hoem, B. and Hoem, J.M. </w:t>
      </w:r>
      <w:r w:rsidR="00077FE5">
        <w:rPr>
          <w:color w:val="000000"/>
        </w:rPr>
        <w:t>(</w:t>
      </w:r>
      <w:r>
        <w:rPr>
          <w:color w:val="000000"/>
        </w:rPr>
        <w:t>199</w:t>
      </w:r>
      <w:r w:rsidR="00077FE5">
        <w:rPr>
          <w:color w:val="000000"/>
        </w:rPr>
        <w:t>6)</w:t>
      </w:r>
      <w:r>
        <w:rPr>
          <w:color w:val="000000"/>
        </w:rPr>
        <w:t xml:space="preserve">. </w:t>
      </w:r>
      <w:r w:rsidRPr="000B27AB">
        <w:rPr>
          <w:iCs/>
          <w:color w:val="000000"/>
        </w:rPr>
        <w:t>Sweden’s family policies and roller-coaster fertility</w:t>
      </w:r>
      <w:r>
        <w:rPr>
          <w:color w:val="000000"/>
        </w:rPr>
        <w:t xml:space="preserve">. </w:t>
      </w:r>
      <w:r w:rsidR="000B27AB" w:rsidRPr="000B27AB">
        <w:rPr>
          <w:i/>
          <w:iCs/>
        </w:rPr>
        <w:t xml:space="preserve">Jinko Mondai Kenkyu (Journal of Population Problems) </w:t>
      </w:r>
      <w:r w:rsidR="000B27AB" w:rsidRPr="000B27AB">
        <w:t>52(3-4)</w:t>
      </w:r>
      <w:r w:rsidR="000B27AB">
        <w:t xml:space="preserve">: </w:t>
      </w:r>
      <w:r w:rsidR="000B27AB" w:rsidRPr="000B27AB">
        <w:t>1-22</w:t>
      </w:r>
      <w:r w:rsidRPr="000B27AB">
        <w:rPr>
          <w:color w:val="000000"/>
        </w:rPr>
        <w:t>.</w:t>
      </w:r>
    </w:p>
    <w:p w14:paraId="25A954EE" w14:textId="2FC74A3B" w:rsidR="00FC4EEE" w:rsidRDefault="00FC4EEE" w:rsidP="00F0016B">
      <w:pPr>
        <w:ind w:left="567" w:hanging="567"/>
        <w:rPr>
          <w:color w:val="000000"/>
        </w:rPr>
      </w:pPr>
      <w:r>
        <w:rPr>
          <w:color w:val="000000"/>
        </w:rPr>
        <w:t xml:space="preserve">Klüsener, S. and Goldstein, J.R. </w:t>
      </w:r>
      <w:r w:rsidR="00077FE5">
        <w:rPr>
          <w:color w:val="000000"/>
        </w:rPr>
        <w:t>(</w:t>
      </w:r>
      <w:r>
        <w:rPr>
          <w:color w:val="000000"/>
        </w:rPr>
        <w:t>2016</w:t>
      </w:r>
      <w:r w:rsidR="00077FE5">
        <w:rPr>
          <w:color w:val="000000"/>
        </w:rPr>
        <w:t>)</w:t>
      </w:r>
      <w:r>
        <w:rPr>
          <w:color w:val="000000"/>
        </w:rPr>
        <w:t xml:space="preserve">. A </w:t>
      </w:r>
      <w:r w:rsidR="000B27AB">
        <w:rPr>
          <w:color w:val="000000"/>
        </w:rPr>
        <w:t>l</w:t>
      </w:r>
      <w:r>
        <w:rPr>
          <w:color w:val="000000"/>
        </w:rPr>
        <w:t>ong-</w:t>
      </w:r>
      <w:r w:rsidR="000B27AB">
        <w:rPr>
          <w:color w:val="000000"/>
        </w:rPr>
        <w:t>s</w:t>
      </w:r>
      <w:r>
        <w:rPr>
          <w:color w:val="000000"/>
        </w:rPr>
        <w:t xml:space="preserve">tanding </w:t>
      </w:r>
      <w:r w:rsidR="000B27AB">
        <w:rPr>
          <w:color w:val="000000"/>
        </w:rPr>
        <w:t>d</w:t>
      </w:r>
      <w:r>
        <w:rPr>
          <w:color w:val="000000"/>
        </w:rPr>
        <w:t xml:space="preserve">emographic East-West </w:t>
      </w:r>
      <w:r w:rsidR="000B27AB">
        <w:rPr>
          <w:color w:val="000000"/>
        </w:rPr>
        <w:t>d</w:t>
      </w:r>
      <w:r>
        <w:rPr>
          <w:color w:val="000000"/>
        </w:rPr>
        <w:t xml:space="preserve">ivide in Germany. </w:t>
      </w:r>
      <w:r w:rsidRPr="00FC4EEE">
        <w:rPr>
          <w:i/>
          <w:color w:val="000000"/>
        </w:rPr>
        <w:t xml:space="preserve">Population, </w:t>
      </w:r>
      <w:r w:rsidR="000B27AB">
        <w:rPr>
          <w:i/>
          <w:color w:val="000000"/>
        </w:rPr>
        <w:t>S</w:t>
      </w:r>
      <w:r w:rsidRPr="00FC4EEE">
        <w:rPr>
          <w:i/>
          <w:color w:val="000000"/>
        </w:rPr>
        <w:t xml:space="preserve">pace and </w:t>
      </w:r>
      <w:r w:rsidR="000B27AB">
        <w:rPr>
          <w:i/>
          <w:color w:val="000000"/>
        </w:rPr>
        <w:t>P</w:t>
      </w:r>
      <w:r w:rsidRPr="00FC4EEE">
        <w:rPr>
          <w:i/>
          <w:color w:val="000000"/>
        </w:rPr>
        <w:t>lace</w:t>
      </w:r>
      <w:r>
        <w:rPr>
          <w:color w:val="000000"/>
        </w:rPr>
        <w:t xml:space="preserve"> 22(1)</w:t>
      </w:r>
      <w:r w:rsidR="000B27AB">
        <w:rPr>
          <w:color w:val="000000"/>
        </w:rPr>
        <w:t>:</w:t>
      </w:r>
      <w:r>
        <w:rPr>
          <w:color w:val="000000"/>
        </w:rPr>
        <w:t xml:space="preserve"> 5–22.</w:t>
      </w:r>
    </w:p>
    <w:p w14:paraId="6C537CAB" w14:textId="526F4E1D" w:rsidR="00FC4EEE" w:rsidRDefault="00FC4EEE" w:rsidP="00F0016B">
      <w:pPr>
        <w:ind w:left="567" w:hanging="567"/>
        <w:rPr>
          <w:color w:val="000000"/>
        </w:rPr>
      </w:pPr>
      <w:r>
        <w:rPr>
          <w:color w:val="000000"/>
        </w:rPr>
        <w:t xml:space="preserve">Konietzka, D. and Kreyenfeld, M. </w:t>
      </w:r>
      <w:r w:rsidR="00077FE5">
        <w:rPr>
          <w:color w:val="000000"/>
        </w:rPr>
        <w:t>(</w:t>
      </w:r>
      <w:r>
        <w:rPr>
          <w:color w:val="000000"/>
        </w:rPr>
        <w:t>2002</w:t>
      </w:r>
      <w:r w:rsidR="00077FE5">
        <w:rPr>
          <w:color w:val="000000"/>
        </w:rPr>
        <w:t>)</w:t>
      </w:r>
      <w:r>
        <w:rPr>
          <w:color w:val="000000"/>
        </w:rPr>
        <w:t xml:space="preserve">. Women’s </w:t>
      </w:r>
      <w:r w:rsidR="000B27AB">
        <w:rPr>
          <w:color w:val="000000"/>
        </w:rPr>
        <w:t>e</w:t>
      </w:r>
      <w:r>
        <w:rPr>
          <w:color w:val="000000"/>
        </w:rPr>
        <w:t xml:space="preserve">mployment and </w:t>
      </w:r>
      <w:r w:rsidR="000B27AB">
        <w:rPr>
          <w:color w:val="000000"/>
        </w:rPr>
        <w:t>n</w:t>
      </w:r>
      <w:r>
        <w:rPr>
          <w:color w:val="000000"/>
        </w:rPr>
        <w:t>on-</w:t>
      </w:r>
      <w:r w:rsidR="000B27AB">
        <w:rPr>
          <w:color w:val="000000"/>
        </w:rPr>
        <w:t>m</w:t>
      </w:r>
      <w:r>
        <w:rPr>
          <w:color w:val="000000"/>
        </w:rPr>
        <w:t xml:space="preserve">arital </w:t>
      </w:r>
      <w:r w:rsidR="000B27AB">
        <w:rPr>
          <w:color w:val="000000"/>
        </w:rPr>
        <w:t>c</w:t>
      </w:r>
      <w:r>
        <w:rPr>
          <w:color w:val="000000"/>
        </w:rPr>
        <w:t xml:space="preserve">hildbearing: A </w:t>
      </w:r>
      <w:r w:rsidR="000B27AB">
        <w:rPr>
          <w:color w:val="000000"/>
        </w:rPr>
        <w:t>c</w:t>
      </w:r>
      <w:r>
        <w:rPr>
          <w:color w:val="000000"/>
        </w:rPr>
        <w:t xml:space="preserve">omparison between East and West Germany in the 1990s. </w:t>
      </w:r>
      <w:r w:rsidRPr="00FC4EEE">
        <w:rPr>
          <w:i/>
          <w:color w:val="000000"/>
        </w:rPr>
        <w:t>Population (English Edition, 2002-)</w:t>
      </w:r>
      <w:r>
        <w:rPr>
          <w:color w:val="000000"/>
        </w:rPr>
        <w:t xml:space="preserve"> 57(2)</w:t>
      </w:r>
      <w:r w:rsidR="000B27AB">
        <w:rPr>
          <w:color w:val="000000"/>
        </w:rPr>
        <w:t xml:space="preserve">: </w:t>
      </w:r>
      <w:r>
        <w:rPr>
          <w:color w:val="000000"/>
        </w:rPr>
        <w:t>331</w:t>
      </w:r>
      <w:r w:rsidR="000B27AB">
        <w:rPr>
          <w:color w:val="000000"/>
        </w:rPr>
        <w:t>-358</w:t>
      </w:r>
      <w:r>
        <w:rPr>
          <w:color w:val="000000"/>
        </w:rPr>
        <w:t>.</w:t>
      </w:r>
    </w:p>
    <w:p w14:paraId="634833F5" w14:textId="4809A3D0" w:rsidR="00FC4EEE" w:rsidRDefault="00FC4EEE" w:rsidP="00F0016B">
      <w:pPr>
        <w:ind w:left="567" w:hanging="567"/>
        <w:rPr>
          <w:color w:val="000000"/>
        </w:rPr>
      </w:pPr>
      <w:r>
        <w:rPr>
          <w:color w:val="000000"/>
        </w:rPr>
        <w:t xml:space="preserve">Kravdal, Ø. </w:t>
      </w:r>
      <w:r w:rsidR="00077FE5">
        <w:rPr>
          <w:color w:val="000000"/>
        </w:rPr>
        <w:t>(</w:t>
      </w:r>
      <w:r>
        <w:rPr>
          <w:color w:val="000000"/>
        </w:rPr>
        <w:t>2016</w:t>
      </w:r>
      <w:r w:rsidR="00077FE5">
        <w:rPr>
          <w:color w:val="000000"/>
        </w:rPr>
        <w:t>)</w:t>
      </w:r>
      <w:r>
        <w:rPr>
          <w:color w:val="000000"/>
        </w:rPr>
        <w:t xml:space="preserve">. Not so </w:t>
      </w:r>
      <w:r w:rsidR="000B27AB">
        <w:rPr>
          <w:color w:val="000000"/>
        </w:rPr>
        <w:t>l</w:t>
      </w:r>
      <w:r>
        <w:rPr>
          <w:color w:val="000000"/>
        </w:rPr>
        <w:t xml:space="preserve">ow </w:t>
      </w:r>
      <w:r w:rsidR="000B27AB">
        <w:rPr>
          <w:color w:val="000000"/>
        </w:rPr>
        <w:t>f</w:t>
      </w:r>
      <w:r>
        <w:rPr>
          <w:color w:val="000000"/>
        </w:rPr>
        <w:t xml:space="preserve">ertility in Norway—A </w:t>
      </w:r>
      <w:r w:rsidR="000B27AB">
        <w:rPr>
          <w:color w:val="000000"/>
        </w:rPr>
        <w:t>r</w:t>
      </w:r>
      <w:r>
        <w:rPr>
          <w:color w:val="000000"/>
        </w:rPr>
        <w:t xml:space="preserve">esult of </w:t>
      </w:r>
      <w:r w:rsidR="000B27AB">
        <w:rPr>
          <w:color w:val="000000"/>
        </w:rPr>
        <w:t>a</w:t>
      </w:r>
      <w:r>
        <w:rPr>
          <w:color w:val="000000"/>
        </w:rPr>
        <w:t xml:space="preserve">ffluence, </w:t>
      </w:r>
      <w:r w:rsidR="000B27AB">
        <w:rPr>
          <w:color w:val="000000"/>
        </w:rPr>
        <w:t>l</w:t>
      </w:r>
      <w:r>
        <w:rPr>
          <w:color w:val="000000"/>
        </w:rPr>
        <w:t xml:space="preserve">iberal </w:t>
      </w:r>
      <w:r w:rsidR="000B27AB">
        <w:rPr>
          <w:color w:val="000000"/>
        </w:rPr>
        <w:t>v</w:t>
      </w:r>
      <w:r>
        <w:rPr>
          <w:color w:val="000000"/>
        </w:rPr>
        <w:t xml:space="preserve">alues, </w:t>
      </w:r>
      <w:r w:rsidR="000B27AB">
        <w:rPr>
          <w:color w:val="000000"/>
        </w:rPr>
        <w:t>g</w:t>
      </w:r>
      <w:r>
        <w:rPr>
          <w:color w:val="000000"/>
        </w:rPr>
        <w:t>ender-</w:t>
      </w:r>
      <w:r w:rsidR="000B27AB">
        <w:rPr>
          <w:color w:val="000000"/>
        </w:rPr>
        <w:t>e</w:t>
      </w:r>
      <w:r>
        <w:rPr>
          <w:color w:val="000000"/>
        </w:rPr>
        <w:t xml:space="preserve">quality </w:t>
      </w:r>
      <w:r w:rsidR="000B27AB">
        <w:rPr>
          <w:color w:val="000000"/>
        </w:rPr>
        <w:t>i</w:t>
      </w:r>
      <w:r>
        <w:rPr>
          <w:color w:val="000000"/>
        </w:rPr>
        <w:t xml:space="preserve">deals, and the </w:t>
      </w:r>
      <w:r w:rsidR="000B27AB">
        <w:rPr>
          <w:color w:val="000000"/>
        </w:rPr>
        <w:t>w</w:t>
      </w:r>
      <w:r>
        <w:rPr>
          <w:color w:val="000000"/>
        </w:rPr>
        <w:t xml:space="preserve">elfare </w:t>
      </w:r>
      <w:r w:rsidR="000B27AB">
        <w:rPr>
          <w:color w:val="000000"/>
        </w:rPr>
        <w:t>s</w:t>
      </w:r>
      <w:r>
        <w:rPr>
          <w:color w:val="000000"/>
        </w:rPr>
        <w:t xml:space="preserve">tate. In: Rindfuss, R. R. and Choe, M. K. </w:t>
      </w:r>
      <w:r w:rsidR="000B27AB">
        <w:rPr>
          <w:color w:val="000000"/>
        </w:rPr>
        <w:t>(</w:t>
      </w:r>
      <w:r>
        <w:rPr>
          <w:color w:val="000000"/>
        </w:rPr>
        <w:t>eds.</w:t>
      </w:r>
      <w:r w:rsidR="000B27AB">
        <w:rPr>
          <w:color w:val="000000"/>
        </w:rPr>
        <w:t>).</w:t>
      </w:r>
      <w:r>
        <w:rPr>
          <w:color w:val="000000"/>
        </w:rPr>
        <w:t xml:space="preserve"> </w:t>
      </w:r>
      <w:r w:rsidRPr="00FC4EEE">
        <w:rPr>
          <w:i/>
          <w:color w:val="000000"/>
        </w:rPr>
        <w:t xml:space="preserve">Low </w:t>
      </w:r>
      <w:r w:rsidR="000B27AB">
        <w:rPr>
          <w:i/>
          <w:color w:val="000000"/>
        </w:rPr>
        <w:t>f</w:t>
      </w:r>
      <w:r w:rsidRPr="00FC4EEE">
        <w:rPr>
          <w:i/>
          <w:color w:val="000000"/>
        </w:rPr>
        <w:t xml:space="preserve">ertility, </w:t>
      </w:r>
      <w:r w:rsidR="000B27AB">
        <w:rPr>
          <w:i/>
          <w:color w:val="000000"/>
        </w:rPr>
        <w:t>i</w:t>
      </w:r>
      <w:r w:rsidRPr="00FC4EEE">
        <w:rPr>
          <w:i/>
          <w:color w:val="000000"/>
        </w:rPr>
        <w:t xml:space="preserve">nstitutions, and their </w:t>
      </w:r>
      <w:r w:rsidR="000B27AB">
        <w:rPr>
          <w:i/>
          <w:color w:val="000000"/>
        </w:rPr>
        <w:t>p</w:t>
      </w:r>
      <w:r w:rsidRPr="00FC4EEE">
        <w:rPr>
          <w:i/>
          <w:color w:val="000000"/>
        </w:rPr>
        <w:t>olicies</w:t>
      </w:r>
      <w:r>
        <w:rPr>
          <w:color w:val="000000"/>
        </w:rPr>
        <w:t>. Springer</w:t>
      </w:r>
      <w:r w:rsidR="000B27AB">
        <w:rPr>
          <w:color w:val="000000"/>
        </w:rPr>
        <w:t xml:space="preserve">: </w:t>
      </w:r>
      <w:r>
        <w:rPr>
          <w:color w:val="000000"/>
        </w:rPr>
        <w:t>13–47.</w:t>
      </w:r>
    </w:p>
    <w:p w14:paraId="264FE65C" w14:textId="7F1B881B" w:rsidR="00FC4EEE" w:rsidRDefault="00FC4EEE" w:rsidP="00F0016B">
      <w:pPr>
        <w:ind w:left="567" w:hanging="567"/>
        <w:rPr>
          <w:color w:val="000000"/>
        </w:rPr>
      </w:pPr>
      <w:r>
        <w:rPr>
          <w:color w:val="000000"/>
        </w:rPr>
        <w:t xml:space="preserve">Lesthaeghe, R. </w:t>
      </w:r>
      <w:r w:rsidR="00077FE5">
        <w:rPr>
          <w:color w:val="000000"/>
        </w:rPr>
        <w:t>(</w:t>
      </w:r>
      <w:r>
        <w:rPr>
          <w:color w:val="000000"/>
        </w:rPr>
        <w:t>1995</w:t>
      </w:r>
      <w:r w:rsidR="00077FE5">
        <w:rPr>
          <w:color w:val="000000"/>
        </w:rPr>
        <w:t>)</w:t>
      </w:r>
      <w:r>
        <w:rPr>
          <w:color w:val="000000"/>
        </w:rPr>
        <w:t xml:space="preserve">. The second demographic transition in Western countries: An interpretation. In: Oppenheim Mason, K. and Jensen, A.-M. </w:t>
      </w:r>
      <w:r w:rsidR="000B27AB">
        <w:rPr>
          <w:color w:val="000000"/>
        </w:rPr>
        <w:t>(</w:t>
      </w:r>
      <w:r>
        <w:rPr>
          <w:color w:val="000000"/>
        </w:rPr>
        <w:t>eds.</w:t>
      </w:r>
      <w:r w:rsidR="000B27AB">
        <w:rPr>
          <w:color w:val="000000"/>
        </w:rPr>
        <w:t>).</w:t>
      </w:r>
      <w:r>
        <w:rPr>
          <w:color w:val="000000"/>
        </w:rPr>
        <w:t xml:space="preserve"> </w:t>
      </w:r>
      <w:r w:rsidRPr="00FC4EEE">
        <w:rPr>
          <w:i/>
          <w:color w:val="000000"/>
        </w:rPr>
        <w:t>Gender and family change in industrialized countries</w:t>
      </w:r>
      <w:r>
        <w:rPr>
          <w:color w:val="000000"/>
        </w:rPr>
        <w:t>. Oxford: Clarendon Press</w:t>
      </w:r>
      <w:r w:rsidR="000B27AB">
        <w:rPr>
          <w:color w:val="000000"/>
        </w:rPr>
        <w:t xml:space="preserve">: </w:t>
      </w:r>
      <w:r>
        <w:rPr>
          <w:color w:val="000000"/>
        </w:rPr>
        <w:t>17–62.</w:t>
      </w:r>
    </w:p>
    <w:p w14:paraId="0DD40A53" w14:textId="10E12267" w:rsidR="00FC4EEE" w:rsidRDefault="00FC4EEE" w:rsidP="00F0016B">
      <w:pPr>
        <w:ind w:left="567" w:hanging="567"/>
        <w:rPr>
          <w:color w:val="000000"/>
        </w:rPr>
      </w:pPr>
      <w:r>
        <w:rPr>
          <w:color w:val="000000"/>
        </w:rPr>
        <w:t xml:space="preserve">Lesthaeghe, R. </w:t>
      </w:r>
      <w:r w:rsidR="00077FE5">
        <w:rPr>
          <w:color w:val="000000"/>
        </w:rPr>
        <w:t>(</w:t>
      </w:r>
      <w:r>
        <w:rPr>
          <w:color w:val="000000"/>
        </w:rPr>
        <w:t>2010</w:t>
      </w:r>
      <w:r w:rsidR="00077FE5">
        <w:rPr>
          <w:color w:val="000000"/>
        </w:rPr>
        <w:t>)</w:t>
      </w:r>
      <w:r>
        <w:rPr>
          <w:color w:val="000000"/>
        </w:rPr>
        <w:t xml:space="preserve">. The unfolding story of the second demographic transition. </w:t>
      </w:r>
      <w:r w:rsidRPr="00FC4EEE">
        <w:rPr>
          <w:i/>
          <w:color w:val="000000"/>
        </w:rPr>
        <w:t xml:space="preserve">Population and </w:t>
      </w:r>
      <w:r w:rsidR="000B27AB">
        <w:rPr>
          <w:i/>
          <w:color w:val="000000"/>
        </w:rPr>
        <w:t>D</w:t>
      </w:r>
      <w:r w:rsidRPr="00FC4EEE">
        <w:rPr>
          <w:i/>
          <w:color w:val="000000"/>
        </w:rPr>
        <w:t xml:space="preserve">evelopment </w:t>
      </w:r>
      <w:r w:rsidR="000B27AB">
        <w:rPr>
          <w:i/>
          <w:color w:val="000000"/>
        </w:rPr>
        <w:t>R</w:t>
      </w:r>
      <w:r w:rsidRPr="00FC4EEE">
        <w:rPr>
          <w:i/>
          <w:color w:val="000000"/>
        </w:rPr>
        <w:t>eview</w:t>
      </w:r>
      <w:r>
        <w:rPr>
          <w:color w:val="000000"/>
        </w:rPr>
        <w:t xml:space="preserve"> 36(2)</w:t>
      </w:r>
      <w:r w:rsidR="000B27AB">
        <w:rPr>
          <w:color w:val="000000"/>
        </w:rPr>
        <w:t xml:space="preserve">: </w:t>
      </w:r>
      <w:r>
        <w:rPr>
          <w:color w:val="000000"/>
        </w:rPr>
        <w:t>211–251.</w:t>
      </w:r>
    </w:p>
    <w:p w14:paraId="0CB25384" w14:textId="1CFAE78E" w:rsidR="00FC4EEE" w:rsidRDefault="00FC4EEE" w:rsidP="00F0016B">
      <w:pPr>
        <w:ind w:left="567" w:hanging="567"/>
        <w:rPr>
          <w:color w:val="000000"/>
        </w:rPr>
      </w:pPr>
      <w:r>
        <w:rPr>
          <w:color w:val="000000"/>
        </w:rPr>
        <w:t xml:space="preserve">Lesthaeghe, R. and van de Kaa, D. </w:t>
      </w:r>
      <w:r w:rsidR="00077FE5">
        <w:rPr>
          <w:color w:val="000000"/>
        </w:rPr>
        <w:t>(</w:t>
      </w:r>
      <w:r>
        <w:rPr>
          <w:color w:val="000000"/>
        </w:rPr>
        <w:t>1986</w:t>
      </w:r>
      <w:r w:rsidR="00077FE5">
        <w:rPr>
          <w:color w:val="000000"/>
        </w:rPr>
        <w:t>)</w:t>
      </w:r>
      <w:r>
        <w:rPr>
          <w:color w:val="000000"/>
        </w:rPr>
        <w:t xml:space="preserve">. </w:t>
      </w:r>
      <w:r w:rsidRPr="00A02FC4">
        <w:rPr>
          <w:color w:val="000000"/>
          <w:lang w:val="de-DE"/>
        </w:rPr>
        <w:t xml:space="preserve">Twee demografische transities? In: Lesthaeghe, R. and van de Kaa, D. </w:t>
      </w:r>
      <w:r w:rsidR="000B27AB" w:rsidRPr="00A02FC4">
        <w:rPr>
          <w:color w:val="000000"/>
          <w:lang w:val="de-DE"/>
        </w:rPr>
        <w:t>(</w:t>
      </w:r>
      <w:r w:rsidRPr="00A02FC4">
        <w:rPr>
          <w:color w:val="000000"/>
          <w:lang w:val="de-DE"/>
        </w:rPr>
        <w:t>eds.</w:t>
      </w:r>
      <w:r w:rsidR="000B27AB" w:rsidRPr="00A02FC4">
        <w:rPr>
          <w:color w:val="000000"/>
          <w:lang w:val="de-DE"/>
        </w:rPr>
        <w:t>)</w:t>
      </w:r>
      <w:r w:rsidRPr="00A02FC4">
        <w:rPr>
          <w:color w:val="000000"/>
          <w:lang w:val="de-DE"/>
        </w:rPr>
        <w:t xml:space="preserve"> </w:t>
      </w:r>
      <w:r w:rsidRPr="00A02FC4">
        <w:rPr>
          <w:i/>
          <w:color w:val="000000"/>
          <w:lang w:val="de-DE"/>
        </w:rPr>
        <w:t>Bevolking: Groei en krimp. Mens an Maatschappij</w:t>
      </w:r>
      <w:r w:rsidRPr="00A02FC4">
        <w:rPr>
          <w:color w:val="000000"/>
          <w:lang w:val="de-DE"/>
        </w:rPr>
        <w:t xml:space="preserve">. </w:t>
      </w:r>
      <w:r>
        <w:rPr>
          <w:color w:val="000000"/>
        </w:rPr>
        <w:t>Deventer: Van Loghum-Slaterus</w:t>
      </w:r>
      <w:r w:rsidR="000B27AB">
        <w:rPr>
          <w:color w:val="000000"/>
        </w:rPr>
        <w:t>:</w:t>
      </w:r>
      <w:r>
        <w:rPr>
          <w:color w:val="000000"/>
        </w:rPr>
        <w:t xml:space="preserve"> 9–24.</w:t>
      </w:r>
    </w:p>
    <w:p w14:paraId="5467C847" w14:textId="7C8D18E5" w:rsidR="00FC4EEE" w:rsidRDefault="00FC4EEE" w:rsidP="00F0016B">
      <w:pPr>
        <w:ind w:left="567" w:hanging="567"/>
        <w:rPr>
          <w:color w:val="000000"/>
        </w:rPr>
      </w:pPr>
      <w:r>
        <w:rPr>
          <w:color w:val="000000"/>
        </w:rPr>
        <w:t xml:space="preserve">Lutz, W., Skirbekk, V. and Testa, M.R. </w:t>
      </w:r>
      <w:r w:rsidR="00077FE5">
        <w:rPr>
          <w:color w:val="000000"/>
        </w:rPr>
        <w:t>(</w:t>
      </w:r>
      <w:r>
        <w:rPr>
          <w:color w:val="000000"/>
        </w:rPr>
        <w:t>2006</w:t>
      </w:r>
      <w:r w:rsidR="00077FE5">
        <w:rPr>
          <w:color w:val="000000"/>
        </w:rPr>
        <w:t>)</w:t>
      </w:r>
      <w:r>
        <w:rPr>
          <w:color w:val="000000"/>
        </w:rPr>
        <w:t xml:space="preserve">. The low-fertility trap hypothesis: Forces that may lead to further postponement and fewer births in Europe. </w:t>
      </w:r>
      <w:r w:rsidRPr="00FC4EEE">
        <w:rPr>
          <w:i/>
          <w:color w:val="000000"/>
        </w:rPr>
        <w:t xml:space="preserve">Vienna </w:t>
      </w:r>
      <w:r w:rsidR="000B27AB">
        <w:rPr>
          <w:i/>
          <w:color w:val="000000"/>
        </w:rPr>
        <w:t>Y</w:t>
      </w:r>
      <w:r w:rsidRPr="00FC4EEE">
        <w:rPr>
          <w:i/>
          <w:color w:val="000000"/>
        </w:rPr>
        <w:t xml:space="preserve">earbook of </w:t>
      </w:r>
      <w:r w:rsidR="000B27AB">
        <w:rPr>
          <w:i/>
          <w:color w:val="000000"/>
        </w:rPr>
        <w:t>P</w:t>
      </w:r>
      <w:r w:rsidRPr="00FC4EEE">
        <w:rPr>
          <w:i/>
          <w:color w:val="000000"/>
        </w:rPr>
        <w:t xml:space="preserve">opulation </w:t>
      </w:r>
      <w:r w:rsidR="000B27AB">
        <w:rPr>
          <w:i/>
          <w:color w:val="000000"/>
        </w:rPr>
        <w:t>R</w:t>
      </w:r>
      <w:r w:rsidRPr="00FC4EEE">
        <w:rPr>
          <w:i/>
          <w:color w:val="000000"/>
        </w:rPr>
        <w:t>esearch</w:t>
      </w:r>
      <w:r w:rsidR="000B27AB">
        <w:rPr>
          <w:color w:val="000000"/>
        </w:rPr>
        <w:t xml:space="preserve">: </w:t>
      </w:r>
      <w:r>
        <w:rPr>
          <w:color w:val="000000"/>
        </w:rPr>
        <w:t>167–192.</w:t>
      </w:r>
    </w:p>
    <w:p w14:paraId="563FFAE5" w14:textId="471693B3" w:rsidR="00F421BB" w:rsidRDefault="00F421BB" w:rsidP="00F421BB">
      <w:pPr>
        <w:ind w:left="567" w:hanging="567"/>
        <w:rPr>
          <w:color w:val="000000"/>
        </w:rPr>
      </w:pPr>
      <w:r>
        <w:rPr>
          <w:color w:val="000000"/>
        </w:rPr>
        <w:lastRenderedPageBreak/>
        <w:t xml:space="preserve">Max Planck Institute for Demographic Research (Germany) and Vienna Institute of Demography (Austria) (2015). The Human Fertility Collection [electronic resource]. </w:t>
      </w:r>
      <w:r w:rsidRPr="00F421BB">
        <w:rPr>
          <w:noProof/>
        </w:rPr>
        <w:t>http://www.fertilitydata.org/cgi-bin/terms.php</w:t>
      </w:r>
      <w:r>
        <w:rPr>
          <w:color w:val="000000"/>
        </w:rPr>
        <w:t>.</w:t>
      </w:r>
    </w:p>
    <w:p w14:paraId="0E64C6BD" w14:textId="0AE0D35F" w:rsidR="00FC4EEE" w:rsidRDefault="00FC4EEE" w:rsidP="00F0016B">
      <w:pPr>
        <w:ind w:left="567" w:hanging="567"/>
        <w:rPr>
          <w:color w:val="000000"/>
        </w:rPr>
      </w:pPr>
      <w:r>
        <w:rPr>
          <w:color w:val="000000"/>
        </w:rPr>
        <w:t xml:space="preserve">Max Planck Institute for Demographic Research </w:t>
      </w:r>
      <w:r w:rsidR="00F421BB">
        <w:rPr>
          <w:color w:val="000000"/>
        </w:rPr>
        <w:t xml:space="preserve">(Germany) </w:t>
      </w:r>
      <w:r>
        <w:rPr>
          <w:color w:val="000000"/>
        </w:rPr>
        <w:t>and Vienna Institute of Demography</w:t>
      </w:r>
      <w:r w:rsidR="00F421BB">
        <w:rPr>
          <w:color w:val="000000"/>
        </w:rPr>
        <w:t xml:space="preserve"> (Austria)</w:t>
      </w:r>
      <w:r>
        <w:rPr>
          <w:color w:val="000000"/>
        </w:rPr>
        <w:t xml:space="preserve"> </w:t>
      </w:r>
      <w:r w:rsidR="00077FE5">
        <w:rPr>
          <w:color w:val="000000"/>
        </w:rPr>
        <w:t>(</w:t>
      </w:r>
      <w:r>
        <w:rPr>
          <w:color w:val="000000"/>
        </w:rPr>
        <w:t>201</w:t>
      </w:r>
      <w:r w:rsidR="00F421BB">
        <w:rPr>
          <w:color w:val="000000"/>
        </w:rPr>
        <w:t>6</w:t>
      </w:r>
      <w:r w:rsidR="00077FE5">
        <w:rPr>
          <w:color w:val="000000"/>
        </w:rPr>
        <w:t>)</w:t>
      </w:r>
      <w:r>
        <w:rPr>
          <w:color w:val="000000"/>
        </w:rPr>
        <w:t>. The Human Fertility Database [</w:t>
      </w:r>
      <w:r w:rsidR="00F421BB">
        <w:rPr>
          <w:color w:val="000000"/>
        </w:rPr>
        <w:t>electronic resource</w:t>
      </w:r>
      <w:r>
        <w:rPr>
          <w:color w:val="000000"/>
        </w:rPr>
        <w:t>]. http://www.humanfertility.org.</w:t>
      </w:r>
    </w:p>
    <w:p w14:paraId="7DB1CE4E" w14:textId="4AAA4123" w:rsidR="00FC4EEE" w:rsidRDefault="00FC4EEE" w:rsidP="00F0016B">
      <w:pPr>
        <w:ind w:left="567" w:hanging="567"/>
        <w:rPr>
          <w:color w:val="000000"/>
        </w:rPr>
      </w:pPr>
      <w:r>
        <w:rPr>
          <w:color w:val="000000"/>
        </w:rPr>
        <w:t xml:space="preserve">McDonald, P. </w:t>
      </w:r>
      <w:r w:rsidR="00077FE5">
        <w:rPr>
          <w:color w:val="000000"/>
        </w:rPr>
        <w:t>(</w:t>
      </w:r>
      <w:r>
        <w:rPr>
          <w:color w:val="000000"/>
        </w:rPr>
        <w:t>200</w:t>
      </w:r>
      <w:r w:rsidR="00077FE5">
        <w:rPr>
          <w:color w:val="000000"/>
        </w:rPr>
        <w:t>9)</w:t>
      </w:r>
      <w:r>
        <w:rPr>
          <w:color w:val="000000"/>
        </w:rPr>
        <w:t xml:space="preserve">. Explanations of low fertility </w:t>
      </w:r>
      <w:r w:rsidRPr="00F421BB">
        <w:rPr>
          <w:color w:val="000000"/>
        </w:rPr>
        <w:t xml:space="preserve">in East Asia: A comparative perspective. </w:t>
      </w:r>
      <w:r w:rsidR="00F421BB" w:rsidRPr="00F421BB">
        <w:t xml:space="preserve">In: Jones, G. W., Straughan, P. T., and Chan A. W. M. (eds.). </w:t>
      </w:r>
      <w:r w:rsidR="00F421BB" w:rsidRPr="00F421BB">
        <w:rPr>
          <w:i/>
          <w:iCs/>
        </w:rPr>
        <w:t>Ultra-low fertility in Pacific Asia: Trends, causes and policy issues</w:t>
      </w:r>
      <w:r w:rsidR="00F421BB" w:rsidRPr="00F421BB">
        <w:t>. New York: Routledge: 23-39.</w:t>
      </w:r>
    </w:p>
    <w:p w14:paraId="449111D0" w14:textId="69FCB497" w:rsidR="00FC4EEE" w:rsidRDefault="00FC4EEE" w:rsidP="00F0016B">
      <w:pPr>
        <w:ind w:left="567" w:hanging="567"/>
        <w:rPr>
          <w:color w:val="000000"/>
        </w:rPr>
      </w:pPr>
      <w:r>
        <w:rPr>
          <w:color w:val="000000"/>
        </w:rPr>
        <w:t xml:space="preserve">Morgan, S.P. and Taylor, M.G. </w:t>
      </w:r>
      <w:r w:rsidR="00077FE5">
        <w:rPr>
          <w:color w:val="000000"/>
        </w:rPr>
        <w:t>(</w:t>
      </w:r>
      <w:r>
        <w:rPr>
          <w:color w:val="000000"/>
        </w:rPr>
        <w:t>2006</w:t>
      </w:r>
      <w:r w:rsidR="00077FE5">
        <w:rPr>
          <w:color w:val="000000"/>
        </w:rPr>
        <w:t>)</w:t>
      </w:r>
      <w:r>
        <w:rPr>
          <w:color w:val="000000"/>
        </w:rPr>
        <w:t xml:space="preserve">. Low </w:t>
      </w:r>
      <w:r w:rsidR="00F421BB">
        <w:rPr>
          <w:color w:val="000000"/>
        </w:rPr>
        <w:t>f</w:t>
      </w:r>
      <w:r>
        <w:rPr>
          <w:color w:val="000000"/>
        </w:rPr>
        <w:t xml:space="preserve">ertility at the </w:t>
      </w:r>
      <w:r w:rsidR="00F421BB">
        <w:rPr>
          <w:color w:val="000000"/>
        </w:rPr>
        <w:t>t</w:t>
      </w:r>
      <w:r>
        <w:rPr>
          <w:color w:val="000000"/>
        </w:rPr>
        <w:t xml:space="preserve">urn of the </w:t>
      </w:r>
      <w:r w:rsidR="00F421BB">
        <w:rPr>
          <w:color w:val="000000"/>
        </w:rPr>
        <w:t>t</w:t>
      </w:r>
      <w:r>
        <w:rPr>
          <w:color w:val="000000"/>
        </w:rPr>
        <w:t>wenty-</w:t>
      </w:r>
      <w:r w:rsidR="00F421BB">
        <w:rPr>
          <w:color w:val="000000"/>
        </w:rPr>
        <w:t>f</w:t>
      </w:r>
      <w:r>
        <w:rPr>
          <w:color w:val="000000"/>
        </w:rPr>
        <w:t xml:space="preserve">irst </w:t>
      </w:r>
      <w:r w:rsidR="00F421BB">
        <w:rPr>
          <w:color w:val="000000"/>
        </w:rPr>
        <w:t>c</w:t>
      </w:r>
      <w:r>
        <w:rPr>
          <w:color w:val="000000"/>
        </w:rPr>
        <w:t xml:space="preserve">entury. </w:t>
      </w:r>
      <w:r w:rsidRPr="00FC4EEE">
        <w:rPr>
          <w:i/>
          <w:color w:val="000000"/>
        </w:rPr>
        <w:t xml:space="preserve">Annual </w:t>
      </w:r>
      <w:r w:rsidR="00F421BB">
        <w:rPr>
          <w:i/>
          <w:color w:val="000000"/>
        </w:rPr>
        <w:t>R</w:t>
      </w:r>
      <w:r w:rsidRPr="00FC4EEE">
        <w:rPr>
          <w:i/>
          <w:color w:val="000000"/>
        </w:rPr>
        <w:t xml:space="preserve">eview of </w:t>
      </w:r>
      <w:r w:rsidR="00F421BB">
        <w:rPr>
          <w:i/>
          <w:color w:val="000000"/>
        </w:rPr>
        <w:t>S</w:t>
      </w:r>
      <w:r w:rsidRPr="00FC4EEE">
        <w:rPr>
          <w:i/>
          <w:color w:val="000000"/>
        </w:rPr>
        <w:t>ociology</w:t>
      </w:r>
      <w:r>
        <w:rPr>
          <w:color w:val="000000"/>
        </w:rPr>
        <w:t xml:space="preserve"> 32</w:t>
      </w:r>
      <w:r w:rsidR="00F421BB">
        <w:rPr>
          <w:color w:val="000000"/>
        </w:rPr>
        <w:t xml:space="preserve">: </w:t>
      </w:r>
      <w:r>
        <w:rPr>
          <w:color w:val="000000"/>
        </w:rPr>
        <w:t>375–399.</w:t>
      </w:r>
    </w:p>
    <w:p w14:paraId="1C03C0AA" w14:textId="7A3661C8" w:rsidR="00FC4EEE" w:rsidRDefault="00FC4EEE" w:rsidP="00F0016B">
      <w:pPr>
        <w:ind w:left="567" w:hanging="567"/>
        <w:rPr>
          <w:color w:val="000000"/>
        </w:rPr>
      </w:pPr>
      <w:r>
        <w:rPr>
          <w:color w:val="000000"/>
        </w:rPr>
        <w:t xml:space="preserve">Myrskylä, M., Goldstein, J.R. and Cheng, Y.A. </w:t>
      </w:r>
      <w:r w:rsidR="00077FE5">
        <w:rPr>
          <w:color w:val="000000"/>
        </w:rPr>
        <w:t>(</w:t>
      </w:r>
      <w:r>
        <w:rPr>
          <w:color w:val="000000"/>
        </w:rPr>
        <w:t>2013</w:t>
      </w:r>
      <w:r w:rsidR="00077FE5">
        <w:rPr>
          <w:color w:val="000000"/>
        </w:rPr>
        <w:t>).</w:t>
      </w:r>
      <w:r>
        <w:rPr>
          <w:color w:val="000000"/>
        </w:rPr>
        <w:t xml:space="preserve"> New cohort fertility forecasts for the developed world: </w:t>
      </w:r>
      <w:r w:rsidR="00F421BB">
        <w:rPr>
          <w:color w:val="000000"/>
        </w:rPr>
        <w:t>R</w:t>
      </w:r>
      <w:r>
        <w:rPr>
          <w:color w:val="000000"/>
        </w:rPr>
        <w:t xml:space="preserve">ises, falls, and reversals. </w:t>
      </w:r>
      <w:r w:rsidRPr="00FC4EEE">
        <w:rPr>
          <w:i/>
          <w:color w:val="000000"/>
        </w:rPr>
        <w:t xml:space="preserve">Population and </w:t>
      </w:r>
      <w:r w:rsidR="00F421BB">
        <w:rPr>
          <w:i/>
          <w:color w:val="000000"/>
        </w:rPr>
        <w:t>D</w:t>
      </w:r>
      <w:r w:rsidRPr="00FC4EEE">
        <w:rPr>
          <w:i/>
          <w:color w:val="000000"/>
        </w:rPr>
        <w:t xml:space="preserve">evelopment </w:t>
      </w:r>
      <w:r w:rsidR="00F421BB">
        <w:rPr>
          <w:i/>
          <w:color w:val="000000"/>
        </w:rPr>
        <w:t>R</w:t>
      </w:r>
      <w:r w:rsidRPr="00FC4EEE">
        <w:rPr>
          <w:i/>
          <w:color w:val="000000"/>
        </w:rPr>
        <w:t>eview</w:t>
      </w:r>
      <w:r>
        <w:rPr>
          <w:color w:val="000000"/>
        </w:rPr>
        <w:t xml:space="preserve"> 39(1)</w:t>
      </w:r>
      <w:r w:rsidR="00F421BB">
        <w:rPr>
          <w:color w:val="000000"/>
        </w:rPr>
        <w:t xml:space="preserve">: </w:t>
      </w:r>
      <w:r>
        <w:rPr>
          <w:color w:val="000000"/>
        </w:rPr>
        <w:t>31–56.</w:t>
      </w:r>
    </w:p>
    <w:p w14:paraId="2A2DDC1D" w14:textId="62B44651" w:rsidR="00FC4EEE" w:rsidRDefault="00FC4EEE" w:rsidP="00F0016B">
      <w:pPr>
        <w:ind w:left="567" w:hanging="567"/>
        <w:rPr>
          <w:color w:val="000000"/>
        </w:rPr>
      </w:pPr>
      <w:r>
        <w:rPr>
          <w:color w:val="000000"/>
        </w:rPr>
        <w:t xml:space="preserve">Notestein, F.W. </w:t>
      </w:r>
      <w:r w:rsidR="00077FE5">
        <w:rPr>
          <w:color w:val="000000"/>
        </w:rPr>
        <w:t>(</w:t>
      </w:r>
      <w:r>
        <w:rPr>
          <w:color w:val="000000"/>
        </w:rPr>
        <w:t>1945</w:t>
      </w:r>
      <w:r w:rsidR="00077FE5">
        <w:rPr>
          <w:color w:val="000000"/>
        </w:rPr>
        <w:t>)</w:t>
      </w:r>
      <w:r>
        <w:rPr>
          <w:color w:val="000000"/>
        </w:rPr>
        <w:t xml:space="preserve">. Population: </w:t>
      </w:r>
      <w:r w:rsidR="00F421BB">
        <w:rPr>
          <w:color w:val="000000"/>
        </w:rPr>
        <w:t>T</w:t>
      </w:r>
      <w:r>
        <w:rPr>
          <w:color w:val="000000"/>
        </w:rPr>
        <w:t xml:space="preserve">he long view. In: Schultz, T. </w:t>
      </w:r>
      <w:r w:rsidR="00F421BB">
        <w:rPr>
          <w:color w:val="000000"/>
        </w:rPr>
        <w:t>(</w:t>
      </w:r>
      <w:r>
        <w:rPr>
          <w:color w:val="000000"/>
        </w:rPr>
        <w:t>ed.</w:t>
      </w:r>
      <w:r w:rsidR="00F421BB">
        <w:rPr>
          <w:color w:val="000000"/>
        </w:rPr>
        <w:t>).</w:t>
      </w:r>
      <w:r>
        <w:rPr>
          <w:color w:val="000000"/>
        </w:rPr>
        <w:t xml:space="preserve"> </w:t>
      </w:r>
      <w:r w:rsidRPr="00FC4EEE">
        <w:rPr>
          <w:i/>
          <w:color w:val="000000"/>
        </w:rPr>
        <w:t xml:space="preserve">Food for the </w:t>
      </w:r>
      <w:r w:rsidR="00F421BB">
        <w:rPr>
          <w:i/>
          <w:color w:val="000000"/>
        </w:rPr>
        <w:t>w</w:t>
      </w:r>
      <w:r w:rsidRPr="00FC4EEE">
        <w:rPr>
          <w:i/>
          <w:color w:val="000000"/>
        </w:rPr>
        <w:t>orld</w:t>
      </w:r>
      <w:r>
        <w:rPr>
          <w:color w:val="000000"/>
        </w:rPr>
        <w:t>. Chicago: Chicago University Press</w:t>
      </w:r>
      <w:r w:rsidR="00F421BB">
        <w:rPr>
          <w:color w:val="000000"/>
        </w:rPr>
        <w:t xml:space="preserve">: </w:t>
      </w:r>
      <w:r>
        <w:rPr>
          <w:color w:val="000000"/>
        </w:rPr>
        <w:t>36–57.</w:t>
      </w:r>
    </w:p>
    <w:p w14:paraId="04D66816" w14:textId="09EB86A3" w:rsidR="00FC4EEE" w:rsidRDefault="00FC4EEE" w:rsidP="00F0016B">
      <w:pPr>
        <w:ind w:left="567" w:hanging="567"/>
        <w:rPr>
          <w:color w:val="000000"/>
        </w:rPr>
      </w:pPr>
      <w:r>
        <w:rPr>
          <w:color w:val="000000"/>
        </w:rPr>
        <w:t>Rau, R., Bohk-Ewald, C., Muszyńska, M</w:t>
      </w:r>
      <w:r w:rsidR="00077FE5">
        <w:rPr>
          <w:color w:val="000000"/>
        </w:rPr>
        <w:t>.</w:t>
      </w:r>
      <w:r>
        <w:rPr>
          <w:color w:val="000000"/>
        </w:rPr>
        <w:t>M</w:t>
      </w:r>
      <w:r w:rsidR="00077FE5">
        <w:rPr>
          <w:color w:val="000000"/>
        </w:rPr>
        <w:t>.</w:t>
      </w:r>
      <w:r w:rsidR="00F421BB">
        <w:rPr>
          <w:color w:val="000000"/>
        </w:rPr>
        <w:t>,</w:t>
      </w:r>
      <w:r>
        <w:rPr>
          <w:color w:val="000000"/>
        </w:rPr>
        <w:t xml:space="preserve"> and Vaupel, J.W. </w:t>
      </w:r>
      <w:r w:rsidR="00077FE5">
        <w:rPr>
          <w:color w:val="000000"/>
        </w:rPr>
        <w:t>(</w:t>
      </w:r>
      <w:r>
        <w:rPr>
          <w:color w:val="000000"/>
        </w:rPr>
        <w:t>2018</w:t>
      </w:r>
      <w:r w:rsidR="00077FE5">
        <w:rPr>
          <w:color w:val="000000"/>
        </w:rPr>
        <w:t>)</w:t>
      </w:r>
      <w:r>
        <w:rPr>
          <w:color w:val="000000"/>
        </w:rPr>
        <w:t xml:space="preserve">. </w:t>
      </w:r>
      <w:r w:rsidRPr="00FC4EEE">
        <w:rPr>
          <w:i/>
          <w:color w:val="000000"/>
        </w:rPr>
        <w:t xml:space="preserve">Visualizing </w:t>
      </w:r>
      <w:r w:rsidR="00F421BB">
        <w:rPr>
          <w:i/>
          <w:color w:val="000000"/>
        </w:rPr>
        <w:t>m</w:t>
      </w:r>
      <w:r w:rsidRPr="00FC4EEE">
        <w:rPr>
          <w:i/>
          <w:color w:val="000000"/>
        </w:rPr>
        <w:t xml:space="preserve">ortality </w:t>
      </w:r>
      <w:r w:rsidR="00F421BB">
        <w:rPr>
          <w:i/>
          <w:color w:val="000000"/>
        </w:rPr>
        <w:t>d</w:t>
      </w:r>
      <w:r w:rsidRPr="00FC4EEE">
        <w:rPr>
          <w:i/>
          <w:color w:val="000000"/>
        </w:rPr>
        <w:t xml:space="preserve">ynamics in the Lexis </w:t>
      </w:r>
      <w:r w:rsidR="00F421BB">
        <w:rPr>
          <w:i/>
          <w:color w:val="000000"/>
        </w:rPr>
        <w:t>d</w:t>
      </w:r>
      <w:r w:rsidRPr="00FC4EEE">
        <w:rPr>
          <w:i/>
          <w:color w:val="000000"/>
        </w:rPr>
        <w:t>iagram</w:t>
      </w:r>
      <w:r>
        <w:rPr>
          <w:color w:val="000000"/>
        </w:rPr>
        <w:t>. Springer.</w:t>
      </w:r>
    </w:p>
    <w:p w14:paraId="01607BD1" w14:textId="2DD35702" w:rsidR="00FC4EEE" w:rsidRDefault="00FC4EEE" w:rsidP="00F0016B">
      <w:pPr>
        <w:ind w:left="567" w:hanging="567"/>
        <w:rPr>
          <w:color w:val="000000"/>
        </w:rPr>
      </w:pPr>
      <w:r>
        <w:rPr>
          <w:color w:val="000000"/>
        </w:rPr>
        <w:t>Raymo, J.M., Park, H., Xie, Y.</w:t>
      </w:r>
      <w:r w:rsidR="00F421BB">
        <w:rPr>
          <w:color w:val="000000"/>
        </w:rPr>
        <w:t>,</w:t>
      </w:r>
      <w:r>
        <w:rPr>
          <w:color w:val="000000"/>
        </w:rPr>
        <w:t xml:space="preserve"> and Yeung, W.-J.J. </w:t>
      </w:r>
      <w:r w:rsidR="00077FE5">
        <w:rPr>
          <w:color w:val="000000"/>
        </w:rPr>
        <w:t>(</w:t>
      </w:r>
      <w:r>
        <w:rPr>
          <w:color w:val="000000"/>
        </w:rPr>
        <w:t>2015</w:t>
      </w:r>
      <w:r w:rsidR="00077FE5">
        <w:rPr>
          <w:color w:val="000000"/>
        </w:rPr>
        <w:t>)</w:t>
      </w:r>
      <w:r>
        <w:rPr>
          <w:color w:val="000000"/>
        </w:rPr>
        <w:t xml:space="preserve">. Marriage and family in </w:t>
      </w:r>
      <w:r w:rsidR="00F421BB">
        <w:rPr>
          <w:color w:val="000000"/>
        </w:rPr>
        <w:t>E</w:t>
      </w:r>
      <w:r>
        <w:rPr>
          <w:color w:val="000000"/>
        </w:rPr>
        <w:t xml:space="preserve">ast </w:t>
      </w:r>
      <w:r w:rsidR="00F421BB">
        <w:rPr>
          <w:color w:val="000000"/>
        </w:rPr>
        <w:t>A</w:t>
      </w:r>
      <w:r>
        <w:rPr>
          <w:color w:val="000000"/>
        </w:rPr>
        <w:t xml:space="preserve">sia: </w:t>
      </w:r>
      <w:r w:rsidR="00F421BB">
        <w:rPr>
          <w:color w:val="000000"/>
        </w:rPr>
        <w:t>C</w:t>
      </w:r>
      <w:r>
        <w:rPr>
          <w:color w:val="000000"/>
        </w:rPr>
        <w:t xml:space="preserve">ontinuity and change. </w:t>
      </w:r>
      <w:r w:rsidRPr="00FC4EEE">
        <w:rPr>
          <w:i/>
          <w:color w:val="000000"/>
        </w:rPr>
        <w:t xml:space="preserve">Annual </w:t>
      </w:r>
      <w:r w:rsidR="00F421BB">
        <w:rPr>
          <w:i/>
          <w:color w:val="000000"/>
        </w:rPr>
        <w:t>R</w:t>
      </w:r>
      <w:r w:rsidRPr="00FC4EEE">
        <w:rPr>
          <w:i/>
          <w:color w:val="000000"/>
        </w:rPr>
        <w:t xml:space="preserve">eview of </w:t>
      </w:r>
      <w:r w:rsidR="00F421BB">
        <w:rPr>
          <w:i/>
          <w:color w:val="000000"/>
        </w:rPr>
        <w:t>S</w:t>
      </w:r>
      <w:r w:rsidRPr="00FC4EEE">
        <w:rPr>
          <w:i/>
          <w:color w:val="000000"/>
        </w:rPr>
        <w:t>ociology</w:t>
      </w:r>
      <w:r>
        <w:rPr>
          <w:color w:val="000000"/>
        </w:rPr>
        <w:t xml:space="preserve"> 41</w:t>
      </w:r>
      <w:r w:rsidR="00F421BB">
        <w:rPr>
          <w:color w:val="000000"/>
        </w:rPr>
        <w:t xml:space="preserve">: </w:t>
      </w:r>
      <w:r>
        <w:rPr>
          <w:color w:val="000000"/>
        </w:rPr>
        <w:t>471–492.</w:t>
      </w:r>
    </w:p>
    <w:p w14:paraId="1972CD8E" w14:textId="48738110" w:rsidR="00FC4EEE" w:rsidRDefault="00FC4EEE" w:rsidP="00F0016B">
      <w:pPr>
        <w:ind w:left="567" w:hanging="567"/>
        <w:rPr>
          <w:color w:val="000000"/>
        </w:rPr>
      </w:pPr>
      <w:r>
        <w:rPr>
          <w:color w:val="000000"/>
        </w:rPr>
        <w:t xml:space="preserve">Rindfuss, R.R. and Choe, M.K. </w:t>
      </w:r>
      <w:r w:rsidR="00077FE5">
        <w:rPr>
          <w:color w:val="000000"/>
        </w:rPr>
        <w:t>(</w:t>
      </w:r>
      <w:r>
        <w:rPr>
          <w:color w:val="000000"/>
        </w:rPr>
        <w:t>2016</w:t>
      </w:r>
      <w:r w:rsidR="00077FE5">
        <w:rPr>
          <w:color w:val="000000"/>
        </w:rPr>
        <w:t>)</w:t>
      </w:r>
      <w:r>
        <w:rPr>
          <w:color w:val="000000"/>
        </w:rPr>
        <w:t>. Diverse paths to low and lower fertility: An overview. In: Rindfuss, R. R. and Choe, M. K.</w:t>
      </w:r>
      <w:r w:rsidR="00F421BB">
        <w:rPr>
          <w:color w:val="000000"/>
        </w:rPr>
        <w:t xml:space="preserve"> (</w:t>
      </w:r>
      <w:r>
        <w:rPr>
          <w:color w:val="000000"/>
        </w:rPr>
        <w:t>eds.</w:t>
      </w:r>
      <w:r w:rsidR="00F421BB">
        <w:rPr>
          <w:color w:val="000000"/>
        </w:rPr>
        <w:t>).</w:t>
      </w:r>
      <w:r>
        <w:rPr>
          <w:color w:val="000000"/>
        </w:rPr>
        <w:t xml:space="preserve"> </w:t>
      </w:r>
      <w:r w:rsidRPr="00FC4EEE">
        <w:rPr>
          <w:i/>
          <w:color w:val="000000"/>
        </w:rPr>
        <w:t>Low fertility, institutions, and their policies. Variations across industrialized countries</w:t>
      </w:r>
      <w:r>
        <w:rPr>
          <w:color w:val="000000"/>
        </w:rPr>
        <w:t>.</w:t>
      </w:r>
      <w:r w:rsidR="00F421BB">
        <w:rPr>
          <w:color w:val="000000"/>
        </w:rPr>
        <w:t xml:space="preserve"> Springer International Publishing: 1-12. </w:t>
      </w:r>
    </w:p>
    <w:p w14:paraId="3563EA9A" w14:textId="4C14308E" w:rsidR="00FC4EEE" w:rsidRDefault="00FC4EEE" w:rsidP="00F0016B">
      <w:pPr>
        <w:ind w:left="567" w:hanging="567"/>
        <w:rPr>
          <w:color w:val="000000"/>
        </w:rPr>
      </w:pPr>
      <w:r>
        <w:rPr>
          <w:color w:val="000000"/>
        </w:rPr>
        <w:lastRenderedPageBreak/>
        <w:t xml:space="preserve">Sarkar, D. </w:t>
      </w:r>
      <w:r w:rsidR="00077FE5">
        <w:rPr>
          <w:color w:val="000000"/>
        </w:rPr>
        <w:t>(</w:t>
      </w:r>
      <w:r>
        <w:rPr>
          <w:color w:val="000000"/>
        </w:rPr>
        <w:t>2008</w:t>
      </w:r>
      <w:r w:rsidR="00077FE5">
        <w:rPr>
          <w:color w:val="000000"/>
        </w:rPr>
        <w:t>)</w:t>
      </w:r>
      <w:r>
        <w:rPr>
          <w:color w:val="000000"/>
        </w:rPr>
        <w:t xml:space="preserve">. </w:t>
      </w:r>
      <w:r w:rsidRPr="00FC4EEE">
        <w:rPr>
          <w:i/>
          <w:color w:val="000000"/>
        </w:rPr>
        <w:t xml:space="preserve">Lattice: Multivariate </w:t>
      </w:r>
      <w:r w:rsidR="00F421BB">
        <w:rPr>
          <w:i/>
          <w:color w:val="000000"/>
        </w:rPr>
        <w:t>d</w:t>
      </w:r>
      <w:r w:rsidRPr="00FC4EEE">
        <w:rPr>
          <w:i/>
          <w:color w:val="000000"/>
        </w:rPr>
        <w:t xml:space="preserve">ata </w:t>
      </w:r>
      <w:r w:rsidR="00F421BB">
        <w:rPr>
          <w:i/>
          <w:color w:val="000000"/>
        </w:rPr>
        <w:t>v</w:t>
      </w:r>
      <w:r w:rsidRPr="00FC4EEE">
        <w:rPr>
          <w:i/>
          <w:color w:val="000000"/>
        </w:rPr>
        <w:t xml:space="preserve">isualization </w:t>
      </w:r>
      <w:r w:rsidR="00F421BB">
        <w:rPr>
          <w:i/>
          <w:color w:val="000000"/>
        </w:rPr>
        <w:t>w</w:t>
      </w:r>
      <w:r w:rsidRPr="00FC4EEE">
        <w:rPr>
          <w:i/>
          <w:color w:val="000000"/>
        </w:rPr>
        <w:t>ith R (use R!)</w:t>
      </w:r>
      <w:r>
        <w:rPr>
          <w:color w:val="000000"/>
        </w:rPr>
        <w:t>. 1st ed. New York: Springer.</w:t>
      </w:r>
    </w:p>
    <w:p w14:paraId="0E0E6C90" w14:textId="00E1CEF0" w:rsidR="00FC4EEE" w:rsidRDefault="00FC4EEE" w:rsidP="00F0016B">
      <w:pPr>
        <w:ind w:left="567" w:hanging="567"/>
        <w:rPr>
          <w:color w:val="000000"/>
        </w:rPr>
      </w:pPr>
      <w:r>
        <w:rPr>
          <w:color w:val="000000"/>
        </w:rPr>
        <w:t xml:space="preserve">Sobotka, T. </w:t>
      </w:r>
      <w:r w:rsidR="00077FE5">
        <w:rPr>
          <w:color w:val="000000"/>
        </w:rPr>
        <w:t>(</w:t>
      </w:r>
      <w:r>
        <w:rPr>
          <w:color w:val="000000"/>
        </w:rPr>
        <w:t>2017</w:t>
      </w:r>
      <w:r w:rsidR="00077FE5">
        <w:rPr>
          <w:color w:val="000000"/>
        </w:rPr>
        <w:t>)</w:t>
      </w:r>
      <w:r>
        <w:rPr>
          <w:color w:val="000000"/>
        </w:rPr>
        <w:t xml:space="preserve">. Post-transitional fertility: </w:t>
      </w:r>
      <w:r w:rsidR="00F421BB">
        <w:rPr>
          <w:color w:val="000000"/>
        </w:rPr>
        <w:t>T</w:t>
      </w:r>
      <w:r>
        <w:rPr>
          <w:color w:val="000000"/>
        </w:rPr>
        <w:t xml:space="preserve">he role of childbearing postponement in fuelling the shift to low and unstable fertility levels. </w:t>
      </w:r>
      <w:r w:rsidRPr="00FC4EEE">
        <w:rPr>
          <w:i/>
          <w:color w:val="000000"/>
        </w:rPr>
        <w:t>Journal of Biosocial Science</w:t>
      </w:r>
      <w:r>
        <w:rPr>
          <w:color w:val="000000"/>
        </w:rPr>
        <w:t xml:space="preserve"> 49(S1)</w:t>
      </w:r>
      <w:r w:rsidR="00F421BB">
        <w:rPr>
          <w:color w:val="000000"/>
        </w:rPr>
        <w:t xml:space="preserve">: </w:t>
      </w:r>
      <w:r>
        <w:rPr>
          <w:color w:val="000000"/>
        </w:rPr>
        <w:t>S20–S45.</w:t>
      </w:r>
    </w:p>
    <w:p w14:paraId="4FD5F273" w14:textId="5CB643E6" w:rsidR="00FC4EEE" w:rsidRDefault="00FC4EEE" w:rsidP="00F0016B">
      <w:pPr>
        <w:ind w:left="567" w:hanging="567"/>
        <w:rPr>
          <w:color w:val="000000"/>
        </w:rPr>
      </w:pPr>
      <w:r>
        <w:rPr>
          <w:color w:val="000000"/>
        </w:rPr>
        <w:t xml:space="preserve">Sobotka, T., Skirbekk, V. and Philipov, D. </w:t>
      </w:r>
      <w:r w:rsidR="00077FE5">
        <w:rPr>
          <w:color w:val="000000"/>
        </w:rPr>
        <w:t>(</w:t>
      </w:r>
      <w:r>
        <w:rPr>
          <w:color w:val="000000"/>
        </w:rPr>
        <w:t>2011</w:t>
      </w:r>
      <w:r w:rsidR="00077FE5">
        <w:rPr>
          <w:color w:val="000000"/>
        </w:rPr>
        <w:t>)</w:t>
      </w:r>
      <w:r>
        <w:rPr>
          <w:color w:val="000000"/>
        </w:rPr>
        <w:t xml:space="preserve">. Economic </w:t>
      </w:r>
      <w:r w:rsidR="00A401B6">
        <w:rPr>
          <w:color w:val="000000"/>
        </w:rPr>
        <w:t>r</w:t>
      </w:r>
      <w:r>
        <w:rPr>
          <w:color w:val="000000"/>
        </w:rPr>
        <w:t xml:space="preserve">ecession and </w:t>
      </w:r>
      <w:r w:rsidR="00A401B6">
        <w:rPr>
          <w:color w:val="000000"/>
        </w:rPr>
        <w:t>f</w:t>
      </w:r>
      <w:r>
        <w:rPr>
          <w:color w:val="000000"/>
        </w:rPr>
        <w:t xml:space="preserve">ertility in the </w:t>
      </w:r>
      <w:r w:rsidR="00A401B6">
        <w:rPr>
          <w:color w:val="000000"/>
        </w:rPr>
        <w:t>d</w:t>
      </w:r>
      <w:r>
        <w:rPr>
          <w:color w:val="000000"/>
        </w:rPr>
        <w:t xml:space="preserve">eveloped </w:t>
      </w:r>
      <w:r w:rsidR="00A401B6">
        <w:rPr>
          <w:color w:val="000000"/>
        </w:rPr>
        <w:t>w</w:t>
      </w:r>
      <w:r>
        <w:rPr>
          <w:color w:val="000000"/>
        </w:rPr>
        <w:t xml:space="preserve">orld. </w:t>
      </w:r>
      <w:r w:rsidRPr="00FC4EEE">
        <w:rPr>
          <w:i/>
          <w:color w:val="000000"/>
        </w:rPr>
        <w:t>Population and Development Review</w:t>
      </w:r>
      <w:r>
        <w:rPr>
          <w:color w:val="000000"/>
        </w:rPr>
        <w:t xml:space="preserve"> 37(2)</w:t>
      </w:r>
      <w:r w:rsidR="00A401B6">
        <w:rPr>
          <w:color w:val="000000"/>
        </w:rPr>
        <w:t xml:space="preserve">: </w:t>
      </w:r>
      <w:r>
        <w:rPr>
          <w:color w:val="000000"/>
        </w:rPr>
        <w:t>267–306.</w:t>
      </w:r>
    </w:p>
    <w:p w14:paraId="2083F7A7" w14:textId="4B6AD311" w:rsidR="00FC4EEE" w:rsidRDefault="00FC4EEE" w:rsidP="00F0016B">
      <w:pPr>
        <w:ind w:left="567" w:hanging="567"/>
        <w:rPr>
          <w:color w:val="000000"/>
        </w:rPr>
      </w:pPr>
      <w:r>
        <w:rPr>
          <w:color w:val="000000"/>
        </w:rPr>
        <w:t xml:space="preserve">Tanturri, M.L. </w:t>
      </w:r>
      <w:r w:rsidR="00077FE5">
        <w:rPr>
          <w:color w:val="000000"/>
        </w:rPr>
        <w:t>(</w:t>
      </w:r>
      <w:r>
        <w:rPr>
          <w:color w:val="000000"/>
        </w:rPr>
        <w:t>2016</w:t>
      </w:r>
      <w:r w:rsidR="00077FE5">
        <w:rPr>
          <w:color w:val="000000"/>
        </w:rPr>
        <w:t>)</w:t>
      </w:r>
      <w:r>
        <w:rPr>
          <w:color w:val="000000"/>
        </w:rPr>
        <w:t xml:space="preserve">. Aging </w:t>
      </w:r>
      <w:r w:rsidR="00A401B6">
        <w:rPr>
          <w:color w:val="000000"/>
        </w:rPr>
        <w:t>I</w:t>
      </w:r>
      <w:r>
        <w:rPr>
          <w:color w:val="000000"/>
        </w:rPr>
        <w:t xml:space="preserve">taly: </w:t>
      </w:r>
      <w:r w:rsidR="00A401B6">
        <w:rPr>
          <w:color w:val="000000"/>
        </w:rPr>
        <w:t>L</w:t>
      </w:r>
      <w:r>
        <w:rPr>
          <w:color w:val="000000"/>
        </w:rPr>
        <w:t xml:space="preserve">ow fertility and societal rigidities. In: Rindfuss, R. R. and Choe, M. K. </w:t>
      </w:r>
      <w:r w:rsidR="00A401B6">
        <w:rPr>
          <w:color w:val="000000"/>
        </w:rPr>
        <w:t>(</w:t>
      </w:r>
      <w:r>
        <w:rPr>
          <w:color w:val="000000"/>
        </w:rPr>
        <w:t>eds.</w:t>
      </w:r>
      <w:r w:rsidR="00A401B6">
        <w:rPr>
          <w:color w:val="000000"/>
        </w:rPr>
        <w:t>).</w:t>
      </w:r>
      <w:r>
        <w:rPr>
          <w:color w:val="000000"/>
        </w:rPr>
        <w:t xml:space="preserve"> </w:t>
      </w:r>
      <w:r w:rsidRPr="00FC4EEE">
        <w:rPr>
          <w:i/>
          <w:color w:val="000000"/>
        </w:rPr>
        <w:t xml:space="preserve">Low </w:t>
      </w:r>
      <w:r w:rsidR="00A401B6">
        <w:rPr>
          <w:i/>
          <w:color w:val="000000"/>
        </w:rPr>
        <w:t>f</w:t>
      </w:r>
      <w:r w:rsidRPr="00FC4EEE">
        <w:rPr>
          <w:i/>
          <w:color w:val="000000"/>
        </w:rPr>
        <w:t xml:space="preserve">ertility, </w:t>
      </w:r>
      <w:r w:rsidR="00A401B6">
        <w:rPr>
          <w:i/>
          <w:color w:val="000000"/>
        </w:rPr>
        <w:t>i</w:t>
      </w:r>
      <w:r w:rsidRPr="00FC4EEE">
        <w:rPr>
          <w:i/>
          <w:color w:val="000000"/>
        </w:rPr>
        <w:t xml:space="preserve">nstitutions, and their </w:t>
      </w:r>
      <w:r w:rsidR="00A401B6">
        <w:rPr>
          <w:i/>
          <w:color w:val="000000"/>
        </w:rPr>
        <w:t>p</w:t>
      </w:r>
      <w:r w:rsidRPr="00FC4EEE">
        <w:rPr>
          <w:i/>
          <w:color w:val="000000"/>
        </w:rPr>
        <w:t>olicies</w:t>
      </w:r>
      <w:r>
        <w:rPr>
          <w:color w:val="000000"/>
        </w:rPr>
        <w:t>. Springer International Publishing</w:t>
      </w:r>
      <w:r w:rsidR="00A401B6">
        <w:rPr>
          <w:color w:val="000000"/>
        </w:rPr>
        <w:t xml:space="preserve">: </w:t>
      </w:r>
      <w:r>
        <w:rPr>
          <w:color w:val="000000"/>
        </w:rPr>
        <w:t>221–257.</w:t>
      </w:r>
    </w:p>
    <w:p w14:paraId="53B06C31" w14:textId="198A66A4" w:rsidR="00FC4EEE" w:rsidRDefault="00FC4EEE" w:rsidP="00F0016B">
      <w:pPr>
        <w:ind w:left="567" w:hanging="567"/>
        <w:rPr>
          <w:color w:val="000000"/>
        </w:rPr>
      </w:pPr>
      <w:r>
        <w:rPr>
          <w:color w:val="000000"/>
        </w:rPr>
        <w:t>Vaupel, J.W., Gambill, B.A.</w:t>
      </w:r>
      <w:r w:rsidR="00A401B6">
        <w:rPr>
          <w:color w:val="000000"/>
        </w:rPr>
        <w:t>,</w:t>
      </w:r>
      <w:r>
        <w:rPr>
          <w:color w:val="000000"/>
        </w:rPr>
        <w:t xml:space="preserve"> and Yashin, A.I. </w:t>
      </w:r>
      <w:r w:rsidR="00077FE5">
        <w:rPr>
          <w:color w:val="000000"/>
        </w:rPr>
        <w:t>(</w:t>
      </w:r>
      <w:r>
        <w:rPr>
          <w:color w:val="000000"/>
        </w:rPr>
        <w:t>1987</w:t>
      </w:r>
      <w:r w:rsidR="00077FE5">
        <w:rPr>
          <w:color w:val="000000"/>
        </w:rPr>
        <w:t>)</w:t>
      </w:r>
      <w:r>
        <w:rPr>
          <w:color w:val="000000"/>
        </w:rPr>
        <w:t xml:space="preserve">. </w:t>
      </w:r>
      <w:r w:rsidRPr="00A401B6">
        <w:rPr>
          <w:iCs/>
          <w:color w:val="000000"/>
        </w:rPr>
        <w:t xml:space="preserve">Thousands of </w:t>
      </w:r>
      <w:r w:rsidR="00A401B6" w:rsidRPr="00A401B6">
        <w:rPr>
          <w:iCs/>
          <w:color w:val="000000"/>
        </w:rPr>
        <w:t>d</w:t>
      </w:r>
      <w:r w:rsidRPr="00A401B6">
        <w:rPr>
          <w:iCs/>
          <w:color w:val="000000"/>
        </w:rPr>
        <w:t xml:space="preserve">ata at a </w:t>
      </w:r>
      <w:r w:rsidR="00A401B6" w:rsidRPr="00A401B6">
        <w:rPr>
          <w:iCs/>
          <w:color w:val="000000"/>
        </w:rPr>
        <w:t>g</w:t>
      </w:r>
      <w:r w:rsidRPr="00A401B6">
        <w:rPr>
          <w:iCs/>
          <w:color w:val="000000"/>
        </w:rPr>
        <w:t xml:space="preserve">lance: Shaded </w:t>
      </w:r>
      <w:r w:rsidR="00A401B6" w:rsidRPr="00A401B6">
        <w:rPr>
          <w:iCs/>
          <w:color w:val="000000"/>
        </w:rPr>
        <w:t>c</w:t>
      </w:r>
      <w:r w:rsidRPr="00A401B6">
        <w:rPr>
          <w:iCs/>
          <w:color w:val="000000"/>
        </w:rPr>
        <w:t xml:space="preserve">ontour </w:t>
      </w:r>
      <w:r w:rsidR="00A401B6" w:rsidRPr="00A401B6">
        <w:rPr>
          <w:iCs/>
          <w:color w:val="000000"/>
        </w:rPr>
        <w:t>m</w:t>
      </w:r>
      <w:r w:rsidRPr="00A401B6">
        <w:rPr>
          <w:iCs/>
          <w:color w:val="000000"/>
        </w:rPr>
        <w:t xml:space="preserve">aps of </w:t>
      </w:r>
      <w:r w:rsidR="00A401B6" w:rsidRPr="00A401B6">
        <w:rPr>
          <w:iCs/>
          <w:color w:val="000000"/>
        </w:rPr>
        <w:t>d</w:t>
      </w:r>
      <w:r w:rsidRPr="00A401B6">
        <w:rPr>
          <w:iCs/>
          <w:color w:val="000000"/>
        </w:rPr>
        <w:t xml:space="preserve">emographic </w:t>
      </w:r>
      <w:r w:rsidR="00A401B6" w:rsidRPr="00A401B6">
        <w:rPr>
          <w:iCs/>
          <w:color w:val="000000"/>
        </w:rPr>
        <w:t>s</w:t>
      </w:r>
      <w:r w:rsidRPr="00A401B6">
        <w:rPr>
          <w:iCs/>
          <w:color w:val="000000"/>
        </w:rPr>
        <w:t xml:space="preserve">urfaces. </w:t>
      </w:r>
      <w:r>
        <w:rPr>
          <w:color w:val="000000"/>
        </w:rPr>
        <w:t>Laxenburg, Austria: International Institute for Applied Systems Analysis</w:t>
      </w:r>
      <w:r w:rsidR="00A401B6">
        <w:rPr>
          <w:color w:val="000000"/>
        </w:rPr>
        <w:t xml:space="preserve"> (IIASA Research Report RR-87-16).</w:t>
      </w:r>
    </w:p>
    <w:p w14:paraId="7D047297" w14:textId="06A84C67" w:rsidR="00FC4EEE" w:rsidRDefault="00FC4EEE" w:rsidP="00F0016B">
      <w:pPr>
        <w:ind w:left="567" w:hanging="567"/>
        <w:rPr>
          <w:color w:val="000000"/>
        </w:rPr>
      </w:pPr>
      <w:r>
        <w:rPr>
          <w:color w:val="000000"/>
        </w:rPr>
        <w:t xml:space="preserve">Witte, J.C. and Wagner, G.G. </w:t>
      </w:r>
      <w:r w:rsidR="00077FE5">
        <w:rPr>
          <w:color w:val="000000"/>
        </w:rPr>
        <w:t>(</w:t>
      </w:r>
      <w:r>
        <w:rPr>
          <w:color w:val="000000"/>
        </w:rPr>
        <w:t>1995</w:t>
      </w:r>
      <w:r w:rsidR="00077FE5">
        <w:rPr>
          <w:color w:val="000000"/>
        </w:rPr>
        <w:t>)</w:t>
      </w:r>
      <w:r>
        <w:rPr>
          <w:color w:val="000000"/>
        </w:rPr>
        <w:t xml:space="preserve">. Declining fertility in </w:t>
      </w:r>
      <w:r w:rsidR="00A401B6">
        <w:rPr>
          <w:color w:val="000000"/>
        </w:rPr>
        <w:t>E</w:t>
      </w:r>
      <w:r>
        <w:rPr>
          <w:color w:val="000000"/>
        </w:rPr>
        <w:t xml:space="preserve">ast </w:t>
      </w:r>
      <w:r w:rsidR="00A401B6">
        <w:rPr>
          <w:color w:val="000000"/>
        </w:rPr>
        <w:t>G</w:t>
      </w:r>
      <w:r>
        <w:rPr>
          <w:color w:val="000000"/>
        </w:rPr>
        <w:t xml:space="preserve">ermany after unification: A demographic response to socioeconomic change. </w:t>
      </w:r>
      <w:r w:rsidRPr="00FC4EEE">
        <w:rPr>
          <w:i/>
          <w:color w:val="000000"/>
        </w:rPr>
        <w:t xml:space="preserve">Population and </w:t>
      </w:r>
      <w:r w:rsidR="00A401B6">
        <w:rPr>
          <w:i/>
          <w:color w:val="000000"/>
        </w:rPr>
        <w:t>D</w:t>
      </w:r>
      <w:r w:rsidRPr="00FC4EEE">
        <w:rPr>
          <w:i/>
          <w:color w:val="000000"/>
        </w:rPr>
        <w:t xml:space="preserve">evelopment </w:t>
      </w:r>
      <w:r w:rsidR="00A401B6">
        <w:rPr>
          <w:i/>
          <w:color w:val="000000"/>
        </w:rPr>
        <w:t>R</w:t>
      </w:r>
      <w:r w:rsidRPr="00FC4EEE">
        <w:rPr>
          <w:i/>
          <w:color w:val="000000"/>
        </w:rPr>
        <w:t>eview</w:t>
      </w:r>
      <w:r>
        <w:rPr>
          <w:color w:val="000000"/>
        </w:rPr>
        <w:t xml:space="preserve"> 21(2)</w:t>
      </w:r>
      <w:r w:rsidR="00A401B6">
        <w:rPr>
          <w:color w:val="000000"/>
        </w:rPr>
        <w:t xml:space="preserve">: </w:t>
      </w:r>
      <w:r>
        <w:rPr>
          <w:color w:val="000000"/>
        </w:rPr>
        <w:t>387</w:t>
      </w:r>
      <w:r w:rsidR="00A401B6">
        <w:rPr>
          <w:color w:val="000000"/>
        </w:rPr>
        <w:t>-397</w:t>
      </w:r>
      <w:r>
        <w:rPr>
          <w:color w:val="000000"/>
        </w:rPr>
        <w:t>.</w:t>
      </w:r>
    </w:p>
    <w:p w14:paraId="433298B1" w14:textId="11E39BD8" w:rsidR="00CB6DCE" w:rsidRDefault="00FC4EEE" w:rsidP="00077FE5">
      <w:pPr>
        <w:ind w:left="567" w:hanging="567"/>
        <w:rPr>
          <w:color w:val="000000"/>
        </w:rPr>
      </w:pPr>
      <w:r>
        <w:rPr>
          <w:color w:val="000000"/>
        </w:rPr>
        <w:t xml:space="preserve">Zeman, K., Beaujouan, É., Brzozowska, Z. and Sobotka, T. </w:t>
      </w:r>
      <w:r w:rsidR="00077FE5">
        <w:rPr>
          <w:color w:val="000000"/>
        </w:rPr>
        <w:t>(</w:t>
      </w:r>
      <w:r>
        <w:rPr>
          <w:color w:val="000000"/>
        </w:rPr>
        <w:t>2018</w:t>
      </w:r>
      <w:r w:rsidR="00077FE5">
        <w:rPr>
          <w:color w:val="000000"/>
        </w:rPr>
        <w:t>)</w:t>
      </w:r>
      <w:r>
        <w:rPr>
          <w:color w:val="000000"/>
        </w:rPr>
        <w:t xml:space="preserve">. Cohort fertility decline in low fertility countries: Decomposition using parity progression ratios. </w:t>
      </w:r>
      <w:r w:rsidRPr="00FC4EEE">
        <w:rPr>
          <w:i/>
          <w:color w:val="000000"/>
        </w:rPr>
        <w:t>Demographic Research</w:t>
      </w:r>
      <w:r>
        <w:rPr>
          <w:color w:val="000000"/>
        </w:rPr>
        <w:t xml:space="preserve"> 38</w:t>
      </w:r>
      <w:r w:rsidR="00A401B6">
        <w:rPr>
          <w:color w:val="000000"/>
        </w:rPr>
        <w:t>(25):</w:t>
      </w:r>
      <w:r>
        <w:rPr>
          <w:color w:val="000000"/>
        </w:rPr>
        <w:t xml:space="preserve"> 651–690.</w:t>
      </w:r>
      <w:r w:rsidR="00CB6DCE">
        <w:rPr>
          <w:color w:val="000000"/>
        </w:rPr>
        <w:fldChar w:fldCharType="end"/>
      </w:r>
    </w:p>
    <w:sectPr w:rsidR="00CB6DCE" w:rsidSect="00A55C7B">
      <w:pgSz w:w="11906" w:h="16838"/>
      <w:pgMar w:top="1440" w:right="1440" w:bottom="1440" w:left="1440" w:header="708" w:footer="708"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lüsener, Sebastian" w:date="2019-11-15T16:52:00Z" w:initials="KS">
    <w:p w14:paraId="763CD3A9" w14:textId="5C5047AC" w:rsidR="00626F30" w:rsidRDefault="00626F30">
      <w:pPr>
        <w:pStyle w:val="CommentText"/>
      </w:pPr>
      <w:r>
        <w:rPr>
          <w:rStyle w:val="CommentReference"/>
        </w:rPr>
        <w:annotationRef/>
      </w:r>
      <w:r>
        <w:t>Consider “might” instead of “can”</w:t>
      </w:r>
    </w:p>
  </w:comment>
  <w:comment w:id="3" w:author="Serena Pattaro" w:date="2020-01-09T15:04:00Z" w:initials="SP">
    <w:p w14:paraId="681A5ED0" w14:textId="33021214" w:rsidR="00626F30" w:rsidRDefault="00626F30">
      <w:pPr>
        <w:pStyle w:val="CommentText"/>
      </w:pPr>
      <w:r>
        <w:rPr>
          <w:rStyle w:val="CommentReference"/>
        </w:rPr>
        <w:annotationRef/>
      </w:r>
      <w:r>
        <w:t>Done</w:t>
      </w:r>
    </w:p>
  </w:comment>
  <w:comment w:id="17" w:author="Klüsener, Sebastian" w:date="2019-11-15T16:52:00Z" w:initials="KS">
    <w:p w14:paraId="09B065AB" w14:textId="68B8E771" w:rsidR="00626F30" w:rsidRDefault="00626F30">
      <w:pPr>
        <w:pStyle w:val="CommentText"/>
      </w:pPr>
      <w:r>
        <w:rPr>
          <w:rStyle w:val="CommentReference"/>
        </w:rPr>
        <w:annotationRef/>
      </w:r>
      <w:r>
        <w:t>Consider “are” instead of “is”</w:t>
      </w:r>
    </w:p>
  </w:comment>
  <w:comment w:id="18" w:author="Serena Pattaro" w:date="2020-01-09T15:07:00Z" w:initials="SP">
    <w:p w14:paraId="7AED0CB3" w14:textId="31DEDE94" w:rsidR="00626F30" w:rsidRDefault="00626F30">
      <w:pPr>
        <w:pStyle w:val="CommentText"/>
      </w:pPr>
      <w:r>
        <w:rPr>
          <w:rStyle w:val="CommentReference"/>
        </w:rPr>
        <w:annotationRef/>
      </w:r>
      <w:r>
        <w:t>Done</w:t>
      </w:r>
    </w:p>
  </w:comment>
  <w:comment w:id="25" w:author="Serena Pattaro" w:date="2020-01-09T16:03:00Z" w:initials="SP">
    <w:p w14:paraId="6582109F" w14:textId="145C70C1" w:rsidR="00626F30" w:rsidRDefault="00626F30">
      <w:pPr>
        <w:pStyle w:val="CommentText"/>
      </w:pPr>
      <w:r>
        <w:rPr>
          <w:rStyle w:val="CommentReference"/>
        </w:rPr>
        <w:annotationRef/>
      </w:r>
      <w:r>
        <w:t>Jon – can we connect this to the concept of ‘pseudo CCFR’ or say a bit more to connect this section to the concept of ‘pseudo-CCFR’ so it becomes clearer?</w:t>
      </w:r>
    </w:p>
  </w:comment>
  <w:comment w:id="32" w:author="Serena Pattaro" w:date="2020-01-09T15:44:00Z" w:initials="SP">
    <w:p w14:paraId="407BD7C9" w14:textId="6B9A6453" w:rsidR="00626F30" w:rsidRDefault="00626F30">
      <w:pPr>
        <w:pStyle w:val="CommentText"/>
      </w:pPr>
      <w:r>
        <w:rPr>
          <w:rStyle w:val="CommentReference"/>
        </w:rPr>
        <w:annotationRef/>
      </w:r>
      <w:r>
        <w:t>Jon – can you address this?</w:t>
      </w:r>
    </w:p>
  </w:comment>
  <w:comment w:id="36" w:author="Klüsener, Sebastian" w:date="2019-11-10T16:33:00Z" w:initials="KS">
    <w:p w14:paraId="594ADB91" w14:textId="520E087D" w:rsidR="00626F30" w:rsidRDefault="00626F30">
      <w:pPr>
        <w:pStyle w:val="CommentText"/>
      </w:pPr>
      <w:r>
        <w:rPr>
          <w:rStyle w:val="CommentReference"/>
        </w:rPr>
        <w:annotationRef/>
      </w:r>
      <w:r>
        <w:t>is CCFR accumulated from age 15 onward or is there no lower threshold? The formula provides the impression as if there is no lower threshold. Just to check.</w:t>
      </w:r>
    </w:p>
  </w:comment>
  <w:comment w:id="37" w:author="Serena Pattaro" w:date="2020-01-09T15:45:00Z" w:initials="SP">
    <w:p w14:paraId="626B22A6" w14:textId="702A6646" w:rsidR="00626F30" w:rsidRDefault="00626F30">
      <w:pPr>
        <w:pStyle w:val="CommentText"/>
      </w:pPr>
      <w:r>
        <w:rPr>
          <w:rStyle w:val="CommentReference"/>
        </w:rPr>
        <w:annotationRef/>
      </w:r>
      <w:r>
        <w:t>During our meeting we thought of introducing the concept of “Pseudo-CCFR”</w:t>
      </w:r>
    </w:p>
  </w:comment>
  <w:comment w:id="38" w:author="Klüsener, Sebastian" w:date="2019-11-15T16:57:00Z" w:initials="KS">
    <w:p w14:paraId="39916128" w14:textId="33D7A53B" w:rsidR="00626F30" w:rsidRDefault="00626F30">
      <w:pPr>
        <w:pStyle w:val="CommentText"/>
      </w:pPr>
      <w:r>
        <w:rPr>
          <w:rStyle w:val="CommentReference"/>
        </w:rPr>
        <w:annotationRef/>
      </w:r>
      <w:r>
        <w:t>It is very irritating that you define 1.5 as “sub-replacement fertility level” as any level below 2.05 is “sub-replacement fertility”. This has to be changed throughout the manuscript.</w:t>
      </w:r>
    </w:p>
  </w:comment>
  <w:comment w:id="39" w:author="Serena Pattaro" w:date="2020-01-09T15:46:00Z" w:initials="SP">
    <w:p w14:paraId="7D9BAA1A" w14:textId="191FBB6E" w:rsidR="00626F30" w:rsidRDefault="00626F30">
      <w:pPr>
        <w:pStyle w:val="CommentText"/>
      </w:pPr>
      <w:r>
        <w:rPr>
          <w:rStyle w:val="CommentReference"/>
        </w:rPr>
        <w:annotationRef/>
      </w:r>
      <w:r>
        <w:t>Solved</w:t>
      </w:r>
    </w:p>
  </w:comment>
  <w:comment w:id="45" w:author="Klüsener, Sebastian" w:date="2019-11-15T17:53:00Z" w:initials="KS">
    <w:p w14:paraId="535A8C33" w14:textId="4BF597BE" w:rsidR="00626F30" w:rsidRDefault="00626F30">
      <w:pPr>
        <w:pStyle w:val="CommentText"/>
      </w:pPr>
      <w:r>
        <w:rPr>
          <w:rStyle w:val="CommentReference"/>
        </w:rPr>
        <w:annotationRef/>
      </w:r>
      <w:r>
        <w:t>Please no space before or after “/”</w:t>
      </w:r>
    </w:p>
  </w:comment>
  <w:comment w:id="46" w:author="Serena Pattaro" w:date="2020-01-09T16:08:00Z" w:initials="SP">
    <w:p w14:paraId="55AB099E" w14:textId="65E5FFB9" w:rsidR="00626F30" w:rsidRDefault="00626F30">
      <w:pPr>
        <w:pStyle w:val="CommentText"/>
      </w:pPr>
      <w:r>
        <w:rPr>
          <w:rStyle w:val="CommentReference"/>
        </w:rPr>
        <w:annotationRef/>
      </w:r>
      <w:r>
        <w:t>Jon – Could you please substitute the sign “/” with “per” in the figure (four instances) to simplify this?</w:t>
      </w:r>
    </w:p>
    <w:p w14:paraId="1F889EFD" w14:textId="77777777" w:rsidR="00626F30" w:rsidRDefault="00626F30">
      <w:pPr>
        <w:pStyle w:val="CommentText"/>
      </w:pPr>
    </w:p>
    <w:p w14:paraId="73E42956" w14:textId="3E3C8318" w:rsidR="00626F30" w:rsidRDefault="00626F30">
      <w:pPr>
        <w:pStyle w:val="CommentText"/>
      </w:pPr>
      <w:r>
        <w:t>Perhaps we also need to replace (1) “Cumulative fertility schedule” with “Pseudo cumulative fertility schedule” and (2)</w:t>
      </w:r>
    </w:p>
    <w:p w14:paraId="23127874" w14:textId="77777777" w:rsidR="00626F30" w:rsidRDefault="00626F30">
      <w:pPr>
        <w:pStyle w:val="CommentText"/>
      </w:pPr>
      <w:r>
        <w:t>“Cumulative fertility of cohorts (live births per woman)” with “Pseudo cumulative fertility of cohorts (live births per woman)”.</w:t>
      </w:r>
    </w:p>
    <w:p w14:paraId="6B956A56" w14:textId="77777777" w:rsidR="00626F30" w:rsidRDefault="00626F30">
      <w:pPr>
        <w:pStyle w:val="CommentText"/>
      </w:pPr>
    </w:p>
    <w:p w14:paraId="20BE771D" w14:textId="288C649B" w:rsidR="00626F30" w:rsidRDefault="00626F30">
      <w:pPr>
        <w:pStyle w:val="CommentText"/>
      </w:pPr>
      <w:r>
        <w:t>Jon: Both x- and y-axis would probably need to be enlarged. Please check for consistency with x- and y-axis in the following figures. Labels on x-axis should be horizontal.</w:t>
      </w:r>
    </w:p>
  </w:comment>
  <w:comment w:id="66" w:author="Serena Pattaro" w:date="2020-01-09T16:18:00Z" w:initials="SP">
    <w:p w14:paraId="6DEE736D" w14:textId="4FF246CB" w:rsidR="00626F30" w:rsidRDefault="00626F30">
      <w:pPr>
        <w:pStyle w:val="CommentText"/>
      </w:pPr>
      <w:r>
        <w:rPr>
          <w:rStyle w:val="CommentReference"/>
        </w:rPr>
        <w:annotationRef/>
      </w:r>
      <w:r>
        <w:t xml:space="preserve">Joh - Should we add a note here to say that the full list of regions and corresponding colours together the list of countries included in each </w:t>
      </w:r>
      <w:proofErr w:type="gramStart"/>
      <w:r>
        <w:t>regions</w:t>
      </w:r>
      <w:proofErr w:type="gramEnd"/>
      <w:r>
        <w:t xml:space="preserve"> are provided in notes to figure 3?</w:t>
      </w:r>
    </w:p>
  </w:comment>
  <w:comment w:id="68" w:author="Klüsener, Sebastian" w:date="2019-11-10T16:40:00Z" w:initials="KS">
    <w:p w14:paraId="3018E0D2" w14:textId="02879C07" w:rsidR="00626F30" w:rsidRDefault="00626F30">
      <w:pPr>
        <w:pStyle w:val="CommentText"/>
      </w:pPr>
      <w:r>
        <w:rPr>
          <w:rStyle w:val="CommentReference"/>
        </w:rPr>
        <w:annotationRef/>
      </w:r>
      <w:r>
        <w:t xml:space="preserve">The fertility </w:t>
      </w:r>
      <w:proofErr w:type="gramStart"/>
      <w:r>
        <w:t>decline</w:t>
      </w:r>
      <w:proofErr w:type="gramEnd"/>
      <w:r>
        <w:t xml:space="preserve"> in the late 1960s was probably caused by several factors. Please reformulate to make clear that next to this factor also others might play a role.</w:t>
      </w:r>
    </w:p>
  </w:comment>
  <w:comment w:id="69" w:author="Serena Pattaro" w:date="2020-01-09T16:23:00Z" w:initials="SP">
    <w:p w14:paraId="1EFCC1B6" w14:textId="77777777" w:rsidR="00626F30" w:rsidRDefault="00626F30">
      <w:pPr>
        <w:pStyle w:val="CommentText"/>
      </w:pPr>
      <w:r>
        <w:rPr>
          <w:rStyle w:val="CommentReference"/>
        </w:rPr>
        <w:annotationRef/>
      </w:r>
      <w:r>
        <w:t>Solved</w:t>
      </w:r>
    </w:p>
    <w:p w14:paraId="4CA036C8" w14:textId="22F34080" w:rsidR="00626F30" w:rsidRDefault="00626F30">
      <w:pPr>
        <w:pStyle w:val="CommentText"/>
      </w:pPr>
      <w:r>
        <w:t>Jon- are you happy with this?</w:t>
      </w:r>
    </w:p>
  </w:comment>
  <w:comment w:id="77" w:author="Klüsener, Sebastian" w:date="2019-11-15T17:54:00Z" w:initials="KS">
    <w:p w14:paraId="55F9546C" w14:textId="2F0B0323" w:rsidR="00626F30" w:rsidRDefault="00626F30">
      <w:pPr>
        <w:pStyle w:val="CommentText"/>
      </w:pPr>
      <w:r>
        <w:rPr>
          <w:rStyle w:val="CommentReference"/>
        </w:rPr>
        <w:annotationRef/>
      </w:r>
      <w:r>
        <w:t>Please make sure that capitalization in plot annotations follows a coherent rule “Replacement Fertility”</w:t>
      </w:r>
    </w:p>
    <w:p w14:paraId="3941E807" w14:textId="77777777" w:rsidR="00626F30" w:rsidRDefault="00626F30">
      <w:pPr>
        <w:pStyle w:val="CommentText"/>
      </w:pPr>
    </w:p>
    <w:p w14:paraId="5F919B17" w14:textId="52C4A9C0" w:rsidR="00626F30" w:rsidRDefault="00626F30">
      <w:pPr>
        <w:pStyle w:val="CommentText"/>
      </w:pPr>
      <w:r>
        <w:t xml:space="preserve">The x-axis title in this plot is much smaller than in the other plots </w:t>
      </w:r>
    </w:p>
    <w:p w14:paraId="1D0DE5B6" w14:textId="77777777" w:rsidR="00626F30" w:rsidRDefault="00626F30">
      <w:pPr>
        <w:pStyle w:val="CommentText"/>
      </w:pPr>
    </w:p>
    <w:p w14:paraId="54B59999" w14:textId="0E861E12" w:rsidR="00626F30" w:rsidRDefault="00626F30">
      <w:pPr>
        <w:pStyle w:val="CommentText"/>
      </w:pPr>
      <w:r>
        <w:t>Please change “Fertility rates” to “Annual age-specific fertility rates” -</w:t>
      </w:r>
      <w:r>
        <w:sym w:font="Wingdings" w:char="F0E0"/>
      </w:r>
      <w:r>
        <w:t xml:space="preserve"> Jon- do you think that we should include this on the top bar for each subsequent figure?</w:t>
      </w:r>
    </w:p>
  </w:comment>
  <w:comment w:id="78" w:author="Serena Pattaro" w:date="2020-01-09T16:24:00Z" w:initials="SP">
    <w:p w14:paraId="57C764AF" w14:textId="2B9F556A" w:rsidR="00626F30" w:rsidRDefault="00626F30">
      <w:pPr>
        <w:pStyle w:val="CommentText"/>
      </w:pPr>
      <w:r>
        <w:rPr>
          <w:rStyle w:val="CommentReference"/>
        </w:rPr>
        <w:annotationRef/>
      </w:r>
      <w:r>
        <w:t>Jon - Could you address this point?</w:t>
      </w:r>
    </w:p>
    <w:p w14:paraId="4DE6732E" w14:textId="27B0FEB7" w:rsidR="00626F30" w:rsidRDefault="00626F30">
      <w:pPr>
        <w:pStyle w:val="CommentText"/>
      </w:pPr>
    </w:p>
    <w:p w14:paraId="4C2882E1" w14:textId="5965A97F" w:rsidR="00626F30" w:rsidRDefault="00626F30">
      <w:pPr>
        <w:pStyle w:val="CommentText"/>
      </w:pPr>
      <w:r>
        <w:t>I have also a few additional points:</w:t>
      </w:r>
    </w:p>
    <w:p w14:paraId="2C244ED8" w14:textId="5A429DF2" w:rsidR="00626F30" w:rsidRDefault="00626F30">
      <w:pPr>
        <w:pStyle w:val="CommentText"/>
      </w:pPr>
    </w:p>
    <w:p w14:paraId="657361FD" w14:textId="727A81FF" w:rsidR="00626F30" w:rsidRDefault="00626F30" w:rsidP="00F34C20">
      <w:pPr>
        <w:pStyle w:val="CommentText"/>
      </w:pPr>
      <w:r w:rsidRPr="00F34C20">
        <w:rPr>
          <w:u w:val="single"/>
        </w:rPr>
        <w:t>Point 1:</w:t>
      </w:r>
      <w:r>
        <w:t xml:space="preserve"> Could you also replace “(c) Composite” with “(c) Composite plot” (in panel c) and</w:t>
      </w:r>
    </w:p>
    <w:p w14:paraId="313A4963" w14:textId="1E2DA2F5" w:rsidR="00626F30" w:rsidRDefault="00626F30">
      <w:pPr>
        <w:pStyle w:val="CommentText"/>
      </w:pPr>
      <w:r>
        <w:t>“1.5 children/woman contour” with “1.5 children per woman contour” (in panel b)?</w:t>
      </w:r>
    </w:p>
    <w:p w14:paraId="15492343" w14:textId="77777777" w:rsidR="00626F30" w:rsidRDefault="00626F30">
      <w:pPr>
        <w:pStyle w:val="CommentText"/>
      </w:pPr>
    </w:p>
    <w:p w14:paraId="52E88C5A" w14:textId="72EA2CDB" w:rsidR="00626F30" w:rsidRDefault="00626F30">
      <w:pPr>
        <w:pStyle w:val="CommentText"/>
      </w:pPr>
      <w:r w:rsidRPr="00F34C20">
        <w:rPr>
          <w:u w:val="single"/>
        </w:rPr>
        <w:t>Point</w:t>
      </w:r>
      <w:r>
        <w:rPr>
          <w:u w:val="single"/>
        </w:rPr>
        <w:t xml:space="preserve"> </w:t>
      </w:r>
      <w:r w:rsidRPr="00F34C20">
        <w:rPr>
          <w:u w:val="single"/>
        </w:rPr>
        <w:t>2:</w:t>
      </w:r>
      <w:r>
        <w:t xml:space="preserve"> Do we need to change wording to include ‘pseudo cumulative fertility’?</w:t>
      </w:r>
    </w:p>
    <w:p w14:paraId="3B3D5D8C" w14:textId="77777777" w:rsidR="00626F30" w:rsidRDefault="00626F30">
      <w:pPr>
        <w:pStyle w:val="CommentText"/>
      </w:pPr>
    </w:p>
    <w:p w14:paraId="7117ADB5" w14:textId="0FDFD7F8" w:rsidR="00626F30" w:rsidRDefault="00626F30">
      <w:pPr>
        <w:pStyle w:val="CommentText"/>
        <w:rPr>
          <w:u w:val="single"/>
        </w:rPr>
      </w:pPr>
      <w:r w:rsidRPr="00F34C20">
        <w:rPr>
          <w:u w:val="single"/>
        </w:rPr>
        <w:t xml:space="preserve">Point 3: </w:t>
      </w:r>
      <w:r w:rsidRPr="00F34C20">
        <w:t>Is it at all possible to reduce the blank space between the title of figure 1b and the figure itself?</w:t>
      </w:r>
      <w:r>
        <w:t xml:space="preserve"> </w:t>
      </w:r>
      <w:proofErr w:type="gramStart"/>
      <w:r>
        <w:t>So</w:t>
      </w:r>
      <w:proofErr w:type="gramEnd"/>
      <w:r>
        <w:t xml:space="preserve"> we have space to include notes to the figure.</w:t>
      </w:r>
    </w:p>
    <w:p w14:paraId="390C4D44" w14:textId="77777777" w:rsidR="00626F30" w:rsidRDefault="00626F30">
      <w:pPr>
        <w:pStyle w:val="CommentText"/>
        <w:rPr>
          <w:u w:val="single"/>
        </w:rPr>
      </w:pPr>
    </w:p>
    <w:p w14:paraId="4547DDDB" w14:textId="49A91A69" w:rsidR="00626F30" w:rsidRPr="00F34C20" w:rsidRDefault="00626F30">
      <w:pPr>
        <w:pStyle w:val="CommentText"/>
      </w:pPr>
      <w:r>
        <w:rPr>
          <w:u w:val="single"/>
        </w:rPr>
        <w:t xml:space="preserve">Point 4: </w:t>
      </w:r>
      <w:r w:rsidRPr="00F34C20">
        <w:t>The font on x-axis should be enlarged, accordingly with font selected for other figures.</w:t>
      </w:r>
    </w:p>
  </w:comment>
  <w:comment w:id="82" w:author="Klüsener, Sebastian" w:date="2019-11-15T18:06:00Z" w:initials="KS">
    <w:p w14:paraId="5E2728D3" w14:textId="77777777" w:rsidR="00626F30" w:rsidRDefault="00626F30" w:rsidP="00DE6268">
      <w:pPr>
        <w:pStyle w:val="CommentText"/>
      </w:pPr>
      <w:r>
        <w:rPr>
          <w:rStyle w:val="CommentReference"/>
        </w:rPr>
        <w:annotationRef/>
      </w:r>
      <w:r>
        <w:t xml:space="preserve">Better slightly reformulate to state here what the </w:t>
      </w:r>
      <w:proofErr w:type="spellStart"/>
      <w:r>
        <w:t>colors</w:t>
      </w:r>
      <w:proofErr w:type="spellEnd"/>
      <w:r>
        <w:t xml:space="preserve"> in the plot </w:t>
      </w:r>
      <w:proofErr w:type="gramStart"/>
      <w:r>
        <w:t>actually represent</w:t>
      </w:r>
      <w:proofErr w:type="gramEnd"/>
      <w:r>
        <w:t xml:space="preserve"> and that the legend on top provides information which </w:t>
      </w:r>
      <w:proofErr w:type="spellStart"/>
      <w:r>
        <w:t>color</w:t>
      </w:r>
      <w:proofErr w:type="spellEnd"/>
      <w:r>
        <w:t xml:space="preserve"> refers to which level.</w:t>
      </w:r>
    </w:p>
  </w:comment>
  <w:comment w:id="100" w:author="Klüsener, Sebastian" w:date="2019-11-15T17:49:00Z" w:initials="KS">
    <w:p w14:paraId="3BE4CC15" w14:textId="441F001B" w:rsidR="00626F30" w:rsidRDefault="00626F30">
      <w:pPr>
        <w:pStyle w:val="CommentText"/>
      </w:pPr>
      <w:r>
        <w:rPr>
          <w:rStyle w:val="CommentReference"/>
        </w:rPr>
        <w:annotationRef/>
      </w:r>
      <w:r>
        <w:t>I find this still quite speculative. If for whatever reason there is a trend change towards higher fertility among the later cohorts, this would not be visible in the contour plot (or only if you are talking about the immediately following cohort). The tendencies you are speculating about might be more visible if more contour lines of lower fertility levels are shown as well. I would rather skip this speculation.</w:t>
      </w:r>
    </w:p>
  </w:comment>
  <w:comment w:id="106" w:author="Klüsener, Sebastian" w:date="2019-11-15T17:56:00Z" w:initials="KS">
    <w:p w14:paraId="21939377" w14:textId="15D4C411" w:rsidR="00626F30" w:rsidRDefault="00626F30">
      <w:pPr>
        <w:pStyle w:val="CommentText"/>
      </w:pPr>
      <w:r>
        <w:rPr>
          <w:rStyle w:val="CommentReference"/>
        </w:rPr>
        <w:annotationRef/>
      </w:r>
      <w:r>
        <w:t>Please choose a more meaningful title for this plot: e.g. Comparison of fertility trends in West and East Germany</w:t>
      </w:r>
    </w:p>
  </w:comment>
  <w:comment w:id="107" w:author="Serena Pattaro" w:date="2020-01-09T16:35:00Z" w:initials="SP">
    <w:p w14:paraId="7DD8B925" w14:textId="65C207EF" w:rsidR="00626F30" w:rsidRDefault="00626F30">
      <w:pPr>
        <w:pStyle w:val="CommentText"/>
      </w:pPr>
      <w:r>
        <w:rPr>
          <w:rStyle w:val="CommentReference"/>
        </w:rPr>
        <w:annotationRef/>
      </w:r>
      <w:r>
        <w:t>Done</w:t>
      </w:r>
    </w:p>
  </w:comment>
  <w:comment w:id="110" w:author="Klüsener, Sebastian" w:date="2019-11-15T17:54:00Z" w:initials="KS">
    <w:p w14:paraId="177251AF" w14:textId="013D9907" w:rsidR="00626F30" w:rsidRDefault="00626F30">
      <w:pPr>
        <w:pStyle w:val="CommentText"/>
      </w:pPr>
      <w:r>
        <w:rPr>
          <w:rStyle w:val="CommentReference"/>
        </w:rPr>
        <w:annotationRef/>
      </w:r>
      <w:r>
        <w:t>On this second and all other plots you can put this information in a note</w:t>
      </w:r>
    </w:p>
  </w:comment>
  <w:comment w:id="111" w:author="Serena Pattaro" w:date="2020-01-09T16:44:00Z" w:initials="SP">
    <w:p w14:paraId="7363F3D3" w14:textId="0ECD7EC3" w:rsidR="00626F30" w:rsidRDefault="00626F30">
      <w:pPr>
        <w:pStyle w:val="CommentText"/>
      </w:pPr>
      <w:r>
        <w:rPr>
          <w:rStyle w:val="CommentReference"/>
        </w:rPr>
        <w:annotationRef/>
      </w:r>
      <w:r>
        <w:t>I have changed this also for figure 1b and following figures.</w:t>
      </w:r>
    </w:p>
  </w:comment>
  <w:comment w:id="112" w:author="Klüsener, Sebastian" w:date="2019-11-15T18:04:00Z" w:initials="KS">
    <w:p w14:paraId="6490CE28" w14:textId="2D67067A" w:rsidR="00626F30" w:rsidRDefault="00626F30">
      <w:pPr>
        <w:pStyle w:val="CommentText"/>
      </w:pPr>
      <w:r>
        <w:rPr>
          <w:rStyle w:val="CommentReference"/>
        </w:rPr>
        <w:annotationRef/>
      </w:r>
      <w:r>
        <w:t>The comparison of Germany East and Germany West would be easier if also a clean plot without annotation is included for Germany, East. For that reason, I would prefer if the plot would contain three sub-plots: 1. Germany, East (with annotations), 2. Germany, East (clean), 3. Germany, West (clean)</w:t>
      </w:r>
    </w:p>
    <w:p w14:paraId="33D2E7DE" w14:textId="77777777" w:rsidR="00626F30" w:rsidRDefault="00626F30">
      <w:pPr>
        <w:pStyle w:val="CommentText"/>
      </w:pPr>
    </w:p>
    <w:p w14:paraId="50005038" w14:textId="49AF8387" w:rsidR="00626F30" w:rsidRDefault="00626F30">
      <w:pPr>
        <w:pStyle w:val="CommentText"/>
      </w:pPr>
      <w:r>
        <w:t xml:space="preserve">Capitalisation in axis titles should be coherent (“Age in years”, “Birth </w:t>
      </w:r>
      <w:r w:rsidRPr="00F041D7">
        <w:rPr>
          <w:highlight w:val="yellow"/>
        </w:rPr>
        <w:t>Y</w:t>
      </w:r>
      <w:r>
        <w:t>ear”). Please also provide the years (labels) on the x-axis in horizontal form.</w:t>
      </w:r>
    </w:p>
    <w:p w14:paraId="6E4C6533" w14:textId="434267CF" w:rsidR="00626F30" w:rsidRDefault="00626F30">
      <w:pPr>
        <w:pStyle w:val="CommentText"/>
      </w:pPr>
    </w:p>
  </w:comment>
  <w:comment w:id="113" w:author="Serena Pattaro" w:date="2020-01-09T16:51:00Z" w:initials="SP">
    <w:p w14:paraId="7332489B" w14:textId="725E7D8F" w:rsidR="00626F30" w:rsidRDefault="00626F30">
      <w:pPr>
        <w:pStyle w:val="CommentText"/>
      </w:pPr>
      <w:r>
        <w:rPr>
          <w:rStyle w:val="CommentReference"/>
        </w:rPr>
        <w:annotationRef/>
      </w:r>
      <w:r>
        <w:t>Jon – Could you address this?</w:t>
      </w:r>
    </w:p>
    <w:p w14:paraId="10B5B440" w14:textId="77777777" w:rsidR="00626F30" w:rsidRDefault="00626F30">
      <w:pPr>
        <w:pStyle w:val="CommentText"/>
      </w:pPr>
    </w:p>
    <w:p w14:paraId="5EB195B3" w14:textId="77777777" w:rsidR="00626F30" w:rsidRDefault="00626F30">
      <w:pPr>
        <w:pStyle w:val="CommentText"/>
      </w:pPr>
      <w:r>
        <w:t>Jon - There is the following text outside the figure (on the top): “Replacement fertility lost 1938 cohort”. Could this be moved back into the figure?</w:t>
      </w:r>
    </w:p>
    <w:p w14:paraId="59CECBB8" w14:textId="77777777" w:rsidR="00626F30" w:rsidRDefault="00626F30">
      <w:pPr>
        <w:pStyle w:val="CommentText"/>
      </w:pPr>
    </w:p>
    <w:p w14:paraId="7EA8FD4A" w14:textId="0B265D1D" w:rsidR="00626F30" w:rsidRDefault="00626F30">
      <w:pPr>
        <w:pStyle w:val="CommentText"/>
      </w:pPr>
    </w:p>
  </w:comment>
  <w:comment w:id="116" w:author="Klüsener, Sebastian" w:date="2019-11-15T18:06:00Z" w:initials="KS">
    <w:p w14:paraId="5DED5A49" w14:textId="77777777" w:rsidR="00626F30" w:rsidRDefault="00626F30" w:rsidP="00DE6268">
      <w:pPr>
        <w:pStyle w:val="CommentText"/>
      </w:pPr>
      <w:r>
        <w:rPr>
          <w:rStyle w:val="CommentReference"/>
        </w:rPr>
        <w:annotationRef/>
      </w:r>
      <w:r>
        <w:t xml:space="preserve">Better slightly reformulate to state here what the </w:t>
      </w:r>
      <w:proofErr w:type="spellStart"/>
      <w:r>
        <w:t>colors</w:t>
      </w:r>
      <w:proofErr w:type="spellEnd"/>
      <w:r>
        <w:t xml:space="preserve"> in the plot </w:t>
      </w:r>
      <w:proofErr w:type="gramStart"/>
      <w:r>
        <w:t>actually represent</w:t>
      </w:r>
      <w:proofErr w:type="gramEnd"/>
      <w:r>
        <w:t xml:space="preserve"> and that the legend on top provides information which </w:t>
      </w:r>
      <w:proofErr w:type="spellStart"/>
      <w:r>
        <w:t>color</w:t>
      </w:r>
      <w:proofErr w:type="spellEnd"/>
      <w:r>
        <w:t xml:space="preserve"> refers to which level.</w:t>
      </w:r>
    </w:p>
  </w:comment>
  <w:comment w:id="117" w:author="Serena Pattaro" w:date="2020-01-09T17:02:00Z" w:initials="SP">
    <w:p w14:paraId="3497B4B4" w14:textId="77777777" w:rsidR="00626F30" w:rsidRDefault="00626F30">
      <w:pPr>
        <w:pStyle w:val="CommentText"/>
      </w:pPr>
      <w:r>
        <w:rPr>
          <w:rStyle w:val="CommentReference"/>
        </w:rPr>
        <w:annotationRef/>
      </w:r>
      <w:r>
        <w:t>I am not sure how to address this.</w:t>
      </w:r>
    </w:p>
    <w:p w14:paraId="30441A36" w14:textId="0E0E4AF9" w:rsidR="00626F30" w:rsidRDefault="00626F30">
      <w:pPr>
        <w:pStyle w:val="CommentText"/>
      </w:pPr>
      <w:r>
        <w:t>Jon – Do you have any suggestions?</w:t>
      </w:r>
    </w:p>
  </w:comment>
  <w:comment w:id="121" w:author="Klüsener, Sebastian" w:date="2019-11-15T18:04:00Z" w:initials="KS">
    <w:p w14:paraId="48948A3C" w14:textId="77777777" w:rsidR="00626F30" w:rsidRDefault="00626F30">
      <w:pPr>
        <w:pStyle w:val="CommentText"/>
      </w:pPr>
      <w:r>
        <w:rPr>
          <w:rStyle w:val="CommentReference"/>
        </w:rPr>
        <w:annotationRef/>
      </w:r>
      <w:r>
        <w:t>In case the contour lines are also derived from earlier years not shown in the plot, please add a note related to this.</w:t>
      </w:r>
    </w:p>
    <w:p w14:paraId="5163655F" w14:textId="77777777" w:rsidR="00626F30" w:rsidRDefault="00626F30">
      <w:pPr>
        <w:pStyle w:val="CommentText"/>
      </w:pPr>
    </w:p>
    <w:p w14:paraId="03CA791E" w14:textId="172387A7" w:rsidR="00626F30" w:rsidRDefault="00626F30">
      <w:pPr>
        <w:pStyle w:val="CommentText"/>
      </w:pPr>
      <w:r>
        <w:t>Also the instruction notes are missing that explain what is actually displayed (ASFRs and cohort fertility contour lines). These could be copied from Figure 3.</w:t>
      </w:r>
    </w:p>
  </w:comment>
  <w:comment w:id="122" w:author="Serena Pattaro" w:date="2020-01-09T17:03:00Z" w:initials="SP">
    <w:p w14:paraId="00FCDA8C" w14:textId="77777777" w:rsidR="00626F30" w:rsidRDefault="00626F30">
      <w:pPr>
        <w:pStyle w:val="CommentText"/>
      </w:pPr>
      <w:r>
        <w:rPr>
          <w:rStyle w:val="CommentReference"/>
        </w:rPr>
        <w:annotationRef/>
      </w:r>
      <w:r>
        <w:t>I had it a go at this.</w:t>
      </w:r>
    </w:p>
    <w:p w14:paraId="5750CB51" w14:textId="4D6D8AF0" w:rsidR="00626F30" w:rsidRDefault="00626F30">
      <w:pPr>
        <w:pStyle w:val="CommentText"/>
      </w:pPr>
      <w:r>
        <w:t>Jon – do you have any other suggestions?</w:t>
      </w:r>
    </w:p>
  </w:comment>
  <w:comment w:id="126" w:author="Klüsener, Sebastian" w:date="2019-11-10T16:59:00Z" w:initials="KS">
    <w:p w14:paraId="1402A2A1" w14:textId="66F8A3D6" w:rsidR="00626F30" w:rsidRDefault="00626F30">
      <w:pPr>
        <w:pStyle w:val="CommentText"/>
      </w:pPr>
      <w:r>
        <w:rPr>
          <w:rStyle w:val="CommentReference"/>
        </w:rPr>
        <w:annotationRef/>
      </w:r>
      <w:r>
        <w:t xml:space="preserve">While reading, I first thought that “these changes” refers to what happened after 1989. But actually you are referring here to the whole period for which data are available. Please make this more clear in the text. </w:t>
      </w:r>
    </w:p>
  </w:comment>
  <w:comment w:id="127" w:author="Serena Pattaro" w:date="2020-01-09T17:06:00Z" w:initials="SP">
    <w:p w14:paraId="7FDD157D" w14:textId="06017B26" w:rsidR="00626F30" w:rsidRDefault="00626F30">
      <w:pPr>
        <w:pStyle w:val="CommentText"/>
      </w:pPr>
      <w:r>
        <w:rPr>
          <w:rStyle w:val="CommentReference"/>
        </w:rPr>
        <w:annotationRef/>
      </w:r>
      <w:r>
        <w:t>Solved</w:t>
      </w:r>
    </w:p>
  </w:comment>
  <w:comment w:id="141" w:author="Klüsener, Sebastian" w:date="2019-11-10T17:30:00Z" w:initials="KS">
    <w:p w14:paraId="5EEFC68F" w14:textId="77777777" w:rsidR="00626F30" w:rsidRDefault="00626F30">
      <w:pPr>
        <w:pStyle w:val="CommentText"/>
      </w:pPr>
      <w:r>
        <w:rPr>
          <w:rStyle w:val="CommentReference"/>
        </w:rPr>
        <w:annotationRef/>
      </w:r>
    </w:p>
    <w:p w14:paraId="655C4D24" w14:textId="503262EE" w:rsidR="00626F30" w:rsidRDefault="00626F30">
      <w:pPr>
        <w:pStyle w:val="CommentText"/>
      </w:pPr>
      <w:r>
        <w:t xml:space="preserve">Please try to avoid the diagonal </w:t>
      </w:r>
      <w:proofErr w:type="spellStart"/>
      <w:r>
        <w:t>semitransparent</w:t>
      </w:r>
      <w:proofErr w:type="spellEnd"/>
      <w:r>
        <w:t xml:space="preserve"> polygon indicating the period of more rapid decline as it is not visible under the white area. Perhaps it is enough to take that white-</w:t>
      </w:r>
      <w:proofErr w:type="gramStart"/>
      <w:r>
        <w:t>shaded  element</w:t>
      </w:r>
      <w:proofErr w:type="gramEnd"/>
      <w:r>
        <w:t xml:space="preserve"> and simply point the arrow in the area were most decline occurred. </w:t>
      </w:r>
    </w:p>
    <w:p w14:paraId="4EAAE495" w14:textId="77777777" w:rsidR="00626F30" w:rsidRDefault="00626F30">
      <w:pPr>
        <w:pStyle w:val="CommentText"/>
      </w:pPr>
    </w:p>
    <w:p w14:paraId="195DC8A6" w14:textId="2FA139FC" w:rsidR="00626F30" w:rsidRDefault="00626F30">
      <w:pPr>
        <w:pStyle w:val="CommentText"/>
      </w:pPr>
      <w:r>
        <w:t>Please provide the years on the x-axis in horizontal form.</w:t>
      </w:r>
    </w:p>
  </w:comment>
  <w:comment w:id="142" w:author="Serena Pattaro" w:date="2020-01-09T17:11:00Z" w:initials="SP">
    <w:p w14:paraId="6EED8E28" w14:textId="77777777" w:rsidR="00626F30" w:rsidRDefault="00626F30">
      <w:pPr>
        <w:pStyle w:val="CommentText"/>
      </w:pPr>
      <w:r>
        <w:rPr>
          <w:rStyle w:val="CommentReference"/>
        </w:rPr>
        <w:annotationRef/>
      </w:r>
      <w:r>
        <w:t>For Jon to be addressed.</w:t>
      </w:r>
    </w:p>
    <w:p w14:paraId="4B0F55CE" w14:textId="77777777" w:rsidR="00626F30" w:rsidRDefault="00626F30">
      <w:pPr>
        <w:pStyle w:val="CommentText"/>
      </w:pPr>
    </w:p>
    <w:p w14:paraId="45D9A80B" w14:textId="47276298" w:rsidR="00626F30" w:rsidRDefault="00626F30">
      <w:pPr>
        <w:pStyle w:val="CommentText"/>
      </w:pPr>
      <w:r>
        <w:t>Please note that labels on x-axis should be horizontal.</w:t>
      </w:r>
    </w:p>
  </w:comment>
  <w:comment w:id="145" w:author="Klüsener, Sebastian" w:date="2019-11-15T18:06:00Z" w:initials="KS">
    <w:p w14:paraId="38BDD072" w14:textId="77777777" w:rsidR="00626F30" w:rsidRDefault="00626F30" w:rsidP="00FC390E">
      <w:pPr>
        <w:pStyle w:val="CommentText"/>
      </w:pPr>
      <w:r>
        <w:rPr>
          <w:rStyle w:val="CommentReference"/>
        </w:rPr>
        <w:annotationRef/>
      </w:r>
      <w:r>
        <w:t xml:space="preserve">Better slightly reformulate to state here what the </w:t>
      </w:r>
      <w:proofErr w:type="spellStart"/>
      <w:r>
        <w:t>colors</w:t>
      </w:r>
      <w:proofErr w:type="spellEnd"/>
      <w:r>
        <w:t xml:space="preserve"> in the plot </w:t>
      </w:r>
      <w:proofErr w:type="gramStart"/>
      <w:r>
        <w:t>actually represent</w:t>
      </w:r>
      <w:proofErr w:type="gramEnd"/>
      <w:r>
        <w:t xml:space="preserve"> and that the legend on top provides information which </w:t>
      </w:r>
      <w:proofErr w:type="spellStart"/>
      <w:r>
        <w:t>color</w:t>
      </w:r>
      <w:proofErr w:type="spellEnd"/>
      <w:r>
        <w:t xml:space="preserve"> refers to which level.</w:t>
      </w:r>
    </w:p>
  </w:comment>
  <w:comment w:id="146" w:author="Serena Pattaro" w:date="2020-01-09T17:02:00Z" w:initials="SP">
    <w:p w14:paraId="64F26733" w14:textId="77777777" w:rsidR="00626F30" w:rsidRDefault="00626F30" w:rsidP="00FC390E">
      <w:pPr>
        <w:pStyle w:val="CommentText"/>
      </w:pPr>
      <w:r>
        <w:rPr>
          <w:rStyle w:val="CommentReference"/>
        </w:rPr>
        <w:annotationRef/>
      </w:r>
      <w:r>
        <w:t>I am not sure how to address this.</w:t>
      </w:r>
    </w:p>
    <w:p w14:paraId="426DFBCD" w14:textId="77777777" w:rsidR="00626F30" w:rsidRDefault="00626F30" w:rsidP="00FC390E">
      <w:pPr>
        <w:pStyle w:val="CommentText"/>
      </w:pPr>
      <w:r>
        <w:t>Jon – any suggestions?</w:t>
      </w:r>
    </w:p>
  </w:comment>
  <w:comment w:id="148" w:author="Klüsener, Sebastian" w:date="2019-11-10T17:44:00Z" w:initials="KS">
    <w:p w14:paraId="61ED92F4" w14:textId="1F38F86F" w:rsidR="00626F30" w:rsidRDefault="00626F30">
      <w:pPr>
        <w:pStyle w:val="CommentText"/>
      </w:pPr>
      <w:r>
        <w:rPr>
          <w:rStyle w:val="CommentReference"/>
        </w:rPr>
        <w:annotationRef/>
      </w:r>
      <w:r>
        <w:t xml:space="preserve">In case the contour lines are also derived from earlier years not shown in the plot (for Norway and the US this is </w:t>
      </w:r>
      <w:proofErr w:type="gramStart"/>
      <w:r>
        <w:t>definitely the</w:t>
      </w:r>
      <w:proofErr w:type="gramEnd"/>
      <w:r>
        <w:t xml:space="preserve"> case), please add a note related to this. </w:t>
      </w:r>
      <w:r w:rsidRPr="00FC390E">
        <w:rPr>
          <w:highlight w:val="yellow"/>
        </w:rPr>
        <w:t>(FOR JON</w:t>
      </w:r>
      <w:r>
        <w:rPr>
          <w:highlight w:val="yellow"/>
        </w:rPr>
        <w:t xml:space="preserve"> TO ADDRESS</w:t>
      </w:r>
      <w:r w:rsidRPr="00FC390E">
        <w:rPr>
          <w:highlight w:val="yellow"/>
        </w:rPr>
        <w:t>)</w:t>
      </w:r>
    </w:p>
    <w:p w14:paraId="27FF70B1" w14:textId="77777777" w:rsidR="00626F30" w:rsidRDefault="00626F30">
      <w:pPr>
        <w:pStyle w:val="CommentText"/>
      </w:pPr>
    </w:p>
    <w:p w14:paraId="58A3E334" w14:textId="6486D0D3" w:rsidR="00626F30" w:rsidRDefault="00626F30">
      <w:pPr>
        <w:pStyle w:val="CommentText"/>
      </w:pPr>
      <w:r>
        <w:t>Also the instruction notes are missing that explain what is actually displayed (ASFRs and cohort fertility contour lines). These could be copied from Figure 3.</w:t>
      </w:r>
    </w:p>
    <w:p w14:paraId="7530E1F1" w14:textId="4B8422F3" w:rsidR="00626F30" w:rsidRDefault="00626F30">
      <w:pPr>
        <w:pStyle w:val="CommentText"/>
      </w:pPr>
      <w:r w:rsidRPr="00FC390E">
        <w:rPr>
          <w:highlight w:val="yellow"/>
        </w:rPr>
        <w:t>SERENA – DONE.</w:t>
      </w:r>
    </w:p>
  </w:comment>
  <w:comment w:id="152" w:author="Klüsener, Sebastian" w:date="2019-11-10T17:03:00Z" w:initials="KS">
    <w:p w14:paraId="1DA48868" w14:textId="3322DFA2" w:rsidR="00626F30" w:rsidRDefault="00626F30">
      <w:pPr>
        <w:pStyle w:val="CommentText"/>
      </w:pPr>
      <w:r>
        <w:rPr>
          <w:rStyle w:val="CommentReference"/>
        </w:rPr>
        <w:annotationRef/>
      </w:r>
      <w:r>
        <w:t>I would combine this paragraph with the preceding one.</w:t>
      </w:r>
    </w:p>
  </w:comment>
  <w:comment w:id="153" w:author="Serena Pattaro" w:date="2020-01-09T17:15:00Z" w:initials="SP">
    <w:p w14:paraId="5E8A05E9" w14:textId="389DB707" w:rsidR="00626F30" w:rsidRDefault="00626F30">
      <w:pPr>
        <w:pStyle w:val="CommentText"/>
      </w:pPr>
      <w:r>
        <w:rPr>
          <w:rStyle w:val="CommentReference"/>
        </w:rPr>
        <w:annotationRef/>
      </w:r>
      <w:r>
        <w:t>Done.</w:t>
      </w:r>
    </w:p>
  </w:comment>
  <w:comment w:id="155" w:author="Klüsener, Sebastian" w:date="2019-11-10T17:06:00Z" w:initials="KS">
    <w:p w14:paraId="64A4361A" w14:textId="0ED7BD4B" w:rsidR="00626F30" w:rsidRDefault="00626F30">
      <w:pPr>
        <w:pStyle w:val="CommentText"/>
      </w:pPr>
      <w:r>
        <w:rPr>
          <w:rStyle w:val="CommentReference"/>
        </w:rPr>
        <w:annotationRef/>
      </w:r>
      <w:r>
        <w:t>I would either move this sentence to the preceding paragraph as it still deals with Norway. Or I would add “Norway” somewhere in this sentence to make clear that this sentence is about Norway.</w:t>
      </w:r>
    </w:p>
  </w:comment>
  <w:comment w:id="156" w:author="Serena Pattaro" w:date="2020-01-09T17:16:00Z" w:initials="SP">
    <w:p w14:paraId="343F2ED4" w14:textId="406BF503" w:rsidR="00626F30" w:rsidRDefault="00626F30">
      <w:pPr>
        <w:pStyle w:val="CommentText"/>
      </w:pPr>
      <w:r>
        <w:rPr>
          <w:rStyle w:val="CommentReference"/>
        </w:rPr>
        <w:annotationRef/>
      </w:r>
      <w:r>
        <w:t>Done.</w:t>
      </w:r>
    </w:p>
  </w:comment>
  <w:comment w:id="158" w:author="Klüsener, Sebastian" w:date="2019-11-10T17:14:00Z" w:initials="KS">
    <w:p w14:paraId="3CDB0040" w14:textId="7C8AFBAF" w:rsidR="00626F30" w:rsidRDefault="00626F30">
      <w:pPr>
        <w:pStyle w:val="CommentText"/>
      </w:pPr>
      <w:r>
        <w:rPr>
          <w:rStyle w:val="CommentReference"/>
        </w:rPr>
        <w:annotationRef/>
      </w:r>
      <w:r>
        <w:t>I would also assume this based on the trends, but I would not link it to the age 43 aspect, but rather to developments that one is already seeing among younger cohorts. If we would see massive trend changes at younger cohorts, we might expect the contour line to go down again, even though it has recently gone upwards.</w:t>
      </w:r>
    </w:p>
  </w:comment>
  <w:comment w:id="159" w:author="Serena Pattaro" w:date="2020-01-09T17:30:00Z" w:initials="SP">
    <w:p w14:paraId="0E4D5F52" w14:textId="6637DF18" w:rsidR="00626F30" w:rsidRDefault="00626F30">
      <w:pPr>
        <w:pStyle w:val="CommentText"/>
      </w:pPr>
      <w:r>
        <w:rPr>
          <w:rStyle w:val="CommentReference"/>
        </w:rPr>
        <w:annotationRef/>
      </w:r>
      <w:r>
        <w:t>Done.</w:t>
      </w:r>
    </w:p>
  </w:comment>
  <w:comment w:id="167" w:author="Klüsener, Sebastian" w:date="2019-11-10T17:49:00Z" w:initials="KS">
    <w:p w14:paraId="58271C6B" w14:textId="508F08C4" w:rsidR="00626F30" w:rsidRDefault="00626F30">
      <w:pPr>
        <w:pStyle w:val="CommentText"/>
      </w:pPr>
      <w:r>
        <w:rPr>
          <w:rStyle w:val="CommentReference"/>
        </w:rPr>
        <w:annotationRef/>
      </w:r>
      <w:r>
        <w:t>Please also provide here information how you ordered the countries.</w:t>
      </w:r>
    </w:p>
  </w:comment>
  <w:comment w:id="168" w:author="Serena Pattaro" w:date="2020-01-09T17:35:00Z" w:initials="SP">
    <w:p w14:paraId="5EE3CA6C" w14:textId="666E25DC" w:rsidR="00626F30" w:rsidRDefault="00626F30">
      <w:pPr>
        <w:pStyle w:val="CommentText"/>
      </w:pPr>
      <w:r>
        <w:rPr>
          <w:rStyle w:val="CommentReference"/>
        </w:rPr>
        <w:annotationRef/>
      </w:r>
      <w:r>
        <w:t>Jon - can you check whether this is correct?</w:t>
      </w:r>
    </w:p>
  </w:comment>
  <w:comment w:id="191" w:author="Klüsener, Sebastian" w:date="2019-11-10T17:19:00Z" w:initials="KS">
    <w:p w14:paraId="5AC696D3" w14:textId="1F4CA0DA" w:rsidR="00626F30" w:rsidRDefault="00626F30">
      <w:pPr>
        <w:pStyle w:val="CommentText"/>
      </w:pPr>
      <w:r>
        <w:rPr>
          <w:rStyle w:val="CommentReference"/>
        </w:rPr>
        <w:annotationRef/>
      </w:r>
      <w:r>
        <w:t>I assume with “more elevated” you mean “more pronounced”. If this is the case, the use of “elevated” is a bit irritating at least for me as a non-native reader.</w:t>
      </w:r>
    </w:p>
  </w:comment>
  <w:comment w:id="192" w:author="Serena Pattaro" w:date="2020-01-09T17:40:00Z" w:initials="SP">
    <w:p w14:paraId="665A0AF2" w14:textId="1B1A8F87" w:rsidR="00626F30" w:rsidRDefault="00626F30">
      <w:pPr>
        <w:pStyle w:val="CommentText"/>
      </w:pPr>
      <w:r>
        <w:rPr>
          <w:rStyle w:val="CommentReference"/>
        </w:rPr>
        <w:annotationRef/>
      </w:r>
      <w:r>
        <w:t>Done.</w:t>
      </w:r>
    </w:p>
  </w:comment>
  <w:comment w:id="203" w:author="Klüsener, Sebastian" w:date="2019-11-15T18:06:00Z" w:initials="KS">
    <w:p w14:paraId="23BBD06F" w14:textId="1FD9682F" w:rsidR="00626F30" w:rsidRDefault="00626F30">
      <w:pPr>
        <w:pStyle w:val="CommentText"/>
      </w:pPr>
      <w:r>
        <w:rPr>
          <w:rStyle w:val="CommentReference"/>
        </w:rPr>
        <w:annotationRef/>
      </w:r>
      <w:r>
        <w:t xml:space="preserve">Better slightly reformulate to state here what the </w:t>
      </w:r>
      <w:proofErr w:type="spellStart"/>
      <w:r>
        <w:t>colors</w:t>
      </w:r>
      <w:proofErr w:type="spellEnd"/>
      <w:r>
        <w:t xml:space="preserve"> in the plot </w:t>
      </w:r>
      <w:proofErr w:type="gramStart"/>
      <w:r>
        <w:t>actually represent</w:t>
      </w:r>
      <w:proofErr w:type="gramEnd"/>
      <w:r>
        <w:t xml:space="preserve"> and that the legend on top provides information which </w:t>
      </w:r>
      <w:proofErr w:type="spellStart"/>
      <w:r>
        <w:t>color</w:t>
      </w:r>
      <w:proofErr w:type="spellEnd"/>
      <w:r>
        <w:t xml:space="preserve"> refers to which level.</w:t>
      </w:r>
    </w:p>
  </w:comment>
  <w:comment w:id="204" w:author="Serena Pattaro" w:date="2020-01-09T17:42:00Z" w:initials="SP">
    <w:p w14:paraId="2A465AAC" w14:textId="718C6D04" w:rsidR="00626F30" w:rsidRDefault="00626F30">
      <w:pPr>
        <w:pStyle w:val="CommentText"/>
      </w:pPr>
      <w:r>
        <w:rPr>
          <w:rStyle w:val="CommentReference"/>
        </w:rPr>
        <w:annotationRef/>
      </w:r>
      <w:r>
        <w:t>Jon – any suggestions?</w:t>
      </w:r>
    </w:p>
  </w:comment>
  <w:comment w:id="219" w:author="Klüsener, Sebastian" w:date="2019-11-10T17:48:00Z" w:initials="KS">
    <w:p w14:paraId="549B9F01" w14:textId="61198409" w:rsidR="00626F30" w:rsidRDefault="00626F30">
      <w:pPr>
        <w:pStyle w:val="CommentText"/>
      </w:pPr>
      <w:r>
        <w:rPr>
          <w:rStyle w:val="CommentReference"/>
        </w:rPr>
        <w:annotationRef/>
      </w:r>
      <w:r>
        <w:t>Indeed 2007?</w:t>
      </w:r>
    </w:p>
  </w:comment>
  <w:comment w:id="220" w:author="Serena Pattaro" w:date="2020-01-09T17:43:00Z" w:initials="SP">
    <w:p w14:paraId="3ECE6BF7" w14:textId="1CCEB2B9" w:rsidR="00626F30" w:rsidRDefault="00626F30">
      <w:pPr>
        <w:pStyle w:val="CommentText"/>
      </w:pPr>
      <w:r>
        <w:rPr>
          <w:rStyle w:val="CommentReference"/>
        </w:rPr>
        <w:annotationRef/>
      </w:r>
      <w:r>
        <w:t xml:space="preserve">Jon – can you </w:t>
      </w:r>
      <w:proofErr w:type="gramStart"/>
      <w:r>
        <w:t>look into</w:t>
      </w:r>
      <w:proofErr w:type="gramEnd"/>
      <w:r>
        <w:t xml:space="preserve"> this?</w:t>
      </w:r>
    </w:p>
  </w:comment>
  <w:comment w:id="216" w:author="Klüsener, Sebastian" w:date="2019-11-15T18:10:00Z" w:initials="KS">
    <w:p w14:paraId="2E307563" w14:textId="3747135A" w:rsidR="00626F30" w:rsidRDefault="00626F30">
      <w:pPr>
        <w:pStyle w:val="CommentText"/>
      </w:pPr>
      <w:r>
        <w:rPr>
          <w:rStyle w:val="CommentReference"/>
        </w:rPr>
        <w:annotationRef/>
      </w:r>
      <w:r>
        <w:t>I find it surprising that, for example Norway and Finland rank in this ranking quite low compared to countries such as Korea or Moldova. Visually, one might expect a different ranking. My feeling is that the countries are not ranked by CCFR in 2007 but by taking the average of what was observed until 2007. See decision letter for suggestions how the plots might be ordered better.</w:t>
      </w:r>
    </w:p>
    <w:p w14:paraId="709FD52A" w14:textId="77777777" w:rsidR="00626F30" w:rsidRDefault="00626F30">
      <w:pPr>
        <w:pStyle w:val="CommentText"/>
      </w:pPr>
    </w:p>
  </w:comment>
  <w:comment w:id="217" w:author="Serena Pattaro" w:date="2020-01-09T17:43:00Z" w:initials="SP">
    <w:p w14:paraId="497858A1" w14:textId="5751967D" w:rsidR="00626F30" w:rsidRDefault="00626F30">
      <w:pPr>
        <w:pStyle w:val="CommentText"/>
      </w:pPr>
      <w:r>
        <w:rPr>
          <w:rStyle w:val="CommentReference"/>
        </w:rPr>
        <w:annotationRef/>
      </w:r>
      <w:r>
        <w:t xml:space="preserve">Jon – can you </w:t>
      </w:r>
      <w:proofErr w:type="gramStart"/>
      <w:r>
        <w:t>look into</w:t>
      </w:r>
      <w:proofErr w:type="gramEnd"/>
      <w:r>
        <w:t xml:space="preserve"> this as well?</w:t>
      </w:r>
    </w:p>
  </w:comment>
  <w:comment w:id="223" w:author="Serena Pattaro" w:date="2020-01-09T17:44:00Z" w:initials="SP">
    <w:p w14:paraId="54E7694A" w14:textId="74352F26" w:rsidR="00626F30" w:rsidRDefault="00626F30">
      <w:pPr>
        <w:pStyle w:val="CommentText"/>
      </w:pPr>
      <w:r>
        <w:rPr>
          <w:rStyle w:val="CommentReference"/>
        </w:rPr>
        <w:annotationRef/>
      </w:r>
      <w:r>
        <w:t>Are we happy about this?</w:t>
      </w:r>
    </w:p>
  </w:comment>
  <w:comment w:id="224" w:author="Klüsener, Sebastian" w:date="2019-11-10T17:59:00Z" w:initials="KS">
    <w:p w14:paraId="73A0843E" w14:textId="329138BE" w:rsidR="00626F30" w:rsidRDefault="00626F30" w:rsidP="00AB1E24">
      <w:pPr>
        <w:pStyle w:val="CommentText"/>
      </w:pPr>
      <w:r>
        <w:rPr>
          <w:rStyle w:val="CommentReference"/>
        </w:rPr>
        <w:annotationRef/>
      </w:r>
    </w:p>
    <w:p w14:paraId="660F58E6" w14:textId="769DE957" w:rsidR="00626F30" w:rsidRDefault="00626F30" w:rsidP="00AB1E24">
      <w:pPr>
        <w:pStyle w:val="CommentText"/>
      </w:pPr>
      <w:r>
        <w:rPr>
          <w:rStyle w:val="CommentReference"/>
        </w:rPr>
        <w:annotationRef/>
      </w:r>
      <w:r>
        <w:t>In case the contour lines are also derived from earlier years not shown in the plot (which seems to be the case), please add a note related to this.</w:t>
      </w:r>
    </w:p>
  </w:comment>
  <w:comment w:id="225" w:author="Serena Pattaro" w:date="2020-01-09T17:43:00Z" w:initials="SP">
    <w:p w14:paraId="7B31F234" w14:textId="3EFBD7B4" w:rsidR="00626F30" w:rsidRDefault="00626F30">
      <w:pPr>
        <w:pStyle w:val="CommentText"/>
      </w:pPr>
      <w:r>
        <w:rPr>
          <w:rStyle w:val="CommentReference"/>
        </w:rPr>
        <w:annotationRef/>
      </w:r>
      <w:r>
        <w:t>Jon to add a note</w:t>
      </w:r>
    </w:p>
  </w:comment>
  <w:comment w:id="240" w:author="Klüsener, Sebastian" w:date="2019-11-10T17:48:00Z" w:initials="KS">
    <w:p w14:paraId="15D56EC1" w14:textId="01CBB194" w:rsidR="00626F30" w:rsidRDefault="00626F30">
      <w:pPr>
        <w:pStyle w:val="CommentText"/>
      </w:pPr>
      <w:r>
        <w:rPr>
          <w:rStyle w:val="CommentReference"/>
        </w:rPr>
        <w:annotationRef/>
      </w:r>
      <w:r>
        <w:t>Indeed 2007?</w:t>
      </w:r>
    </w:p>
  </w:comment>
  <w:comment w:id="243" w:author="Klüsener, Sebastian" w:date="2019-11-10T17:32:00Z" w:initials="KS">
    <w:p w14:paraId="21904F2E" w14:textId="73E4440F" w:rsidR="00626F30" w:rsidRDefault="00626F30" w:rsidP="00AB1E24">
      <w:pPr>
        <w:pStyle w:val="CommentText"/>
      </w:pPr>
      <w:r>
        <w:rPr>
          <w:rStyle w:val="CommentReference"/>
        </w:rPr>
        <w:annotationRef/>
      </w:r>
      <w:r>
        <w:rPr>
          <w:rStyle w:val="CommentReference"/>
        </w:rPr>
        <w:annotationRef/>
      </w:r>
      <w:r>
        <w:t>In case the contour lines are also derived from earlier years not shown in the plot (which seems to be the case), please add a note related to this.</w:t>
      </w:r>
    </w:p>
  </w:comment>
  <w:comment w:id="258" w:author="Klüsener, Sebastian" w:date="2019-11-10T17:48:00Z" w:initials="KS">
    <w:p w14:paraId="1D0C72CB" w14:textId="3621351C" w:rsidR="00626F30" w:rsidRDefault="00626F30">
      <w:pPr>
        <w:pStyle w:val="CommentText"/>
      </w:pPr>
      <w:r>
        <w:rPr>
          <w:rStyle w:val="CommentReference"/>
        </w:rPr>
        <w:annotationRef/>
      </w:r>
      <w:r>
        <w:t xml:space="preserve">Indeed 2007? </w:t>
      </w:r>
    </w:p>
  </w:comment>
  <w:comment w:id="261" w:author="Klüsener, Sebastian" w:date="2019-11-10T17:31:00Z" w:initials="KS">
    <w:p w14:paraId="2DBC8973" w14:textId="6D3B7111" w:rsidR="00626F30" w:rsidRDefault="00626F30">
      <w:pPr>
        <w:pStyle w:val="CommentText"/>
      </w:pPr>
      <w:r>
        <w:rPr>
          <w:rStyle w:val="CommentReference"/>
        </w:rPr>
        <w:annotationRef/>
      </w:r>
      <w:r>
        <w:t>In case the contour lines are also derived from earlier years not shown in the plot (which seems to be the case), please add a note related to this.</w:t>
      </w:r>
    </w:p>
  </w:comment>
  <w:comment w:id="267" w:author="Klüsener, Sebastian" w:date="2019-11-10T17:44:00Z" w:initials="KS">
    <w:p w14:paraId="2BAB7963" w14:textId="0B9F41CF" w:rsidR="00626F30" w:rsidRDefault="00626F30">
      <w:pPr>
        <w:pStyle w:val="CommentText"/>
      </w:pPr>
      <w:r>
        <w:rPr>
          <w:rStyle w:val="CommentReference"/>
        </w:rPr>
        <w:annotationRef/>
      </w:r>
      <w:r>
        <w:t>1960</w:t>
      </w:r>
    </w:p>
  </w:comment>
  <w:comment w:id="268" w:author="Serena Pattaro" w:date="2020-01-10T17:16:00Z" w:initials="SP">
    <w:p w14:paraId="54E47939" w14:textId="3039909B" w:rsidR="00626F30" w:rsidRDefault="00626F30">
      <w:pPr>
        <w:pStyle w:val="CommentText"/>
      </w:pPr>
      <w:r>
        <w:rPr>
          <w:rStyle w:val="CommentReference"/>
        </w:rPr>
        <w:annotationRef/>
      </w:r>
      <w:r>
        <w:t>Done</w:t>
      </w:r>
    </w:p>
  </w:comment>
  <w:comment w:id="282" w:author="Klüsener, Sebastian" w:date="2019-11-10T17:54:00Z" w:initials="KS">
    <w:p w14:paraId="2D80BB1A" w14:textId="32C33C73" w:rsidR="00626F30" w:rsidRDefault="00626F30">
      <w:pPr>
        <w:pStyle w:val="CommentText"/>
      </w:pPr>
      <w:r>
        <w:rPr>
          <w:rStyle w:val="CommentReference"/>
        </w:rPr>
        <w:annotationRef/>
      </w:r>
      <w:r>
        <w:t>What is meant by “more sustainable sub-replacement fertility levels”?</w:t>
      </w:r>
    </w:p>
  </w:comment>
  <w:comment w:id="283" w:author="Serena Pattaro" w:date="2020-01-10T17:44:00Z" w:initials="SP">
    <w:p w14:paraId="798D51D2" w14:textId="09187D16" w:rsidR="00626F30" w:rsidRDefault="00626F30">
      <w:pPr>
        <w:pStyle w:val="CommentText"/>
      </w:pPr>
      <w:r>
        <w:rPr>
          <w:rStyle w:val="CommentReference"/>
        </w:rPr>
        <w:annotationRef/>
      </w:r>
      <w:r>
        <w:t>Done</w:t>
      </w:r>
    </w:p>
  </w:comment>
  <w:comment w:id="287" w:author="Klüsener, Sebastian" w:date="2019-11-10T17:55:00Z" w:initials="KS">
    <w:p w14:paraId="21094539" w14:textId="70A0F220" w:rsidR="00626F30" w:rsidRDefault="00626F30">
      <w:pPr>
        <w:pStyle w:val="CommentText"/>
      </w:pPr>
      <w:r>
        <w:rPr>
          <w:rStyle w:val="CommentReference"/>
        </w:rPr>
        <w:annotationRef/>
      </w:r>
      <w:r>
        <w:t xml:space="preserve">For that </w:t>
      </w:r>
      <w:proofErr w:type="gramStart"/>
      <w:r>
        <w:t>reason</w:t>
      </w:r>
      <w:proofErr w:type="gramEnd"/>
      <w:r>
        <w:t xml:space="preserve"> it is surprising that Spain is ranked before Norway in Figure 3.</w:t>
      </w:r>
    </w:p>
  </w:comment>
  <w:comment w:id="288" w:author="Serena Pattaro" w:date="2020-01-10T17:44:00Z" w:initials="SP">
    <w:p w14:paraId="58E36521" w14:textId="492DD9B6" w:rsidR="00626F30" w:rsidRDefault="00626F30">
      <w:pPr>
        <w:pStyle w:val="CommentText"/>
      </w:pPr>
      <w:r>
        <w:rPr>
          <w:rStyle w:val="CommentReference"/>
        </w:rPr>
        <w:annotationRef/>
      </w:r>
      <w:r>
        <w:t>Jon to check ordering code.</w:t>
      </w:r>
    </w:p>
  </w:comment>
  <w:comment w:id="289" w:author="Klüsener, Sebastian" w:date="2019-11-10T17:57:00Z" w:initials="KS">
    <w:p w14:paraId="1D34C729" w14:textId="02C2AE77" w:rsidR="00626F30" w:rsidRDefault="00626F30">
      <w:pPr>
        <w:pStyle w:val="CommentText"/>
      </w:pPr>
      <w:r>
        <w:rPr>
          <w:rStyle w:val="CommentReference"/>
        </w:rPr>
        <w:annotationRef/>
      </w:r>
      <w:r>
        <w:t>populations</w:t>
      </w:r>
    </w:p>
  </w:comment>
  <w:comment w:id="290" w:author="Serena Pattaro" w:date="2020-01-10T17:49:00Z" w:initials="SP">
    <w:p w14:paraId="37CF5AE4" w14:textId="3DB07B9C" w:rsidR="00EF2F2F" w:rsidRDefault="00EF2F2F">
      <w:pPr>
        <w:pStyle w:val="CommentText"/>
      </w:pPr>
      <w:r>
        <w:rPr>
          <w:rStyle w:val="CommentReference"/>
        </w:rPr>
        <w:annotationRef/>
      </w:r>
      <w:r>
        <w:t>Done.</w:t>
      </w:r>
    </w:p>
  </w:comment>
  <w:comment w:id="292" w:author="Klüsener, Sebastian" w:date="2019-11-15T18:11:00Z" w:initials="KS">
    <w:p w14:paraId="1D307D81" w14:textId="3BCDAAF1" w:rsidR="00626F30" w:rsidRDefault="00626F30">
      <w:pPr>
        <w:pStyle w:val="CommentText"/>
      </w:pPr>
      <w:r>
        <w:rPr>
          <w:rStyle w:val="CommentReference"/>
        </w:rPr>
        <w:annotationRef/>
      </w:r>
      <w:r>
        <w:t>See comment in the decision letter.</w:t>
      </w:r>
    </w:p>
  </w:comment>
  <w:comment w:id="306" w:author="Klüsener, Sebastian" w:date="2019-11-10T18:04:00Z" w:initials="KS">
    <w:p w14:paraId="134BBA89" w14:textId="14F97EE9" w:rsidR="00626F30" w:rsidRDefault="00626F30">
      <w:pPr>
        <w:pStyle w:val="CommentText"/>
      </w:pPr>
      <w:r>
        <w:rPr>
          <w:rStyle w:val="CommentReference"/>
        </w:rPr>
        <w:annotationRef/>
      </w:r>
      <w:r>
        <w:t>Some countries have maintained replacement levels.</w:t>
      </w:r>
    </w:p>
  </w:comment>
  <w:comment w:id="307" w:author="Serena Pattaro" w:date="2020-01-10T17:55:00Z" w:initials="SP">
    <w:p w14:paraId="2BE8B669" w14:textId="763DE9B2" w:rsidR="00EF2F2F" w:rsidRDefault="00EF2F2F">
      <w:pPr>
        <w:pStyle w:val="CommentText"/>
      </w:pPr>
      <w:r>
        <w:rPr>
          <w:rStyle w:val="CommentReference"/>
        </w:rPr>
        <w:annotationRef/>
      </w:r>
      <w:r>
        <w:t>Done.</w:t>
      </w:r>
      <w:bookmarkStart w:id="310" w:name="_GoBack"/>
      <w:bookmarkEnd w:id="310"/>
    </w:p>
  </w:comment>
  <w:comment w:id="313" w:author="Klüsener, Sebastian" w:date="2019-11-15T18:11:00Z" w:initials="KS">
    <w:p w14:paraId="21A28B1B" w14:textId="45CE0062" w:rsidR="00626F30" w:rsidRDefault="00626F30">
      <w:pPr>
        <w:pStyle w:val="CommentText"/>
      </w:pPr>
      <w:r>
        <w:rPr>
          <w:rStyle w:val="CommentReference"/>
        </w:rPr>
        <w:annotationRef/>
      </w:r>
      <w:r>
        <w:t xml:space="preserve">Here you </w:t>
      </w:r>
      <w:proofErr w:type="gramStart"/>
      <w:r>
        <w:t>actually discuss</w:t>
      </w:r>
      <w:proofErr w:type="gramEnd"/>
      <w:r>
        <w:t xml:space="preserve"> many details that have not been previously discussed when you presented the figures on West and East Germany. I would either move elements of this text to the respective results section or drop them. </w:t>
      </w:r>
    </w:p>
  </w:comment>
  <w:comment w:id="314" w:author="Klüsener, Sebastian" w:date="2019-11-10T18:12:00Z" w:initials="KS">
    <w:p w14:paraId="481242CE" w14:textId="69E00D82" w:rsidR="00626F30" w:rsidRDefault="00626F30">
      <w:pPr>
        <w:pStyle w:val="CommentText"/>
      </w:pPr>
      <w:r>
        <w:rPr>
          <w:rStyle w:val="CommentReference"/>
        </w:rPr>
        <w:annotationRef/>
      </w:r>
      <w:r>
        <w:t>Also here the summary and conclusion should not provide new things that have not been discussed before, but rather summarize and conclude. Some of these aspects might be moved in the section when Figure 3 is discussed.</w:t>
      </w:r>
    </w:p>
  </w:comment>
  <w:comment w:id="315" w:author="Klüsener, Sebastian" w:date="2019-11-10T18:16:00Z" w:initials="KS">
    <w:p w14:paraId="77967222" w14:textId="706EA171" w:rsidR="00626F30" w:rsidRDefault="00626F30">
      <w:pPr>
        <w:pStyle w:val="CommentText"/>
      </w:pPr>
      <w:r>
        <w:rPr>
          <w:rStyle w:val="CommentReference"/>
        </w:rPr>
        <w:annotationRef/>
      </w:r>
      <w:r>
        <w:t>Further up you use the term cumulated CFR to make a distinction to CFRs.</w:t>
      </w:r>
    </w:p>
  </w:comment>
  <w:comment w:id="316" w:author="Klüsener, Sebastian" w:date="2019-11-15T18:11:00Z" w:initials="KS">
    <w:p w14:paraId="7412D079" w14:textId="050C4DAA" w:rsidR="00626F30" w:rsidRDefault="00626F30">
      <w:pPr>
        <w:pStyle w:val="CommentText"/>
      </w:pPr>
      <w:r>
        <w:rPr>
          <w:rStyle w:val="CommentReference"/>
        </w:rPr>
        <w:annotationRef/>
      </w:r>
      <w:r>
        <w:t>Klüsener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3CD3A9" w15:done="0"/>
  <w15:commentEx w15:paraId="681A5ED0" w15:paraIdParent="763CD3A9" w15:done="0"/>
  <w15:commentEx w15:paraId="09B065AB" w15:done="0"/>
  <w15:commentEx w15:paraId="7AED0CB3" w15:paraIdParent="09B065AB" w15:done="0"/>
  <w15:commentEx w15:paraId="6582109F" w15:done="0"/>
  <w15:commentEx w15:paraId="407BD7C9" w15:done="0"/>
  <w15:commentEx w15:paraId="594ADB91" w15:done="0"/>
  <w15:commentEx w15:paraId="626B22A6" w15:paraIdParent="594ADB91" w15:done="0"/>
  <w15:commentEx w15:paraId="39916128" w15:done="0"/>
  <w15:commentEx w15:paraId="7D9BAA1A" w15:paraIdParent="39916128" w15:done="0"/>
  <w15:commentEx w15:paraId="535A8C33" w15:done="0"/>
  <w15:commentEx w15:paraId="20BE771D" w15:paraIdParent="535A8C33" w15:done="0"/>
  <w15:commentEx w15:paraId="6DEE736D" w15:done="0"/>
  <w15:commentEx w15:paraId="3018E0D2" w15:done="0"/>
  <w15:commentEx w15:paraId="4CA036C8" w15:paraIdParent="3018E0D2" w15:done="0"/>
  <w15:commentEx w15:paraId="54B59999" w15:done="0"/>
  <w15:commentEx w15:paraId="4547DDDB" w15:paraIdParent="54B59999" w15:done="0"/>
  <w15:commentEx w15:paraId="5E2728D3" w15:done="0"/>
  <w15:commentEx w15:paraId="3BE4CC15" w15:done="0"/>
  <w15:commentEx w15:paraId="21939377" w15:done="0"/>
  <w15:commentEx w15:paraId="7DD8B925" w15:paraIdParent="21939377" w15:done="0"/>
  <w15:commentEx w15:paraId="177251AF" w15:done="0"/>
  <w15:commentEx w15:paraId="7363F3D3" w15:paraIdParent="177251AF" w15:done="0"/>
  <w15:commentEx w15:paraId="6E4C6533" w15:done="0"/>
  <w15:commentEx w15:paraId="7EA8FD4A" w15:paraIdParent="6E4C6533" w15:done="0"/>
  <w15:commentEx w15:paraId="5DED5A49" w15:done="0"/>
  <w15:commentEx w15:paraId="30441A36" w15:paraIdParent="5DED5A49" w15:done="0"/>
  <w15:commentEx w15:paraId="03CA791E" w15:done="0"/>
  <w15:commentEx w15:paraId="5750CB51" w15:paraIdParent="03CA791E" w15:done="0"/>
  <w15:commentEx w15:paraId="1402A2A1" w15:done="0"/>
  <w15:commentEx w15:paraId="7FDD157D" w15:paraIdParent="1402A2A1" w15:done="0"/>
  <w15:commentEx w15:paraId="195DC8A6" w15:done="0"/>
  <w15:commentEx w15:paraId="45D9A80B" w15:paraIdParent="195DC8A6" w15:done="0"/>
  <w15:commentEx w15:paraId="38BDD072" w15:done="0"/>
  <w15:commentEx w15:paraId="426DFBCD" w15:paraIdParent="38BDD072" w15:done="0"/>
  <w15:commentEx w15:paraId="7530E1F1" w15:done="0"/>
  <w15:commentEx w15:paraId="1DA48868" w15:done="0"/>
  <w15:commentEx w15:paraId="5E8A05E9" w15:paraIdParent="1DA48868" w15:done="0"/>
  <w15:commentEx w15:paraId="64A4361A" w15:done="0"/>
  <w15:commentEx w15:paraId="343F2ED4" w15:paraIdParent="64A4361A" w15:done="0"/>
  <w15:commentEx w15:paraId="3CDB0040" w15:done="0"/>
  <w15:commentEx w15:paraId="0E4D5F52" w15:paraIdParent="3CDB0040" w15:done="0"/>
  <w15:commentEx w15:paraId="58271C6B" w15:done="0"/>
  <w15:commentEx w15:paraId="5EE3CA6C" w15:paraIdParent="58271C6B" w15:done="0"/>
  <w15:commentEx w15:paraId="5AC696D3" w15:done="0"/>
  <w15:commentEx w15:paraId="665A0AF2" w15:paraIdParent="5AC696D3" w15:done="0"/>
  <w15:commentEx w15:paraId="23BBD06F" w15:done="0"/>
  <w15:commentEx w15:paraId="2A465AAC" w15:paraIdParent="23BBD06F" w15:done="0"/>
  <w15:commentEx w15:paraId="549B9F01" w15:done="0"/>
  <w15:commentEx w15:paraId="3ECE6BF7" w15:paraIdParent="549B9F01" w15:done="0"/>
  <w15:commentEx w15:paraId="709FD52A" w15:done="0"/>
  <w15:commentEx w15:paraId="497858A1" w15:paraIdParent="709FD52A" w15:done="0"/>
  <w15:commentEx w15:paraId="54E7694A" w15:done="0"/>
  <w15:commentEx w15:paraId="660F58E6" w15:done="0"/>
  <w15:commentEx w15:paraId="7B31F234" w15:paraIdParent="660F58E6" w15:done="0"/>
  <w15:commentEx w15:paraId="15D56EC1" w15:done="0"/>
  <w15:commentEx w15:paraId="21904F2E" w15:done="0"/>
  <w15:commentEx w15:paraId="1D0C72CB" w15:done="0"/>
  <w15:commentEx w15:paraId="2DBC8973" w15:done="0"/>
  <w15:commentEx w15:paraId="2BAB7963" w15:done="0"/>
  <w15:commentEx w15:paraId="54E47939" w15:paraIdParent="2BAB7963" w15:done="0"/>
  <w15:commentEx w15:paraId="2D80BB1A" w15:done="0"/>
  <w15:commentEx w15:paraId="798D51D2" w15:paraIdParent="2D80BB1A" w15:done="0"/>
  <w15:commentEx w15:paraId="21094539" w15:done="0"/>
  <w15:commentEx w15:paraId="58E36521" w15:paraIdParent="21094539" w15:done="0"/>
  <w15:commentEx w15:paraId="1D34C729" w15:done="0"/>
  <w15:commentEx w15:paraId="37CF5AE4" w15:paraIdParent="1D34C729" w15:done="0"/>
  <w15:commentEx w15:paraId="1D307D81" w15:done="0"/>
  <w15:commentEx w15:paraId="134BBA89" w15:done="0"/>
  <w15:commentEx w15:paraId="2BE8B669" w15:paraIdParent="134BBA89" w15:done="0"/>
  <w15:commentEx w15:paraId="21A28B1B" w15:done="0"/>
  <w15:commentEx w15:paraId="481242CE" w15:done="0"/>
  <w15:commentEx w15:paraId="77967222" w15:done="0"/>
  <w15:commentEx w15:paraId="7412D0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3CD3A9" w16cid:durableId="21C1BF12"/>
  <w16cid:commentId w16cid:paraId="681A5ED0" w16cid:durableId="21C1BF7A"/>
  <w16cid:commentId w16cid:paraId="09B065AB" w16cid:durableId="21C1BF13"/>
  <w16cid:commentId w16cid:paraId="7AED0CB3" w16cid:durableId="21C1C040"/>
  <w16cid:commentId w16cid:paraId="6582109F" w16cid:durableId="21C1CD5E"/>
  <w16cid:commentId w16cid:paraId="407BD7C9" w16cid:durableId="21C1C8EE"/>
  <w16cid:commentId w16cid:paraId="594ADB91" w16cid:durableId="21C1BF14"/>
  <w16cid:commentId w16cid:paraId="626B22A6" w16cid:durableId="21C1C90C"/>
  <w16cid:commentId w16cid:paraId="39916128" w16cid:durableId="21C1BF15"/>
  <w16cid:commentId w16cid:paraId="7D9BAA1A" w16cid:durableId="21C1C945"/>
  <w16cid:commentId w16cid:paraId="535A8C33" w16cid:durableId="21C1BF16"/>
  <w16cid:commentId w16cid:paraId="20BE771D" w16cid:durableId="21C1CE61"/>
  <w16cid:commentId w16cid:paraId="6DEE736D" w16cid:durableId="21C1D0C1"/>
  <w16cid:commentId w16cid:paraId="3018E0D2" w16cid:durableId="21C1BF17"/>
  <w16cid:commentId w16cid:paraId="4CA036C8" w16cid:durableId="21C1D216"/>
  <w16cid:commentId w16cid:paraId="54B59999" w16cid:durableId="21C1BF18"/>
  <w16cid:commentId w16cid:paraId="4547DDDB" w16cid:durableId="21C1D24B"/>
  <w16cid:commentId w16cid:paraId="5E2728D3" w16cid:durableId="21C1DA07"/>
  <w16cid:commentId w16cid:paraId="3BE4CC15" w16cid:durableId="21C1BF19"/>
  <w16cid:commentId w16cid:paraId="21939377" w16cid:durableId="21C1BF1A"/>
  <w16cid:commentId w16cid:paraId="7DD8B925" w16cid:durableId="21C1D4C2"/>
  <w16cid:commentId w16cid:paraId="177251AF" w16cid:durableId="21C1BF1B"/>
  <w16cid:commentId w16cid:paraId="7363F3D3" w16cid:durableId="21C1D6D7"/>
  <w16cid:commentId w16cid:paraId="6E4C6533" w16cid:durableId="21C1BF1C"/>
  <w16cid:commentId w16cid:paraId="7EA8FD4A" w16cid:durableId="21C1D8A5"/>
  <w16cid:commentId w16cid:paraId="5DED5A49" w16cid:durableId="21C1DAAD"/>
  <w16cid:commentId w16cid:paraId="30441A36" w16cid:durableId="21C1DB26"/>
  <w16cid:commentId w16cid:paraId="03CA791E" w16cid:durableId="21C1BF1D"/>
  <w16cid:commentId w16cid:paraId="5750CB51" w16cid:durableId="21C1DB51"/>
  <w16cid:commentId w16cid:paraId="1402A2A1" w16cid:durableId="21C1BF1E"/>
  <w16cid:commentId w16cid:paraId="7FDD157D" w16cid:durableId="21C1DC28"/>
  <w16cid:commentId w16cid:paraId="195DC8A6" w16cid:durableId="21C1BF1F"/>
  <w16cid:commentId w16cid:paraId="45D9A80B" w16cid:durableId="21C1DD39"/>
  <w16cid:commentId w16cid:paraId="38BDD072" w16cid:durableId="21C1DDEA"/>
  <w16cid:commentId w16cid:paraId="426DFBCD" w16cid:durableId="21C1DDE9"/>
  <w16cid:commentId w16cid:paraId="7530E1F1" w16cid:durableId="21C1BF20"/>
  <w16cid:commentId w16cid:paraId="1DA48868" w16cid:durableId="21C1BF21"/>
  <w16cid:commentId w16cid:paraId="5E8A05E9" w16cid:durableId="21C1DE29"/>
  <w16cid:commentId w16cid:paraId="64A4361A" w16cid:durableId="21C1BF22"/>
  <w16cid:commentId w16cid:paraId="343F2ED4" w16cid:durableId="21C1DE79"/>
  <w16cid:commentId w16cid:paraId="3CDB0040" w16cid:durableId="21C1BF23"/>
  <w16cid:commentId w16cid:paraId="0E4D5F52" w16cid:durableId="21C1E1C0"/>
  <w16cid:commentId w16cid:paraId="58271C6B" w16cid:durableId="21C1BF24"/>
  <w16cid:commentId w16cid:paraId="5EE3CA6C" w16cid:durableId="21C1E2E5"/>
  <w16cid:commentId w16cid:paraId="5AC696D3" w16cid:durableId="21C1BF25"/>
  <w16cid:commentId w16cid:paraId="665A0AF2" w16cid:durableId="21C1E405"/>
  <w16cid:commentId w16cid:paraId="23BBD06F" w16cid:durableId="21C1BF26"/>
  <w16cid:commentId w16cid:paraId="2A465AAC" w16cid:durableId="21C1E499"/>
  <w16cid:commentId w16cid:paraId="549B9F01" w16cid:durableId="21C1BF27"/>
  <w16cid:commentId w16cid:paraId="3ECE6BF7" w16cid:durableId="21C1E4A7"/>
  <w16cid:commentId w16cid:paraId="709FD52A" w16cid:durableId="21C1BF28"/>
  <w16cid:commentId w16cid:paraId="497858A1" w16cid:durableId="21C1E4BC"/>
  <w16cid:commentId w16cid:paraId="54E7694A" w16cid:durableId="21C1E4EF"/>
  <w16cid:commentId w16cid:paraId="660F58E6" w16cid:durableId="21C1BF29"/>
  <w16cid:commentId w16cid:paraId="7B31F234" w16cid:durableId="21C1E4D3"/>
  <w16cid:commentId w16cid:paraId="15D56EC1" w16cid:durableId="21C1BF2A"/>
  <w16cid:commentId w16cid:paraId="21904F2E" w16cid:durableId="21C1BF2B"/>
  <w16cid:commentId w16cid:paraId="1D0C72CB" w16cid:durableId="21C1BF2C"/>
  <w16cid:commentId w16cid:paraId="2DBC8973" w16cid:durableId="21C1BF2D"/>
  <w16cid:commentId w16cid:paraId="2BAB7963" w16cid:durableId="21C1BF2E"/>
  <w16cid:commentId w16cid:paraId="54E47939" w16cid:durableId="21C32FD5"/>
  <w16cid:commentId w16cid:paraId="2D80BB1A" w16cid:durableId="21C1BF2F"/>
  <w16cid:commentId w16cid:paraId="798D51D2" w16cid:durableId="21C3366D"/>
  <w16cid:commentId w16cid:paraId="21094539" w16cid:durableId="21C1BF30"/>
  <w16cid:commentId w16cid:paraId="58E36521" w16cid:durableId="21C33696"/>
  <w16cid:commentId w16cid:paraId="1D34C729" w16cid:durableId="21C1BF31"/>
  <w16cid:commentId w16cid:paraId="37CF5AE4" w16cid:durableId="21C3378D"/>
  <w16cid:commentId w16cid:paraId="1D307D81" w16cid:durableId="21C1BF32"/>
  <w16cid:commentId w16cid:paraId="134BBA89" w16cid:durableId="21C1BF33"/>
  <w16cid:commentId w16cid:paraId="2BE8B669" w16cid:durableId="21C3392E"/>
  <w16cid:commentId w16cid:paraId="21A28B1B" w16cid:durableId="21C1BF34"/>
  <w16cid:commentId w16cid:paraId="481242CE" w16cid:durableId="21C1BF35"/>
  <w16cid:commentId w16cid:paraId="77967222" w16cid:durableId="21C1BF36"/>
  <w16cid:commentId w16cid:paraId="7412D079" w16cid:durableId="21C1BF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F3EAE" w14:textId="77777777" w:rsidR="004D3CCC" w:rsidRDefault="004D3CCC">
      <w:pPr>
        <w:spacing w:line="240" w:lineRule="auto"/>
      </w:pPr>
      <w:r>
        <w:separator/>
      </w:r>
    </w:p>
  </w:endnote>
  <w:endnote w:type="continuationSeparator" w:id="0">
    <w:p w14:paraId="129829EB" w14:textId="77777777" w:rsidR="004D3CCC" w:rsidRDefault="004D3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D03CC" w14:textId="77777777" w:rsidR="004D3CCC" w:rsidRDefault="004D3CCC">
      <w:pPr>
        <w:spacing w:line="240" w:lineRule="auto"/>
      </w:pPr>
      <w:r>
        <w:separator/>
      </w:r>
    </w:p>
  </w:footnote>
  <w:footnote w:type="continuationSeparator" w:id="0">
    <w:p w14:paraId="2FD0A27F" w14:textId="77777777" w:rsidR="004D3CCC" w:rsidRDefault="004D3CCC">
      <w:pPr>
        <w:spacing w:line="240" w:lineRule="auto"/>
      </w:pPr>
      <w:r>
        <w:continuationSeparator/>
      </w:r>
    </w:p>
  </w:footnote>
  <w:footnote w:id="1">
    <w:p w14:paraId="283A6C82" w14:textId="77777777" w:rsidR="00626F30" w:rsidRDefault="00626F3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https://github.com/JonMinton/comparative_fertility.</w:t>
      </w:r>
    </w:p>
  </w:footnote>
  <w:footnote w:id="2">
    <w:p w14:paraId="6461829A" w14:textId="105EED4E" w:rsidR="00626F30" w:rsidRDefault="00626F3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w:t>
      </w:r>
      <w:bookmarkStart w:id="14" w:name="_Hlk22560452"/>
      <w:r w:rsidRPr="00726ED6">
        <w:fldChar w:fldCharType="begin"/>
      </w:r>
      <w:r w:rsidRPr="00726ED6">
        <w:instrText>HYPERLINK "https://datascapes.shinyapps.io/cumulative_fertility_app/"</w:instrText>
      </w:r>
      <w:r w:rsidRPr="00726ED6">
        <w:fldChar w:fldCharType="separate"/>
      </w:r>
      <w:r w:rsidRPr="00726ED6">
        <w:rPr>
          <w:sz w:val="20"/>
          <w:szCs w:val="20"/>
          <w:u w:val="single"/>
        </w:rPr>
        <w:t>https://datascapes.shinyapps.io/cumulative_fertility_app/</w:t>
      </w:r>
      <w:r w:rsidRPr="00726ED6">
        <w:fldChar w:fldCharType="end"/>
      </w:r>
      <w:bookmarkEnd w:id="14"/>
      <w:r>
        <w:rPr>
          <w:color w:val="000000"/>
          <w:sz w:val="20"/>
          <w:szCs w:val="20"/>
        </w:rPr>
        <w:t xml:space="preserve">. This app has been developed in order to allow users to rapidly create and use </w:t>
      </w:r>
      <w:r w:rsidRPr="00410F1B">
        <w:rPr>
          <w:color w:val="000000"/>
          <w:sz w:val="20"/>
          <w:szCs w:val="20"/>
        </w:rPr>
        <w:t xml:space="preserve">these visualizations. It also includes three dimensional and interactive Lexis surfaces using the </w:t>
      </w:r>
      <w:proofErr w:type="spellStart"/>
      <w:r w:rsidRPr="00410F1B">
        <w:rPr>
          <w:color w:val="000000"/>
          <w:sz w:val="20"/>
          <w:szCs w:val="20"/>
        </w:rPr>
        <w:t>Plotly</w:t>
      </w:r>
      <w:proofErr w:type="spellEnd"/>
      <w:r w:rsidRPr="00410F1B">
        <w:rPr>
          <w:color w:val="000000"/>
          <w:sz w:val="20"/>
          <w:szCs w:val="20"/>
        </w:rPr>
        <w:t xml:space="preserve"> graphics engine within R Shiny. The </w:t>
      </w:r>
      <w:proofErr w:type="spellStart"/>
      <w:r w:rsidRPr="00410F1B">
        <w:rPr>
          <w:color w:val="000000"/>
          <w:sz w:val="20"/>
          <w:szCs w:val="20"/>
        </w:rPr>
        <w:t>github</w:t>
      </w:r>
      <w:proofErr w:type="spellEnd"/>
      <w:r w:rsidRPr="00410F1B">
        <w:rPr>
          <w:color w:val="000000"/>
          <w:sz w:val="20"/>
          <w:szCs w:val="20"/>
        </w:rPr>
        <w:t xml:space="preserve"> repository mentioned in the previous footnote contains the current state of the app, and includes an ‘issues’ section to log issues, feature requests, and bugs.</w:t>
      </w:r>
      <w:r>
        <w:rPr>
          <w:color w:val="000000"/>
          <w:sz w:val="20"/>
          <w:szCs w:val="20"/>
        </w:rPr>
        <w:t xml:space="preserve"> </w:t>
      </w:r>
    </w:p>
  </w:footnote>
  <w:footnote w:id="3">
    <w:p w14:paraId="0BDC43D0" w14:textId="37939534" w:rsidR="00626F30" w:rsidRPr="007629C5" w:rsidRDefault="00626F30">
      <w:pPr>
        <w:pBdr>
          <w:top w:val="nil"/>
          <w:left w:val="nil"/>
          <w:bottom w:val="nil"/>
          <w:right w:val="nil"/>
          <w:between w:val="nil"/>
        </w:pBdr>
        <w:spacing w:line="240" w:lineRule="auto"/>
        <w:rPr>
          <w:sz w:val="20"/>
          <w:szCs w:val="20"/>
        </w:rPr>
      </w:pPr>
      <w:r>
        <w:rPr>
          <w:vertAlign w:val="superscript"/>
        </w:rPr>
        <w:footnoteRef/>
      </w:r>
      <w:r>
        <w:rPr>
          <w:color w:val="000000"/>
          <w:sz w:val="20"/>
          <w:szCs w:val="20"/>
        </w:rPr>
        <w:t xml:space="preserve"> See </w:t>
      </w:r>
      <w:hyperlink r:id="rId1" w:history="1">
        <w:r w:rsidRPr="007629C5">
          <w:rPr>
            <w:rStyle w:val="Hyperlink"/>
            <w:color w:val="auto"/>
            <w:sz w:val="20"/>
            <w:szCs w:val="20"/>
          </w:rPr>
          <w:t>https://datascapes.shinyapps.io/cumulative_fertility_app/</w:t>
        </w:r>
      </w:hyperlink>
      <w:r w:rsidRPr="007629C5">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84D"/>
    <w:multiLevelType w:val="hybridMultilevel"/>
    <w:tmpl w:val="55E22E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9F03A7"/>
    <w:multiLevelType w:val="multilevel"/>
    <w:tmpl w:val="945C1F36"/>
    <w:lvl w:ilvl="0">
      <w:start w:val="1"/>
      <w:numFmt w:val="decimal"/>
      <w:lvlText w:val="%1."/>
      <w:lvlJc w:val="left"/>
      <w:pPr>
        <w:ind w:left="4755"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2" w15:restartNumberingAfterBreak="0">
    <w:nsid w:val="304A54CE"/>
    <w:multiLevelType w:val="multilevel"/>
    <w:tmpl w:val="72E8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0232AB"/>
    <w:multiLevelType w:val="multilevel"/>
    <w:tmpl w:val="2D3E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rena Pattaro">
    <w15:presenceInfo w15:providerId="AD" w15:userId="S::Serena.Pattaro@glasgow.ac.uk::056cf098-5052-4347-abbd-da629ed95f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5D0"/>
    <w:rsid w:val="0007575D"/>
    <w:rsid w:val="00077FE5"/>
    <w:rsid w:val="000B27AB"/>
    <w:rsid w:val="00101852"/>
    <w:rsid w:val="00105AD7"/>
    <w:rsid w:val="00122AD4"/>
    <w:rsid w:val="00147D29"/>
    <w:rsid w:val="0017655A"/>
    <w:rsid w:val="001A5C08"/>
    <w:rsid w:val="00221737"/>
    <w:rsid w:val="002224CD"/>
    <w:rsid w:val="00245F59"/>
    <w:rsid w:val="00263958"/>
    <w:rsid w:val="00265B80"/>
    <w:rsid w:val="002772B5"/>
    <w:rsid w:val="002A1E26"/>
    <w:rsid w:val="002F310E"/>
    <w:rsid w:val="00306CF7"/>
    <w:rsid w:val="00314A50"/>
    <w:rsid w:val="003C265E"/>
    <w:rsid w:val="003E3400"/>
    <w:rsid w:val="00410F1B"/>
    <w:rsid w:val="00427F2E"/>
    <w:rsid w:val="004330E9"/>
    <w:rsid w:val="00451AB4"/>
    <w:rsid w:val="00482454"/>
    <w:rsid w:val="00487EC3"/>
    <w:rsid w:val="00495D0E"/>
    <w:rsid w:val="004B2645"/>
    <w:rsid w:val="004D3CCC"/>
    <w:rsid w:val="004F3CE1"/>
    <w:rsid w:val="00514C6C"/>
    <w:rsid w:val="00596ABC"/>
    <w:rsid w:val="005A5845"/>
    <w:rsid w:val="005B5A83"/>
    <w:rsid w:val="00601542"/>
    <w:rsid w:val="006110A3"/>
    <w:rsid w:val="00621082"/>
    <w:rsid w:val="00626F30"/>
    <w:rsid w:val="00631BFF"/>
    <w:rsid w:val="006524F3"/>
    <w:rsid w:val="006554AB"/>
    <w:rsid w:val="006675D0"/>
    <w:rsid w:val="006B6868"/>
    <w:rsid w:val="006B7A6F"/>
    <w:rsid w:val="006D2636"/>
    <w:rsid w:val="00717326"/>
    <w:rsid w:val="00726ED6"/>
    <w:rsid w:val="00737CEE"/>
    <w:rsid w:val="007629C5"/>
    <w:rsid w:val="007738F1"/>
    <w:rsid w:val="007A1DC0"/>
    <w:rsid w:val="007D33FD"/>
    <w:rsid w:val="007F7758"/>
    <w:rsid w:val="00866CD5"/>
    <w:rsid w:val="008A6214"/>
    <w:rsid w:val="008A677F"/>
    <w:rsid w:val="008B08F4"/>
    <w:rsid w:val="008C2E4C"/>
    <w:rsid w:val="00911D89"/>
    <w:rsid w:val="0094043C"/>
    <w:rsid w:val="009470D0"/>
    <w:rsid w:val="009538CA"/>
    <w:rsid w:val="009D363D"/>
    <w:rsid w:val="009E6484"/>
    <w:rsid w:val="00A02FC4"/>
    <w:rsid w:val="00A32F19"/>
    <w:rsid w:val="00A401B6"/>
    <w:rsid w:val="00A55C7B"/>
    <w:rsid w:val="00A63D81"/>
    <w:rsid w:val="00A91EAA"/>
    <w:rsid w:val="00AA3278"/>
    <w:rsid w:val="00AB1490"/>
    <w:rsid w:val="00AB1E24"/>
    <w:rsid w:val="00AC0801"/>
    <w:rsid w:val="00B5718F"/>
    <w:rsid w:val="00BA7081"/>
    <w:rsid w:val="00BE1FB4"/>
    <w:rsid w:val="00BE2322"/>
    <w:rsid w:val="00BF314B"/>
    <w:rsid w:val="00C33242"/>
    <w:rsid w:val="00C46D1E"/>
    <w:rsid w:val="00C674B6"/>
    <w:rsid w:val="00C7634A"/>
    <w:rsid w:val="00CB6DCE"/>
    <w:rsid w:val="00D77B10"/>
    <w:rsid w:val="00DA13FC"/>
    <w:rsid w:val="00DB1642"/>
    <w:rsid w:val="00DE43E5"/>
    <w:rsid w:val="00DE6268"/>
    <w:rsid w:val="00E34309"/>
    <w:rsid w:val="00E752AA"/>
    <w:rsid w:val="00EB301A"/>
    <w:rsid w:val="00EF2F2F"/>
    <w:rsid w:val="00F0016B"/>
    <w:rsid w:val="00F00223"/>
    <w:rsid w:val="00F01409"/>
    <w:rsid w:val="00F041D7"/>
    <w:rsid w:val="00F259C6"/>
    <w:rsid w:val="00F34C20"/>
    <w:rsid w:val="00F421BB"/>
    <w:rsid w:val="00F5690E"/>
    <w:rsid w:val="00FC390E"/>
    <w:rsid w:val="00FC4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5CDB"/>
  <w15:docId w15:val="{31FB0D65-EB7D-4F34-8A26-307B1DB0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470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0D0"/>
    <w:rPr>
      <w:rFonts w:ascii="Segoe UI" w:hAnsi="Segoe UI" w:cs="Segoe UI"/>
      <w:sz w:val="18"/>
      <w:szCs w:val="18"/>
    </w:rPr>
  </w:style>
  <w:style w:type="character" w:styleId="LineNumber">
    <w:name w:val="line number"/>
    <w:basedOn w:val="DefaultParagraphFont"/>
    <w:uiPriority w:val="99"/>
    <w:semiHidden/>
    <w:unhideWhenUsed/>
    <w:rsid w:val="00A55C7B"/>
  </w:style>
  <w:style w:type="character" w:styleId="Hyperlink">
    <w:name w:val="Hyperlink"/>
    <w:basedOn w:val="DefaultParagraphFont"/>
    <w:uiPriority w:val="99"/>
    <w:unhideWhenUsed/>
    <w:rsid w:val="00122AD4"/>
    <w:rPr>
      <w:color w:val="0000FF" w:themeColor="hyperlink"/>
      <w:u w:val="single"/>
    </w:rPr>
  </w:style>
  <w:style w:type="character" w:customStyle="1" w:styleId="UnresolvedMention1">
    <w:name w:val="Unresolved Mention1"/>
    <w:basedOn w:val="DefaultParagraphFont"/>
    <w:uiPriority w:val="99"/>
    <w:semiHidden/>
    <w:unhideWhenUsed/>
    <w:rsid w:val="00122AD4"/>
    <w:rPr>
      <w:color w:val="605E5C"/>
      <w:shd w:val="clear" w:color="auto" w:fill="E1DFDD"/>
    </w:rPr>
  </w:style>
  <w:style w:type="paragraph" w:styleId="Header">
    <w:name w:val="header"/>
    <w:basedOn w:val="Normal"/>
    <w:link w:val="HeaderChar"/>
    <w:uiPriority w:val="99"/>
    <w:unhideWhenUsed/>
    <w:rsid w:val="00495D0E"/>
    <w:pPr>
      <w:tabs>
        <w:tab w:val="center" w:pos="4513"/>
        <w:tab w:val="right" w:pos="9026"/>
      </w:tabs>
      <w:spacing w:line="240" w:lineRule="auto"/>
    </w:pPr>
  </w:style>
  <w:style w:type="character" w:customStyle="1" w:styleId="HeaderChar">
    <w:name w:val="Header Char"/>
    <w:basedOn w:val="DefaultParagraphFont"/>
    <w:link w:val="Header"/>
    <w:uiPriority w:val="99"/>
    <w:rsid w:val="00495D0E"/>
  </w:style>
  <w:style w:type="paragraph" w:styleId="Footer">
    <w:name w:val="footer"/>
    <w:basedOn w:val="Normal"/>
    <w:link w:val="FooterChar"/>
    <w:uiPriority w:val="99"/>
    <w:unhideWhenUsed/>
    <w:rsid w:val="00495D0E"/>
    <w:pPr>
      <w:tabs>
        <w:tab w:val="center" w:pos="4513"/>
        <w:tab w:val="right" w:pos="9026"/>
      </w:tabs>
      <w:spacing w:line="240" w:lineRule="auto"/>
    </w:pPr>
  </w:style>
  <w:style w:type="character" w:customStyle="1" w:styleId="FooterChar">
    <w:name w:val="Footer Char"/>
    <w:basedOn w:val="DefaultParagraphFont"/>
    <w:link w:val="Footer"/>
    <w:uiPriority w:val="99"/>
    <w:rsid w:val="00495D0E"/>
  </w:style>
  <w:style w:type="paragraph" w:styleId="CommentSubject">
    <w:name w:val="annotation subject"/>
    <w:basedOn w:val="CommentText"/>
    <w:next w:val="CommentText"/>
    <w:link w:val="CommentSubjectChar"/>
    <w:uiPriority w:val="99"/>
    <w:semiHidden/>
    <w:unhideWhenUsed/>
    <w:rsid w:val="00A02FC4"/>
    <w:rPr>
      <w:b/>
      <w:bCs/>
    </w:rPr>
  </w:style>
  <w:style w:type="character" w:customStyle="1" w:styleId="CommentSubjectChar">
    <w:name w:val="Comment Subject Char"/>
    <w:basedOn w:val="CommentTextChar"/>
    <w:link w:val="CommentSubject"/>
    <w:uiPriority w:val="99"/>
    <w:semiHidden/>
    <w:rsid w:val="00A02FC4"/>
    <w:rPr>
      <w:b/>
      <w:bCs/>
      <w:sz w:val="20"/>
      <w:szCs w:val="20"/>
    </w:rPr>
  </w:style>
  <w:style w:type="paragraph" w:styleId="Revision">
    <w:name w:val="Revision"/>
    <w:hidden/>
    <w:uiPriority w:val="99"/>
    <w:semiHidden/>
    <w:rsid w:val="00AC080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atascapes.shinyapps.io/cumulative_fertility_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27680-A62D-4E80-A891-6FF13D951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8E5B156D.dotm</Template>
  <TotalTime>33</TotalTime>
  <Pages>32</Pages>
  <Words>15428</Words>
  <Characters>87943</Characters>
  <Application>Microsoft Office Word</Application>
  <DocSecurity>0</DocSecurity>
  <Lines>732</Lines>
  <Paragraphs>206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Statistisches Bundesamt</Company>
  <LinksUpToDate>false</LinksUpToDate>
  <CharactersWithSpaces>103165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Serena Pattaro</dc:creator>
  <cp:lastModifiedBy>Serena Pattaro</cp:lastModifiedBy>
  <cp:revision>2</cp:revision>
  <dcterms:created xsi:type="dcterms:W3CDTF">2020-01-10T18:29:00Z</dcterms:created>
  <dcterms:modified xsi:type="dcterms:W3CDTF">2020-01-10T18:29:00Z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821588</vt:lpwstr>
  </property>
  <property fmtid="{D5CDD505-2E9C-101B-9397-08002B2CF9AE}" pid="3" name="InsertAsFootnote">
    <vt:lpwstr>False</vt:lpwstr>
  </property>
  <property fmtid="{D5CDD505-2E9C-101B-9397-08002B2CF9AE}" pid="4" name="StyleId">
    <vt:lpwstr>http://f1000research.com/style/f1000research</vt:lpwstr>
  </property>
  <property fmtid="{D5CDD505-2E9C-101B-9397-08002B2CF9AE}" pid="5" name="ProjectId">
    <vt:lpwstr>332167</vt:lpwstr>
  </property>
</Properties>
</file>