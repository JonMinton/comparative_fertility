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43037" w14:textId="545E6CA6" w:rsidR="005A4C36" w:rsidRDefault="00B10394" w:rsidP="00781F27">
      <w:pPr>
        <w:pStyle w:val="Heading1"/>
        <w:spacing w:before="0" w:line="480" w:lineRule="auto"/>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68D353B2" w:rsidR="00084FEC" w:rsidRPr="00084FEC" w:rsidRDefault="00863F9F" w:rsidP="00781F27">
      <w:pPr>
        <w:spacing w:after="0" w:line="480" w:lineRule="auto"/>
      </w:pPr>
      <w:ins w:id="0" w:author="Richard Shaw" w:date="2018-09-09T11:28:00Z">
        <w:r>
          <w:t>FOCUS ONLY ON THE 1.5 AND 2.05 CCFR</w:t>
        </w:r>
      </w:ins>
    </w:p>
    <w:p w14:paraId="7C3F7C25" w14:textId="4FA5A68E" w:rsidR="00D54795" w:rsidRPr="00084FEC" w:rsidRDefault="00D54795" w:rsidP="00781F27">
      <w:pPr>
        <w:spacing w:after="0" w:line="480" w:lineRule="auto"/>
      </w:pPr>
      <w:r w:rsidRPr="00084FEC">
        <w:t>Serena Pattaro, School of</w:t>
      </w:r>
      <w:r w:rsidR="008117AC" w:rsidRPr="00084FEC">
        <w:t xml:space="preserve"> Social and Political Sciences, University of Glasgow</w:t>
      </w:r>
    </w:p>
    <w:p w14:paraId="69889922" w14:textId="53C9BF9D" w:rsidR="00CD5999" w:rsidRPr="001021BC" w:rsidRDefault="00D54795" w:rsidP="00781F27">
      <w:pPr>
        <w:spacing w:after="0" w:line="480" w:lineRule="auto"/>
        <w:rPr>
          <w:lang w:val="it-IT"/>
        </w:rPr>
      </w:pPr>
      <w:r w:rsidRPr="001021BC">
        <w:rPr>
          <w:lang w:val="it-IT"/>
        </w:rPr>
        <w:t xml:space="preserve">E-mail: </w:t>
      </w:r>
      <w:r w:rsidR="00736412">
        <w:rPr>
          <w:rStyle w:val="Hyperlink"/>
          <w:lang w:val="it-IT"/>
        </w:rPr>
        <w:fldChar w:fldCharType="begin"/>
      </w:r>
      <w:r w:rsidR="00736412">
        <w:rPr>
          <w:rStyle w:val="Hyperlink"/>
          <w:lang w:val="it-IT"/>
        </w:rPr>
        <w:instrText xml:space="preserve"> HYPERLINK "mailto:Serena.Pattaro@glasgow.ac.uk" </w:instrText>
      </w:r>
      <w:r w:rsidR="00736412">
        <w:rPr>
          <w:rStyle w:val="Hyperlink"/>
          <w:lang w:val="it-IT"/>
        </w:rPr>
        <w:fldChar w:fldCharType="separate"/>
      </w:r>
      <w:r w:rsidR="00CD5999" w:rsidRPr="001021BC">
        <w:rPr>
          <w:rStyle w:val="Hyperlink"/>
          <w:lang w:val="it-IT"/>
        </w:rPr>
        <w:t>Serena.Pattaro@glasgow.ac.uk</w:t>
      </w:r>
      <w:r w:rsidR="00736412">
        <w:rPr>
          <w:rStyle w:val="Hyperlink"/>
          <w:lang w:val="it-IT"/>
        </w:rPr>
        <w:fldChar w:fldCharType="end"/>
      </w:r>
    </w:p>
    <w:p w14:paraId="5D728372" w14:textId="1B58227F" w:rsidR="00D54795" w:rsidRPr="00084FEC" w:rsidRDefault="00D54795" w:rsidP="00781F27">
      <w:pPr>
        <w:spacing w:after="0" w:line="480" w:lineRule="auto"/>
      </w:pPr>
      <w:r w:rsidRPr="00084FEC">
        <w:t xml:space="preserve">Laura </w:t>
      </w:r>
      <w:proofErr w:type="spellStart"/>
      <w:r w:rsidRPr="00084FEC">
        <w:t>Vanderbloem</w:t>
      </w:r>
      <w:r w:rsidR="00377F1B">
        <w:t>en</w:t>
      </w:r>
      <w:proofErr w:type="spellEnd"/>
      <w:r w:rsidRPr="00084FEC">
        <w:t xml:space="preserve">, </w:t>
      </w:r>
      <w:r w:rsidR="008117AC" w:rsidRPr="00084FEC">
        <w:t>School of Public Health, Imperial College London</w:t>
      </w:r>
    </w:p>
    <w:p w14:paraId="67928599" w14:textId="5A3CC0EF" w:rsidR="00D54795" w:rsidRPr="001021BC" w:rsidRDefault="00D54795" w:rsidP="00781F27">
      <w:pPr>
        <w:spacing w:after="0" w:line="480" w:lineRule="auto"/>
        <w:rPr>
          <w:lang w:val="it-IT"/>
        </w:rPr>
      </w:pPr>
      <w:r w:rsidRPr="001021BC">
        <w:rPr>
          <w:lang w:val="it-IT"/>
        </w:rPr>
        <w:t xml:space="preserve">E-mail: </w:t>
      </w:r>
      <w:r w:rsidR="00736412">
        <w:rPr>
          <w:rStyle w:val="Hyperlink"/>
          <w:lang w:val="it-IT"/>
        </w:rPr>
        <w:fldChar w:fldCharType="begin"/>
      </w:r>
      <w:r w:rsidR="00736412">
        <w:rPr>
          <w:rStyle w:val="Hyperlink"/>
          <w:lang w:val="it-IT"/>
        </w:rPr>
        <w:instrText xml:space="preserve"> HYPERLINK "mailto:l.vanderbloeme</w:instrText>
      </w:r>
      <w:r w:rsidR="00736412">
        <w:rPr>
          <w:rStyle w:val="Hyperlink"/>
          <w:lang w:val="it-IT"/>
        </w:rPr>
        <w:instrText xml:space="preserve">n@imperial.ac.uk" </w:instrText>
      </w:r>
      <w:r w:rsidR="00736412">
        <w:rPr>
          <w:rStyle w:val="Hyperlink"/>
          <w:lang w:val="it-IT"/>
        </w:rPr>
        <w:fldChar w:fldCharType="separate"/>
      </w:r>
      <w:r w:rsidRPr="001021BC">
        <w:rPr>
          <w:rStyle w:val="Hyperlink"/>
          <w:lang w:val="it-IT"/>
        </w:rPr>
        <w:t>l.vanderbloemen@imperial.ac.uk</w:t>
      </w:r>
      <w:r w:rsidR="00736412">
        <w:rPr>
          <w:rStyle w:val="Hyperlink"/>
          <w:lang w:val="it-IT"/>
        </w:rPr>
        <w:fldChar w:fldCharType="end"/>
      </w:r>
    </w:p>
    <w:p w14:paraId="78B182A7" w14:textId="6060CF7B" w:rsidR="00D54795" w:rsidRPr="00084FEC" w:rsidRDefault="00D54795" w:rsidP="00781F27">
      <w:pPr>
        <w:spacing w:after="0" w:line="480" w:lineRule="auto"/>
      </w:pPr>
      <w:r w:rsidRPr="00084FEC">
        <w:t xml:space="preserve">Jon Minton, </w:t>
      </w:r>
      <w:r w:rsidR="008117AC" w:rsidRPr="00084FEC">
        <w:t>School of Social and Political Sciences, University of Glasgow</w:t>
      </w:r>
    </w:p>
    <w:p w14:paraId="4CEE2885" w14:textId="0DAC8BC1" w:rsidR="00D54795" w:rsidRPr="001021BC" w:rsidRDefault="00D54795" w:rsidP="00781F27">
      <w:pPr>
        <w:spacing w:after="0" w:line="480" w:lineRule="auto"/>
        <w:rPr>
          <w:lang w:val="it-IT"/>
        </w:rPr>
      </w:pPr>
      <w:r w:rsidRPr="001021BC">
        <w:rPr>
          <w:lang w:val="it-IT"/>
        </w:rPr>
        <w:t xml:space="preserve">E-mail: </w:t>
      </w:r>
      <w:r w:rsidR="00736412">
        <w:rPr>
          <w:rStyle w:val="Hyperlink"/>
          <w:lang w:val="it-IT"/>
        </w:rPr>
        <w:fldChar w:fldCharType="begin"/>
      </w:r>
      <w:r w:rsidR="00736412">
        <w:rPr>
          <w:rStyle w:val="Hyperlink"/>
          <w:lang w:val="it-IT"/>
        </w:rPr>
        <w:instrText xml:space="preserve"> HYPERLINK "mailto:Jonathan.Minton@glasgow.ac.uk" </w:instrText>
      </w:r>
      <w:r w:rsidR="00736412">
        <w:rPr>
          <w:rStyle w:val="Hyperlink"/>
          <w:lang w:val="it-IT"/>
        </w:rPr>
        <w:fldChar w:fldCharType="separate"/>
      </w:r>
      <w:r w:rsidR="005A521D" w:rsidRPr="001021BC">
        <w:rPr>
          <w:rStyle w:val="Hyperlink"/>
          <w:lang w:val="it-IT"/>
        </w:rPr>
        <w:t>Jonathan.Minton@glasgow.ac.uk</w:t>
      </w:r>
      <w:r w:rsidR="00736412">
        <w:rPr>
          <w:rStyle w:val="Hyperlink"/>
          <w:lang w:val="it-IT"/>
        </w:rPr>
        <w:fldChar w:fldCharType="end"/>
      </w:r>
    </w:p>
    <w:p w14:paraId="006C40DB" w14:textId="77777777" w:rsidR="00084FEC" w:rsidRPr="001021BC" w:rsidRDefault="00084FEC" w:rsidP="00781F27">
      <w:pPr>
        <w:spacing w:after="0" w:line="480" w:lineRule="auto"/>
        <w:rPr>
          <w:lang w:val="it-IT"/>
        </w:rPr>
      </w:pPr>
    </w:p>
    <w:p w14:paraId="00C0B400" w14:textId="029D8862" w:rsidR="007562EB" w:rsidRPr="00FB1F45" w:rsidRDefault="007562EB" w:rsidP="00C8640F">
      <w:pPr>
        <w:pStyle w:val="Heading1"/>
        <w:spacing w:before="0" w:line="480" w:lineRule="auto"/>
      </w:pPr>
      <w:r w:rsidRPr="00FB1F45">
        <w:t>Abstract</w:t>
      </w:r>
    </w:p>
    <w:p w14:paraId="6EDAC140" w14:textId="4B8B860F" w:rsidR="00EC0321" w:rsidRPr="00FB1F45" w:rsidRDefault="00EC0321" w:rsidP="00C8640F">
      <w:pPr>
        <w:pStyle w:val="Heading2"/>
        <w:spacing w:before="0" w:line="480" w:lineRule="auto"/>
      </w:pPr>
      <w:r w:rsidRPr="00FB1F45">
        <w:t>BACKGROUND</w:t>
      </w:r>
    </w:p>
    <w:p w14:paraId="42A2B89A" w14:textId="622B570B" w:rsidR="008575FA" w:rsidRPr="00084FEC" w:rsidRDefault="0022045A" w:rsidP="00C8640F">
      <w:pPr>
        <w:spacing w:after="0" w:line="480" w:lineRule="auto"/>
      </w:pPr>
      <w:r w:rsidRPr="00084FEC">
        <w:t xml:space="preserve">The Human Fertility Database (HFD) and Human Fertility Collection (HFC) provide disaggregated data </w:t>
      </w:r>
      <w:r w:rsidR="00E03075" w:rsidRPr="00084FEC">
        <w:t>on age-specific fertility rates</w:t>
      </w:r>
      <w:r w:rsidRPr="00084FEC">
        <w:t xml:space="preserve"> for </w:t>
      </w:r>
      <w:r w:rsidR="00DA75C1" w:rsidRPr="00084FEC">
        <w:t>45</w:t>
      </w:r>
      <w:r w:rsidRPr="00084FEC">
        <w:t xml:space="preserve"> </w:t>
      </w:r>
      <w:r w:rsidR="00E03075" w:rsidRPr="00084FEC">
        <w:t>countries</w:t>
      </w:r>
      <w:r w:rsidRPr="00084FEC">
        <w:t xml:space="preserve">. These sources </w:t>
      </w:r>
      <w:r w:rsidR="001021BC">
        <w:t>offer the</w:t>
      </w:r>
      <w:r w:rsidRPr="00084FEC">
        <w:t xml:space="preserve"> opportunity </w:t>
      </w:r>
      <w:r w:rsidR="00E37083">
        <w:t xml:space="preserve">to </w:t>
      </w:r>
      <w:r w:rsidRPr="00084FEC">
        <w:t xml:space="preserve">learn about </w:t>
      </w:r>
      <w:r w:rsidR="00321CEB" w:rsidRPr="00084FEC">
        <w:t>the development of different pathways of transition to low fertility</w:t>
      </w:r>
      <w:r w:rsidRPr="00084FEC">
        <w:t xml:space="preserve"> </w:t>
      </w:r>
      <w:r w:rsidR="00E03075" w:rsidRPr="00084FEC">
        <w:t xml:space="preserve">both within and </w:t>
      </w:r>
      <w:r w:rsidRPr="00084FEC">
        <w:t xml:space="preserve">between countries. </w:t>
      </w:r>
    </w:p>
    <w:p w14:paraId="15AD2E7A" w14:textId="77777777" w:rsidR="00FB1F45" w:rsidRDefault="00C512BD" w:rsidP="00C8640F">
      <w:pPr>
        <w:pStyle w:val="Heading2"/>
        <w:spacing w:before="0" w:line="480" w:lineRule="auto"/>
      </w:pPr>
      <w:r w:rsidRPr="00FB1F45">
        <w:t>OBJECTIVE</w:t>
      </w:r>
    </w:p>
    <w:p w14:paraId="0CE073F6" w14:textId="34B8A0B0" w:rsidR="00321CEB" w:rsidRPr="00084FEC" w:rsidRDefault="0022045A" w:rsidP="00C8640F">
      <w:pPr>
        <w:spacing w:after="0" w:line="480" w:lineRule="auto"/>
      </w:pPr>
      <w:r w:rsidRPr="00084FEC">
        <w:t>T</w:t>
      </w:r>
      <w:r w:rsidR="00781F27">
        <w:t>he aim of this paper is t</w:t>
      </w:r>
      <w:r w:rsidR="003C3DB4" w:rsidRPr="00084FEC">
        <w:t xml:space="preserve">o use </w:t>
      </w:r>
      <w:r w:rsidR="00321CEB" w:rsidRPr="00084FEC">
        <w:t>composite fertility lattice plots</w:t>
      </w:r>
      <w:r w:rsidR="003C3DB4" w:rsidRPr="00084FEC">
        <w:t>, which combine information from different visuali</w:t>
      </w:r>
      <w:r w:rsidR="001745C2">
        <w:t>z</w:t>
      </w:r>
      <w:r w:rsidR="003C3DB4" w:rsidRPr="00084FEC">
        <w:t xml:space="preserve">ation </w:t>
      </w:r>
      <w:r w:rsidR="00197139">
        <w:t>techniques</w:t>
      </w:r>
      <w:r w:rsidR="003C3DB4" w:rsidRPr="00084FEC">
        <w:t xml:space="preserve"> of the Lexis surface, </w:t>
      </w:r>
      <w:r w:rsidR="00AA6E12">
        <w:t xml:space="preserve">namely </w:t>
      </w:r>
      <w:r w:rsidR="00197139">
        <w:t xml:space="preserve">level </w:t>
      </w:r>
      <w:r w:rsidR="007D3ADD">
        <w:t xml:space="preserve">plots </w:t>
      </w:r>
      <w:r w:rsidR="00197139">
        <w:t>and</w:t>
      </w:r>
      <w:r w:rsidR="003C3DB4" w:rsidRPr="00084FEC">
        <w:t xml:space="preserve"> contour plots, to explore changes in</w:t>
      </w:r>
      <w:r w:rsidR="00321CEB" w:rsidRPr="00084FEC">
        <w:t xml:space="preserve"> </w:t>
      </w:r>
      <w:r w:rsidRPr="00084FEC">
        <w:t xml:space="preserve">age-specific fertility rates </w:t>
      </w:r>
      <w:r w:rsidR="00D54795" w:rsidRPr="00084FEC">
        <w:t>and deriv</w:t>
      </w:r>
      <w:r w:rsidR="003C3DB4" w:rsidRPr="00084FEC">
        <w:t>ed</w:t>
      </w:r>
      <w:r w:rsidRPr="00084FEC">
        <w:t xml:space="preserve"> cumulative cohort fertility rates </w:t>
      </w:r>
      <w:r w:rsidR="003C3DB4" w:rsidRPr="00084FEC">
        <w:t>across</w:t>
      </w:r>
      <w:r w:rsidRPr="00084FEC">
        <w:t xml:space="preserve"> countries </w:t>
      </w:r>
      <w:r w:rsidR="00D54795" w:rsidRPr="00084FEC">
        <w:t>and geographic</w:t>
      </w:r>
      <w:r w:rsidR="00E03075" w:rsidRPr="00084FEC">
        <w:t xml:space="preserve"> regions</w:t>
      </w:r>
      <w:r w:rsidR="00092BAE" w:rsidRPr="00084FEC">
        <w:t>.</w:t>
      </w:r>
      <w:r w:rsidR="00321CEB" w:rsidRPr="00084FEC">
        <w:t xml:space="preserve"> </w:t>
      </w:r>
    </w:p>
    <w:p w14:paraId="7E8A3DB0" w14:textId="53196A58" w:rsidR="00EC0321" w:rsidRDefault="00F5327B" w:rsidP="00C8640F">
      <w:pPr>
        <w:pStyle w:val="Heading2"/>
        <w:spacing w:before="0" w:line="480" w:lineRule="auto"/>
      </w:pPr>
      <w:r>
        <w:t>METHODS</w:t>
      </w:r>
    </w:p>
    <w:p w14:paraId="0D8966E4" w14:textId="53468B9D" w:rsidR="00C64348" w:rsidRPr="00084FEC" w:rsidRDefault="001B4E8B" w:rsidP="00C8640F">
      <w:pPr>
        <w:spacing w:after="0" w:line="480" w:lineRule="auto"/>
      </w:pPr>
      <w:ins w:id="1" w:author="Jonathan Minton" w:date="2018-09-08T10:58:00Z">
        <w:r>
          <w:t xml:space="preserve">Through key examples </w:t>
        </w:r>
      </w:ins>
      <w:del w:id="2" w:author="Jonathan Minton" w:date="2018-09-08T10:58:00Z">
        <w:r w:rsidR="0042286C" w:rsidDel="001B4E8B">
          <w:delText xml:space="preserve">We </w:delText>
        </w:r>
      </w:del>
      <w:ins w:id="3" w:author="Jonathan Minton" w:date="2018-09-08T10:58:00Z">
        <w:r>
          <w:t xml:space="preserve">we </w:t>
        </w:r>
      </w:ins>
      <w:del w:id="4" w:author="Jonathan Minton" w:date="2018-09-08T10:57:00Z">
        <w:r w:rsidR="0042286C" w:rsidDel="001B4E8B">
          <w:delText xml:space="preserve">draw on a new refinement and </w:delText>
        </w:r>
      </w:del>
      <w:ins w:id="5" w:author="Jonathan Minton" w:date="2018-09-08T10:57:00Z">
        <w:r>
          <w:t xml:space="preserve">introduce a new refinement </w:t>
        </w:r>
      </w:ins>
      <w:del w:id="6" w:author="Jonathan Minton" w:date="2018-09-08T10:57:00Z">
        <w:r w:rsidR="0042286C" w:rsidDel="001B4E8B">
          <w:delText xml:space="preserve">adaptation </w:delText>
        </w:r>
      </w:del>
      <w:r w:rsidR="0042286C">
        <w:t xml:space="preserve">of the Lexis surface, </w:t>
      </w:r>
      <w:del w:id="7" w:author="Jonathan Minton" w:date="2018-09-08T10:58:00Z">
        <w:r w:rsidR="0042286C" w:rsidDel="001B4E8B">
          <w:delText xml:space="preserve">by </w:delText>
        </w:r>
      </w:del>
      <w:r w:rsidR="0042286C">
        <w:t>combining level plots which use</w:t>
      </w:r>
      <w:r w:rsidR="00D04365" w:rsidRPr="00084FEC">
        <w:t xml:space="preserve"> colour/shade to indicate age-specific fertility rates, and contour lines to </w:t>
      </w:r>
      <w:r w:rsidR="0042286C">
        <w:t xml:space="preserve">indicate </w:t>
      </w:r>
      <w:r w:rsidR="00D04365" w:rsidRPr="00084FEC">
        <w:t xml:space="preserve">cumulative </w:t>
      </w:r>
      <w:r w:rsidR="0042286C">
        <w:t xml:space="preserve">cohort </w:t>
      </w:r>
      <w:r w:rsidR="00D04365" w:rsidRPr="00084FEC">
        <w:t xml:space="preserve">fertility </w:t>
      </w:r>
      <w:r w:rsidR="0042286C">
        <w:t>milestones</w:t>
      </w:r>
      <w:r w:rsidR="00D04365" w:rsidRPr="00084FEC">
        <w:t xml:space="preserve">. </w:t>
      </w:r>
    </w:p>
    <w:p w14:paraId="186D7C08" w14:textId="56AFFCBE" w:rsidR="00EC0321" w:rsidRDefault="00F5327B" w:rsidP="00C8640F">
      <w:pPr>
        <w:pStyle w:val="Heading2"/>
        <w:spacing w:before="0" w:line="480" w:lineRule="auto"/>
      </w:pPr>
      <w:r>
        <w:lastRenderedPageBreak/>
        <w:t>RESULTS</w:t>
      </w:r>
    </w:p>
    <w:p w14:paraId="53980962" w14:textId="3AB0C670" w:rsidR="0022045A" w:rsidRPr="00084FEC" w:rsidRDefault="00EA72B4" w:rsidP="00C8640F">
      <w:pPr>
        <w:spacing w:after="0" w:line="480" w:lineRule="auto"/>
      </w:pPr>
      <w:r>
        <w:t>Results show</w:t>
      </w:r>
      <w:r w:rsidR="0022045A" w:rsidRPr="00084FEC">
        <w:t xml:space="preserve"> that</w:t>
      </w:r>
      <w:r w:rsidR="0098443F" w:rsidRPr="00084FEC">
        <w:t xml:space="preserve"> </w:t>
      </w:r>
      <w:r w:rsidR="0022045A" w:rsidRPr="00084FEC">
        <w:t xml:space="preserve">once countries have </w:t>
      </w:r>
      <w:r w:rsidR="0090026D" w:rsidRPr="00084FEC">
        <w:t>fallen below</w:t>
      </w:r>
      <w:r w:rsidR="0022045A" w:rsidRPr="00084FEC">
        <w:t xml:space="preserve"> a replacement fertility level they tend to not </w:t>
      </w:r>
      <w:r w:rsidR="0090026D" w:rsidRPr="00084FEC">
        <w:t>return to it</w:t>
      </w:r>
      <w:r w:rsidR="0022045A" w:rsidRPr="00084FEC">
        <w:t xml:space="preserve">. </w:t>
      </w:r>
      <w:r w:rsidR="0098443F" w:rsidRPr="00084FEC">
        <w:t>E</w:t>
      </w:r>
      <w:r w:rsidR="0022045A" w:rsidRPr="00084FEC">
        <w:t>xceptions are Norway and the USA, which saw rising fertility rates for cohorts born after 1950s and late 1960s, respectively. The age-specific fertility trends, as well as broader political and socioeconomic conditions are very different</w:t>
      </w:r>
      <w:r w:rsidR="00377F1B">
        <w:t xml:space="preserve"> in these countries</w:t>
      </w:r>
      <w:r w:rsidR="0022045A" w:rsidRPr="00084FEC">
        <w:t>, suggesting different paths by which replacement f</w:t>
      </w:r>
      <w:r w:rsidR="0098443F" w:rsidRPr="00084FEC">
        <w:t>ertility rates can be achieved.</w:t>
      </w:r>
    </w:p>
    <w:p w14:paraId="0927E1C8" w14:textId="5AEBF508" w:rsidR="00F5327B" w:rsidRDefault="00F5327B" w:rsidP="00C8640F">
      <w:pPr>
        <w:pStyle w:val="Heading2"/>
        <w:spacing w:before="0" w:line="480" w:lineRule="auto"/>
      </w:pPr>
      <w:r>
        <w:t>CONTRIBUTION</w:t>
      </w:r>
    </w:p>
    <w:p w14:paraId="79C6861A" w14:textId="7C78690F" w:rsidR="005A521D" w:rsidRDefault="0098443F" w:rsidP="00C8640F">
      <w:pPr>
        <w:spacing w:after="0" w:line="480" w:lineRule="auto"/>
      </w:pPr>
      <w:r w:rsidRPr="00084FEC">
        <w:t>Complex data visuali</w:t>
      </w:r>
      <w:r w:rsidR="001745C2">
        <w:t>z</w:t>
      </w:r>
      <w:r w:rsidRPr="00084FEC">
        <w:t xml:space="preserve">ations </w:t>
      </w:r>
      <w:r w:rsidR="0022045A" w:rsidRPr="00084FEC">
        <w:t>show, in an intuitive way, how age-specific</w:t>
      </w:r>
      <w:r w:rsidR="00DA07EE" w:rsidRPr="00084FEC">
        <w:t xml:space="preserve"> fertility rates are related </w:t>
      </w:r>
      <w:r w:rsidRPr="00084FEC">
        <w:t xml:space="preserve">to </w:t>
      </w:r>
      <w:r w:rsidR="0022045A" w:rsidRPr="00084FEC">
        <w:t>cumulative cohort fertility rates</w:t>
      </w:r>
      <w:r w:rsidRPr="00084FEC">
        <w:t xml:space="preserve">. Combining this information enables us to </w:t>
      </w:r>
      <w:r w:rsidR="00E03075" w:rsidRPr="00084FEC">
        <w:t xml:space="preserve">explore </w:t>
      </w:r>
      <w:r w:rsidRPr="00084FEC">
        <w:t xml:space="preserve">differences between countries </w:t>
      </w:r>
      <w:r w:rsidR="00F93A1A" w:rsidRPr="00084FEC">
        <w:t xml:space="preserve">and can make an important contribution to comparative </w:t>
      </w:r>
      <w:del w:id="8" w:author="Serena Pattaro" w:date="2018-09-26T14:42:00Z">
        <w:r w:rsidR="00F93A1A" w:rsidRPr="00084FEC" w:rsidDel="008B41CF">
          <w:delText xml:space="preserve">demographic </w:delText>
        </w:r>
      </w:del>
      <w:ins w:id="9" w:author="Serena Pattaro" w:date="2018-09-26T14:42:00Z">
        <w:r w:rsidR="008B41CF">
          <w:t>fertility</w:t>
        </w:r>
        <w:r w:rsidR="008B41CF" w:rsidRPr="00084FEC">
          <w:t xml:space="preserve"> </w:t>
        </w:r>
      </w:ins>
      <w:r w:rsidR="00F93A1A" w:rsidRPr="00084FEC">
        <w:t>research</w:t>
      </w:r>
      <w:del w:id="10" w:author="Serena Pattaro" w:date="2018-09-26T14:42:00Z">
        <w:r w:rsidRPr="00084FEC" w:rsidDel="008B41CF">
          <w:delText xml:space="preserve"> on fertility trends</w:delText>
        </w:r>
      </w:del>
      <w:r w:rsidRPr="00084FEC">
        <w:t>.</w:t>
      </w:r>
    </w:p>
    <w:p w14:paraId="1B9DE743" w14:textId="77777777" w:rsidR="005A521D" w:rsidRDefault="005A521D" w:rsidP="00C8640F">
      <w:pPr>
        <w:spacing w:after="0" w:line="480" w:lineRule="auto"/>
      </w:pPr>
    </w:p>
    <w:p w14:paraId="267E93A9" w14:textId="673F4618" w:rsidR="005A521D" w:rsidRDefault="00B816F3" w:rsidP="00C8640F">
      <w:pPr>
        <w:pStyle w:val="Heading2"/>
        <w:spacing w:before="0" w:line="480" w:lineRule="auto"/>
      </w:pPr>
      <w:r>
        <w:t>Key</w:t>
      </w:r>
      <w:r w:rsidR="005A521D">
        <w:t>words:</w:t>
      </w:r>
    </w:p>
    <w:p w14:paraId="2002C107" w14:textId="77777777" w:rsidR="005A521D" w:rsidRPr="005A521D" w:rsidRDefault="005A521D" w:rsidP="00C8640F">
      <w:pPr>
        <w:spacing w:after="0" w:line="480" w:lineRule="auto"/>
      </w:pPr>
    </w:p>
    <w:p w14:paraId="48E4CF00" w14:textId="49318544" w:rsidR="005A521D" w:rsidRPr="005A521D" w:rsidRDefault="005A521D" w:rsidP="00C8640F">
      <w:pPr>
        <w:spacing w:after="0" w:line="480" w:lineRule="auto"/>
      </w:pPr>
      <w:r>
        <w:t>Fertility, Lexis Surfaces, Data Visuali</w:t>
      </w:r>
      <w:r w:rsidR="001745C2">
        <w:t>z</w:t>
      </w:r>
      <w:r>
        <w:t>ation, Human Fertility Database, International Comparative Analysis</w:t>
      </w:r>
      <w:r w:rsidR="00B816F3">
        <w:t>.</w:t>
      </w:r>
    </w:p>
    <w:p w14:paraId="55DE4861" w14:textId="68A53F69" w:rsidR="008575FA" w:rsidRPr="00084FEC" w:rsidRDefault="008575FA" w:rsidP="00084FEC">
      <w:r w:rsidRPr="00084FEC">
        <w:br w:type="page"/>
      </w:r>
    </w:p>
    <w:p w14:paraId="6E7B7928" w14:textId="662AE98C" w:rsidR="00B10394" w:rsidRDefault="00F5327B" w:rsidP="00C77E90">
      <w:pPr>
        <w:pStyle w:val="Heading1"/>
        <w:numPr>
          <w:ilvl w:val="0"/>
          <w:numId w:val="1"/>
        </w:numPr>
        <w:spacing w:before="0" w:line="480" w:lineRule="auto"/>
        <w:ind w:left="284" w:hanging="284"/>
      </w:pPr>
      <w:r>
        <w:lastRenderedPageBreak/>
        <w:t>Introduction</w:t>
      </w:r>
    </w:p>
    <w:p w14:paraId="3DC5D238" w14:textId="138C673E" w:rsidR="006F542D" w:rsidDel="00EA3E34" w:rsidRDefault="00CA05E3" w:rsidP="00C8640F">
      <w:pPr>
        <w:spacing w:after="0" w:line="480" w:lineRule="auto"/>
        <w:rPr>
          <w:del w:id="11" w:author="Richard Shaw" w:date="2018-09-11T14:41:00Z"/>
        </w:rPr>
      </w:pPr>
      <w:del w:id="12" w:author="Richard Shaw" w:date="2018-09-11T14:39:00Z">
        <w:r w:rsidDel="00BB310A">
          <w:delText>Exploring</w:delText>
        </w:r>
        <w:r w:rsidR="001A3BDB" w:rsidDel="00BB310A">
          <w:delText xml:space="preserve"> </w:delText>
        </w:r>
        <w:r w:rsidDel="00BB310A">
          <w:delText xml:space="preserve">timely and accurate </w:delText>
        </w:r>
        <w:r w:rsidR="001A3BDB" w:rsidDel="00BB310A">
          <w:delText>vital statistics information, such as</w:delText>
        </w:r>
        <w:r w:rsidR="00F54B98" w:rsidDel="00BB310A">
          <w:delText xml:space="preserve"> birth rates and </w:delText>
        </w:r>
        <w:r w:rsidR="00062879" w:rsidDel="00BB310A">
          <w:delText>other population characteristics</w:delText>
        </w:r>
        <w:r w:rsidR="001A3BDB" w:rsidDel="00BB310A">
          <w:delText xml:space="preserve">, </w:delText>
        </w:r>
        <w:r w:rsidR="003A259E" w:rsidDel="00BB310A">
          <w:delText>through</w:delText>
        </w:r>
        <w:r w:rsidR="001A3BDB" w:rsidDel="00BB310A">
          <w:delText xml:space="preserve"> </w:delText>
        </w:r>
        <w:r w:rsidR="00F44B8C" w:rsidDel="00BB310A">
          <w:delText xml:space="preserve">using </w:delText>
        </w:r>
        <w:r w:rsidR="001A3BDB" w:rsidDel="00BB310A">
          <w:delText xml:space="preserve">data visualization </w:delText>
        </w:r>
        <w:r w:rsidR="00F44B8C" w:rsidDel="00BB310A">
          <w:delText>techniques such as</w:delText>
        </w:r>
        <w:r w:rsidR="001A3BDB" w:rsidDel="00BB310A">
          <w:delText xml:space="preserve"> Lexis surface</w:delText>
        </w:r>
        <w:r w:rsidR="00F44B8C" w:rsidDel="00BB310A">
          <w:delText>s</w:delText>
        </w:r>
        <w:r w:rsidR="00EC12E4" w:rsidDel="00BB310A">
          <w:delText xml:space="preserve">, </w:delText>
        </w:r>
        <w:r w:rsidR="00F44B8C" w:rsidDel="00BB310A">
          <w:delText xml:space="preserve">has </w:delText>
        </w:r>
        <w:r w:rsidR="006155D9" w:rsidDel="00BB310A">
          <w:delText xml:space="preserve">become </w:delText>
        </w:r>
        <w:r w:rsidR="00F44B8C" w:rsidDel="00BB310A">
          <w:delText xml:space="preserve">increasingly </w:delText>
        </w:r>
        <w:r w:rsidR="006155D9" w:rsidDel="00BB310A">
          <w:delText>popular</w:delText>
        </w:r>
        <w:r w:rsidR="001A3BDB" w:rsidDel="00BB310A">
          <w:delText xml:space="preserve"> in recent years</w:delText>
        </w:r>
        <w:r w:rsidDel="00BB310A">
          <w:delText xml:space="preserve"> </w:delText>
        </w:r>
        <w:r w:rsidR="00BB58CC" w:rsidDel="00BB310A">
          <w:fldChar w:fldCharType="begin" w:fldLock="1"/>
        </w:r>
        <w:r w:rsidR="009779BA" w:rsidDel="00BB310A">
          <w:delInstrText>ADDIN CSL_CITATION {"citationItems":[{"id":"ITEM-1","itemData":{"ISSN":"1435-9871","author":[{"dropping-particle":"","family":"Burkimsher","given":"Marion","non-dropping-particle":"","parse-names":false,"suffix":""}],"container-title":"Demographic Research","id":"ITEM-1","issue":"11","issued":{"date-parts":[["2017"]]},"page":"295-324","title":"Evolution of the shape of the fertility curve: Why might some countries develop a bimodal curve?","type":"article-journal","volume":"37"},"uris":["http://www.mendeley.com/documents/?uuid=08d5bddf-a307-4e58-8ede-4752e9c13b87"]},{"id":"ITEM-2","itemData":{"author":[{"dropping-particle":"","family":"Campbell","given":"Malcolm","non-dropping-particle":"","parse-names":false,"suffix":""},{"dropping-particle":"","family":"Robards","given":"James","non-dropping-particle":"","parse-names":false,"suffix":""}],"id":"ITEM-2","issued":{"date-parts":[["2014"]]},"publisher":"ESRC Centre for Population Change","publisher-place":"Southampton","title":"Comparing changing age-specific fertility across the United Kingdom using Lexis diagrams. ESRC Centre for Population Change Working Paper 50","type":"book"},"uris":["http://www.mendeley.com/documents/?uuid=a012142f-4be5-466e-8b82-3139d00c5f19"]},{"id":"ITEM-3","itemData":{"ISBN":"3319648209","author":[{"dropping-particle":"","family":"Rau","given":"Roland","non-dropping-particle":"","parse-names":false,"suffix":""},{"dropping-particle":"","family":"Bohk-Ewald","given":"Christina","non-dropping-particle":"","parse-names":false,"suffix":""},{"dropping-particle":"","family":"Muszyńska","given":"Magdalena M","non-dropping-particle":"","parse-names":false,"suffix":""},{"dropping-particle":"","family":"Vaupel","given":"James W","non-dropping-particle":"","parse-names":false,"suffix":""}],"id":"ITEM-3","issued":{"date-parts":[["2018"]]},"publisher":"Springer","title":"Visualizing Mortality Dynamics in the Lexis Diagram","type":"book","volume":"44"},"uris":["http://www.mendeley.com/documents/?uuid=6f9f0d10-0412-4241-9ded-a79436c5d9a2"]},{"id":"ITEM-4","itemData":{"ISSN":"1435-9871","author":[{"dropping-particle":"","family":"Schöley","given":"Jonas","non-dropping-particle":"","parse-names":false,"suffix":""},{"dropping-particle":"","family":"Willekens","given":"Frans","non-dropping-particle":"","parse-names":false,"suffix":""}],"container-title":"Demographic Research","id":"ITEM-4","issue":"21","issued":{"date-parts":[["2017"]]},"page":"627-658","title":"Visualizing compositional data on the Lexis surface","type":"article-journal","volume":"36"},"uris":["http://www.mendeley.com/documents/?uuid=ba93d90e-1b01-4725-b5c4-095f15577bbd"]},{"id":"ITEM-5","itemData":{"ISBN":"8-7045-0079-8","author":[{"dropping-particle":"","family":"Vaupel","given":"J. W.","non-dropping-particle":"","parse-names":false,"suffix":""},{"dropping-particle":"","family":"Gambill","given":"B. A.","non-dropping-particle":"","parse-names":false,"suffix":""},{"dropping-particle":"","family":"Yashin","given":"A. I.","non-dropping-particle":"","parse-names":false,"suffix":""}],"id":"ITEM-5","issued":{"date-parts":[["1987"]]},"publisher-place":"Laxenburg, Austria","title":"Thousands of Data at a Glance: Shaded Contour Maps of Demographic Surfaces","type":"book"},"uris":["http://www.mendeley.com/documents/?uuid=de96dceb-37d1-4d7d-98a8-38168da52925"]}],"mendeley":{"formattedCitation":"(Vaupel, Gambill and Yashin, 1987a; Campbell and Robards, 2014; Burkimsher, 2017; Schöley and Willekens, 2017; Rau &lt;i&gt;et al.&lt;/i&gt;, 2018)","manualFormatting":"(Burkimsher 2017; Campbell and Robards 2014; Schöley and Willekens 2017; Rau et al. 2018; Vaupel, Gambill, and Yashin 1987)","plainTextFormattedCitation":"(Vaupel, Gambill and Yashin, 1987a; Campbell and Robards, 2014; Burkimsher, 2017; Schöley and Willekens, 2017; Rau et al., 2018)","previouslyFormattedCitation":"(Vaupel, Gambill and Yashin, 1987a; Campbell and Robards, 2014; Burkimsher, 2017; Schöley and Willekens, 2017; Rau &lt;i&gt;et al.&lt;/i&gt;, 2018)"},"properties":{"noteIndex":0},"schema":"https://github.com/citation-style-language/schema/raw/master/csl-citation.json"}</w:delInstrText>
        </w:r>
        <w:r w:rsidR="00BB58CC" w:rsidDel="00BB310A">
          <w:fldChar w:fldCharType="separate"/>
        </w:r>
      </w:del>
      <w:del w:id="13" w:author="Richard Shaw" w:date="2018-09-11T14:38:00Z">
        <w:r w:rsidR="00BB58CC" w:rsidRPr="00BB58CC" w:rsidDel="00BB310A">
          <w:rPr>
            <w:noProof/>
          </w:rPr>
          <w:delText>(</w:delText>
        </w:r>
        <w:r w:rsidR="009779BA" w:rsidRPr="00BB58CC" w:rsidDel="00BB310A">
          <w:rPr>
            <w:noProof/>
          </w:rPr>
          <w:delText>Burkimsher 2017</w:delText>
        </w:r>
        <w:r w:rsidR="009779BA" w:rsidDel="00BB310A">
          <w:rPr>
            <w:noProof/>
          </w:rPr>
          <w:delText xml:space="preserve">; </w:delText>
        </w:r>
        <w:r w:rsidR="009779BA" w:rsidRPr="00BB58CC" w:rsidDel="00BB310A">
          <w:rPr>
            <w:noProof/>
          </w:rPr>
          <w:delText>Campbell and Robards 2014;</w:delText>
        </w:r>
        <w:r w:rsidR="009779BA" w:rsidDel="00BB310A">
          <w:rPr>
            <w:noProof/>
          </w:rPr>
          <w:delText xml:space="preserve"> </w:delText>
        </w:r>
        <w:r w:rsidR="00BB58CC" w:rsidRPr="00BB58CC" w:rsidDel="00BB310A">
          <w:rPr>
            <w:noProof/>
          </w:rPr>
          <w:delText xml:space="preserve">Schöley and Willekens 2017; Rau </w:delText>
        </w:r>
        <w:r w:rsidR="00BB58CC" w:rsidRPr="00277A95" w:rsidDel="00BB310A">
          <w:rPr>
            <w:noProof/>
          </w:rPr>
          <w:delText>et al.</w:delText>
        </w:r>
        <w:r w:rsidR="00BB58CC" w:rsidRPr="00BB58CC" w:rsidDel="00BB310A">
          <w:rPr>
            <w:noProof/>
          </w:rPr>
          <w:delText xml:space="preserve"> 2018</w:delText>
        </w:r>
        <w:r w:rsidR="009779BA" w:rsidDel="00BB310A">
          <w:rPr>
            <w:noProof/>
          </w:rPr>
          <w:delText>;</w:delText>
        </w:r>
        <w:r w:rsidR="009779BA" w:rsidRPr="009779BA" w:rsidDel="00BB310A">
          <w:rPr>
            <w:noProof/>
          </w:rPr>
          <w:delText xml:space="preserve"> </w:delText>
        </w:r>
        <w:r w:rsidR="009779BA" w:rsidRPr="00BB58CC" w:rsidDel="00BB310A">
          <w:rPr>
            <w:noProof/>
          </w:rPr>
          <w:delText>Vaupel, Gambill</w:delText>
        </w:r>
        <w:r w:rsidR="009779BA" w:rsidDel="00BB310A">
          <w:rPr>
            <w:noProof/>
          </w:rPr>
          <w:delText>,</w:delText>
        </w:r>
        <w:r w:rsidR="009779BA" w:rsidRPr="00BB58CC" w:rsidDel="00BB310A">
          <w:rPr>
            <w:noProof/>
          </w:rPr>
          <w:delText xml:space="preserve"> and Yashin 1987</w:delText>
        </w:r>
      </w:del>
      <w:del w:id="14" w:author="Richard Shaw" w:date="2018-09-11T14:39:00Z">
        <w:r w:rsidR="00BB58CC" w:rsidRPr="00BB58CC" w:rsidDel="00BB310A">
          <w:rPr>
            <w:noProof/>
          </w:rPr>
          <w:delText>)</w:delText>
        </w:r>
        <w:r w:rsidR="00BB58CC" w:rsidDel="00BB310A">
          <w:fldChar w:fldCharType="end"/>
        </w:r>
        <w:r w:rsidR="001B704F" w:rsidDel="00BB310A">
          <w:delText xml:space="preserve">. </w:delText>
        </w:r>
      </w:del>
      <w:r w:rsidR="00B83957">
        <w:t>Lexis surfaces</w:t>
      </w:r>
      <w:ins w:id="15" w:author="Richard Shaw" w:date="2018-09-11T14:40:00Z">
        <w:r w:rsidR="00BB310A">
          <w:t xml:space="preserve"> </w:t>
        </w:r>
      </w:ins>
      <w:ins w:id="16" w:author="Richard Shaw" w:date="2018-09-11T14:41:00Z">
        <w:r w:rsidR="00BB310A">
          <w:t xml:space="preserve">have become </w:t>
        </w:r>
      </w:ins>
      <w:ins w:id="17" w:author="Richard Shaw" w:date="2018-09-11T14:42:00Z">
        <w:r w:rsidR="00BB310A">
          <w:t xml:space="preserve">an </w:t>
        </w:r>
      </w:ins>
      <w:ins w:id="18" w:author="Richard Shaw" w:date="2018-09-11T14:41:00Z">
        <w:r w:rsidR="00BB310A">
          <w:t>increasing</w:t>
        </w:r>
      </w:ins>
      <w:ins w:id="19" w:author="Richard Shaw" w:date="2018-09-11T14:50:00Z">
        <w:r w:rsidR="00EA3E34">
          <w:t>ly</w:t>
        </w:r>
      </w:ins>
      <w:ins w:id="20" w:author="Richard Shaw" w:date="2018-09-11T14:41:00Z">
        <w:r w:rsidR="00BB310A">
          <w:t xml:space="preserve"> popular</w:t>
        </w:r>
      </w:ins>
      <w:ins w:id="21" w:author="Richard Shaw" w:date="2018-09-11T14:42:00Z">
        <w:r w:rsidR="00BB310A">
          <w:t xml:space="preserve"> tool to investigate </w:t>
        </w:r>
      </w:ins>
      <w:ins w:id="22" w:author="Serena Pattaro" w:date="2018-09-26T13:49:00Z">
        <w:r w:rsidR="00082D41">
          <w:t xml:space="preserve">trends in </w:t>
        </w:r>
      </w:ins>
      <w:ins w:id="23" w:author="Richard Shaw" w:date="2018-09-11T14:42:00Z">
        <w:r w:rsidR="00BB310A">
          <w:t>fertility</w:t>
        </w:r>
      </w:ins>
      <w:ins w:id="24" w:author="Richard Shaw" w:date="2018-09-11T14:41:00Z">
        <w:r w:rsidR="00BB310A">
          <w:t xml:space="preserve"> </w:t>
        </w:r>
      </w:ins>
      <w:ins w:id="25" w:author="Serena Pattaro" w:date="2018-09-26T13:49:00Z">
        <w:r w:rsidR="00082D41">
          <w:t>and other population characteristics</w:t>
        </w:r>
      </w:ins>
      <w:ins w:id="26" w:author="Serena Pattaro" w:date="2018-09-26T13:48:00Z">
        <w:r w:rsidR="00082D41">
          <w:t xml:space="preserve"> </w:t>
        </w:r>
      </w:ins>
      <w:ins w:id="27" w:author="Richard Shaw" w:date="2018-09-11T14:41:00Z">
        <w:r w:rsidR="00BB310A">
          <w:t xml:space="preserve">in recent years </w:t>
        </w:r>
        <w:r w:rsidR="00BB310A" w:rsidRPr="00BB58CC">
          <w:rPr>
            <w:noProof/>
          </w:rPr>
          <w:t>(Burkimsher 2017</w:t>
        </w:r>
        <w:r w:rsidR="00BB310A">
          <w:rPr>
            <w:noProof/>
          </w:rPr>
          <w:t xml:space="preserve">; </w:t>
        </w:r>
        <w:r w:rsidR="00BB310A" w:rsidRPr="00BB58CC">
          <w:rPr>
            <w:noProof/>
          </w:rPr>
          <w:t>Campbell and Robards 2014;</w:t>
        </w:r>
        <w:r w:rsidR="00BB310A">
          <w:rPr>
            <w:noProof/>
          </w:rPr>
          <w:t xml:space="preserve"> </w:t>
        </w:r>
        <w:r w:rsidR="00BB310A" w:rsidRPr="00BB58CC">
          <w:rPr>
            <w:noProof/>
          </w:rPr>
          <w:t xml:space="preserve">Schöley and Willekens 2017; Rau </w:t>
        </w:r>
        <w:r w:rsidR="00BB310A" w:rsidRPr="00277A95">
          <w:rPr>
            <w:noProof/>
          </w:rPr>
          <w:t>et al.</w:t>
        </w:r>
        <w:r w:rsidR="00BB310A" w:rsidRPr="00BB58CC">
          <w:rPr>
            <w:noProof/>
          </w:rPr>
          <w:t xml:space="preserve"> 2018</w:t>
        </w:r>
        <w:r w:rsidR="00BB310A">
          <w:rPr>
            <w:noProof/>
          </w:rPr>
          <w:t>;</w:t>
        </w:r>
        <w:r w:rsidR="00BB310A" w:rsidRPr="009779BA">
          <w:rPr>
            <w:noProof/>
          </w:rPr>
          <w:t xml:space="preserve"> </w:t>
        </w:r>
        <w:r w:rsidR="00BB310A" w:rsidRPr="00BB58CC">
          <w:rPr>
            <w:noProof/>
          </w:rPr>
          <w:t>Vaupel, Gambill</w:t>
        </w:r>
        <w:r w:rsidR="00BB310A">
          <w:rPr>
            <w:noProof/>
          </w:rPr>
          <w:t>,</w:t>
        </w:r>
        <w:r w:rsidR="00BB310A" w:rsidRPr="00BB58CC">
          <w:rPr>
            <w:noProof/>
          </w:rPr>
          <w:t xml:space="preserve"> and Yashin 1987</w:t>
        </w:r>
        <w:r w:rsidR="00BB310A">
          <w:t>)</w:t>
        </w:r>
      </w:ins>
      <w:ins w:id="28" w:author="Richard Shaw" w:date="2018-09-11T14:42:00Z">
        <w:r w:rsidR="00BB310A">
          <w:t xml:space="preserve">. </w:t>
        </w:r>
        <w:proofErr w:type="spellStart"/>
        <w:r w:rsidR="00BB310A">
          <w:t>They</w:t>
        </w:r>
        <w:del w:id="29" w:author="Serena Pattaro" w:date="2018-09-26T13:50:00Z">
          <w:r w:rsidR="00BB310A" w:rsidDel="00082D41">
            <w:delText xml:space="preserve"> have </w:delText>
          </w:r>
        </w:del>
      </w:ins>
      <w:ins w:id="30" w:author="Richard Shaw" w:date="2018-09-11T14:41:00Z">
        <w:del w:id="31" w:author="Serena Pattaro" w:date="2018-09-26T13:50:00Z">
          <w:r w:rsidR="00BB310A" w:rsidDel="00082D41">
            <w:delText xml:space="preserve">the ability to </w:delText>
          </w:r>
        </w:del>
      </w:ins>
      <w:ins w:id="32" w:author="Richard Shaw" w:date="2018-09-11T14:40:00Z">
        <w:r w:rsidR="00BB310A">
          <w:t>provide</w:t>
        </w:r>
      </w:ins>
      <w:proofErr w:type="spellEnd"/>
      <w:del w:id="33" w:author="Richard Shaw" w:date="2018-09-11T14:40:00Z">
        <w:r w:rsidR="00B83957" w:rsidDel="00BB310A">
          <w:delText>, by provid</w:delText>
        </w:r>
      </w:del>
      <w:ins w:id="34" w:author="Richard Shaw" w:date="2018-09-11T14:38:00Z">
        <w:r w:rsidR="00BB310A">
          <w:t xml:space="preserve"> </w:t>
        </w:r>
      </w:ins>
      <w:del w:id="35" w:author="Richard Shaw" w:date="2018-09-11T14:38:00Z">
        <w:r w:rsidR="00B83957" w:rsidDel="00BB310A">
          <w:delText xml:space="preserve">ing </w:delText>
        </w:r>
      </w:del>
      <w:r w:rsidR="00F44B8C">
        <w:t xml:space="preserve">convenient </w:t>
      </w:r>
      <w:r w:rsidR="00B83957">
        <w:t>visual arrangements of</w:t>
      </w:r>
      <w:r w:rsidR="00C82D2F">
        <w:t xml:space="preserve"> </w:t>
      </w:r>
      <w:r w:rsidR="00B83957">
        <w:t>birth</w:t>
      </w:r>
      <w:r w:rsidR="00C82D2F">
        <w:t xml:space="preserve"> rates</w:t>
      </w:r>
      <w:r w:rsidR="00F44B8C">
        <w:t xml:space="preserve"> and related indicators</w:t>
      </w:r>
      <w:r w:rsidR="00B83957">
        <w:t xml:space="preserve">, </w:t>
      </w:r>
      <w:r w:rsidR="00C82D2F">
        <w:t>by calendar time, age, and/or cohort</w:t>
      </w:r>
      <w:r w:rsidR="00B17D72">
        <w:t>,</w:t>
      </w:r>
      <w:r w:rsidR="00B93D47">
        <w:t xml:space="preserve"> </w:t>
      </w:r>
      <w:del w:id="36" w:author="Richard Shaw" w:date="2018-09-11T14:39:00Z">
        <w:r w:rsidR="00B83957" w:rsidDel="00BB310A">
          <w:delText xml:space="preserve">provide </w:delText>
        </w:r>
      </w:del>
      <w:ins w:id="37" w:author="Richard Shaw" w:date="2018-09-11T14:39:00Z">
        <w:r w:rsidR="00BB310A">
          <w:t xml:space="preserve">and are thus </w:t>
        </w:r>
      </w:ins>
      <w:r w:rsidR="00B83957">
        <w:t xml:space="preserve">an effective </w:t>
      </w:r>
      <w:r w:rsidR="0019248D">
        <w:t>tool</w:t>
      </w:r>
      <w:r w:rsidR="00B83957">
        <w:t xml:space="preserve"> </w:t>
      </w:r>
      <w:r w:rsidR="0019248D">
        <w:t xml:space="preserve">for both </w:t>
      </w:r>
      <w:r w:rsidR="00B83957">
        <w:t xml:space="preserve">the exploration and </w:t>
      </w:r>
      <w:r w:rsidR="0019248D">
        <w:t xml:space="preserve">the </w:t>
      </w:r>
      <w:r w:rsidR="00B17D72">
        <w:t xml:space="preserve">identification of </w:t>
      </w:r>
      <w:r w:rsidR="00A70C00">
        <w:t xml:space="preserve">dynamic </w:t>
      </w:r>
      <w:r w:rsidR="00B17D72">
        <w:t>patterns</w:t>
      </w:r>
      <w:r w:rsidR="00B83957" w:rsidRPr="00B83957">
        <w:t xml:space="preserve"> </w:t>
      </w:r>
      <w:r w:rsidR="00B83957">
        <w:t xml:space="preserve">and relationships </w:t>
      </w:r>
      <w:r w:rsidR="0019248D">
        <w:t xml:space="preserve">arising from </w:t>
      </w:r>
      <w:r w:rsidR="007D3ADD">
        <w:t>fertility</w:t>
      </w:r>
      <w:r w:rsidR="0019248D">
        <w:t xml:space="preserve"> data.</w:t>
      </w:r>
      <w:ins w:id="38" w:author="Richard Shaw" w:date="2018-09-11T14:58:00Z">
        <w:r w:rsidR="00EA3E34">
          <w:t xml:space="preserve"> </w:t>
        </w:r>
      </w:ins>
    </w:p>
    <w:p w14:paraId="48AD10DB" w14:textId="5BE5E683" w:rsidR="00921DCE" w:rsidRDefault="00F44B8C" w:rsidP="00C8640F">
      <w:pPr>
        <w:spacing w:after="0" w:line="480" w:lineRule="auto"/>
        <w:rPr>
          <w:ins w:id="39" w:author="Richard Shaw" w:date="2018-09-11T15:02:00Z"/>
        </w:rPr>
      </w:pPr>
      <w:r>
        <w:t>T</w:t>
      </w:r>
      <w:r w:rsidR="00814B1F">
        <w:t>he transition to low fertility</w:t>
      </w:r>
      <w:ins w:id="40" w:author="Richard Shaw" w:date="2018-09-11T14:55:00Z">
        <w:r w:rsidR="00EA3E34">
          <w:t>,</w:t>
        </w:r>
      </w:ins>
      <w:r w:rsidR="00814B1F">
        <w:t xml:space="preserve"> </w:t>
      </w:r>
      <w:ins w:id="41" w:author="Richard Shaw" w:date="2018-09-11T14:54:00Z">
        <w:r w:rsidR="00EA3E34">
          <w:t>below replacement levels</w:t>
        </w:r>
      </w:ins>
      <w:ins w:id="42" w:author="Richard Shaw" w:date="2018-09-11T14:55:00Z">
        <w:r w:rsidR="00EA3E34">
          <w:t xml:space="preserve">, is a cornerstone of </w:t>
        </w:r>
      </w:ins>
      <w:ins w:id="43" w:author="Serena Pattaro" w:date="2018-09-26T13:51:00Z">
        <w:r w:rsidR="00BC0F9A">
          <w:t xml:space="preserve">both </w:t>
        </w:r>
      </w:ins>
      <w:ins w:id="44" w:author="Richard Shaw" w:date="2018-09-11T14:55:00Z">
        <w:r w:rsidR="00EA3E34">
          <w:t>demographic trans</w:t>
        </w:r>
      </w:ins>
      <w:ins w:id="45" w:author="Richard Shaw" w:date="2018-09-11T14:56:00Z">
        <w:r w:rsidR="00EA3E34">
          <w:t>i</w:t>
        </w:r>
      </w:ins>
      <w:ins w:id="46" w:author="Richard Shaw" w:date="2018-09-11T14:55:00Z">
        <w:r w:rsidR="00EA3E34">
          <w:t xml:space="preserve">tions </w:t>
        </w:r>
      </w:ins>
      <w:ins w:id="47" w:author="Richard Shaw" w:date="2018-09-11T14:56:00Z">
        <w:r w:rsidR="00EA3E34">
          <w:fldChar w:fldCharType="begin" w:fldLock="1"/>
        </w:r>
        <w:r w:rsidR="00EA3E34">
          <w:instrText>ADDIN CSL_CITATION {"citationItems":[{"id":"ITEM-1","itemData":{"author":[{"dropping-particle":"","family":"Davis","given":"Kingsley","non-dropping-particle":"","parse-names":false,"suffix":""}],"container-title":"The Annals of the American Academy of Political and Social Science","id":"ITEM-1","issue":"Jan.","issued":{"date-parts":[["1945"]]},"page":"1-11","title":"The World Demographic Transition","type":"article-journal","volume":"237"},"uris":["http://www.mendeley.com/documents/?uuid=d18cb1ac-115b-40bb-a3e4-c1e02fb55632"]},{"id":"ITEM-2","itemData":{"author":[{"dropping-particle":"","family":"Notestein","given":"Frank Wallace","non-dropping-particle":"","parse-names":false,"suffix":""}],"container-title":"Food for the World","editor":[{"dropping-particle":"","family":"Schultz","given":"T.","non-dropping-particle":"","parse-names":false,"suffix":""}],"id":"ITEM-2","issued":{"date-parts":[["1945"]]},"page":"36-57","publisher":"Chicago University Press","publisher-place":"Chicago","title":"Population: the long view","type":"chapter"},"uris":["http://www.mendeley.com/documents/?uuid=75bacb60-3e8d-4a82-bb0b-caa08cf5a2f8"]},{"id":"ITEM-3","itemData":{"author":[{"dropping-particle":"","family":"Notestein","given":"Frank Wallace","non-dropping-particle":"","parse-names":false,"suffix":""}],"container-title":"Proceedings of the Eighth International Conference of Agricultural Economists","id":"ITEM-3","issued":{"date-parts":[["1953"]]},"page":"13-31","publisher-place":"New York","title":"Economic problems of population change","type":"paper-conference"},"uris":["http://www.mendeley.com/documents/?uuid=8fcedf07-df08-47a0-93b9-c95b4159fbf5"]}],"mendeley":{"formattedCitation":"(Davis, 1945; Notestein, 1945, 1953)","manualFormatting":"(Davis 1945; Notestein 1945)","plainTextFormattedCitation":"(Davis, 1945; Notestein, 1945, 1953)","previouslyFormattedCitation":"(Davis, 1945; Notestein, 1945, 1953)"},"properties":{"noteIndex":0},"schema":"https://github.com/citation-style-language/schema/raw/master/csl-citation.json"}</w:instrText>
        </w:r>
        <w:r w:rsidR="00EA3E34">
          <w:fldChar w:fldCharType="separate"/>
        </w:r>
        <w:r w:rsidR="00EA3E34" w:rsidRPr="00CD5999">
          <w:rPr>
            <w:noProof/>
          </w:rPr>
          <w:t xml:space="preserve">(Davis 1945; </w:t>
        </w:r>
      </w:ins>
      <w:ins w:id="48" w:author="Serena Pattaro" w:date="2018-09-26T13:52:00Z">
        <w:r w:rsidR="00BC0F9A" w:rsidRPr="00CD5999">
          <w:rPr>
            <w:noProof/>
          </w:rPr>
          <w:t xml:space="preserve">Lesthaeghe </w:t>
        </w:r>
        <w:r w:rsidR="00BC0F9A">
          <w:rPr>
            <w:noProof/>
          </w:rPr>
          <w:t xml:space="preserve">1995; </w:t>
        </w:r>
        <w:r w:rsidR="00BC0F9A" w:rsidRPr="00CD5999">
          <w:rPr>
            <w:noProof/>
          </w:rPr>
          <w:t>2010</w:t>
        </w:r>
        <w:r w:rsidR="00BC0F9A">
          <w:rPr>
            <w:noProof/>
          </w:rPr>
          <w:t>;</w:t>
        </w:r>
        <w:r w:rsidR="00BC0F9A">
          <w:rPr>
            <w:noProof/>
          </w:rPr>
          <w:t xml:space="preserve"> </w:t>
        </w:r>
      </w:ins>
      <w:ins w:id="49" w:author="Serena Pattaro" w:date="2018-09-26T13:51:00Z">
        <w:r w:rsidR="00BC0F9A" w:rsidRPr="00CD5999">
          <w:rPr>
            <w:noProof/>
          </w:rPr>
          <w:t xml:space="preserve">Lesthaeghe and van de Kaa 1986; </w:t>
        </w:r>
      </w:ins>
      <w:ins w:id="50" w:author="Richard Shaw" w:date="2018-09-11T14:56:00Z">
        <w:r w:rsidR="00EA3E34" w:rsidRPr="00CD5999">
          <w:rPr>
            <w:noProof/>
          </w:rPr>
          <w:t>Notestein 1945)</w:t>
        </w:r>
        <w:r w:rsidR="00EA3E34">
          <w:fldChar w:fldCharType="end"/>
        </w:r>
        <w:r w:rsidR="00EA3E34" w:rsidRPr="00EA3E34">
          <w:t xml:space="preserve"> </w:t>
        </w:r>
        <w:r w:rsidR="00EA3E34">
          <w:fldChar w:fldCharType="begin" w:fldLock="1"/>
        </w:r>
        <w:r w:rsidR="00EA3E34">
          <w:instrText>ADDIN CSL_CITATION {"citationItems":[{"id":"ITEM-1","itemData":{"author":[{"dropping-particle":"","family":"Lesthaeghe","given":"Ron","non-dropping-particle":"","parse-names":false,"suffix":""}],"container-title":"Gender and family change in industrialized countries","editor":[{"dropping-particle":"","family":"Oppenheim Mason","given":"Karen","non-dropping-particle":"","parse-names":false,"suffix":""},{"dropping-particle":"","family":"Jensen","given":"An-Magritt","non-dropping-particle":"","parse-names":false,"suffix":""}],"id":"ITEM-1","issued":{"date-parts":[["1995"]]},"page":"17-62","publisher":"Clarendon Press","publisher-place":"Oxford","title":"The second demographic transition in Western countries: An interpretation","type":"chapter"},"uris":["http://www.mendeley.com/documents/?uuid=c96c0b37-432b-4a89-846c-f4e1acd7800b"]},{"id":"ITEM-2","itemData":{"DOI":"10.1111/j.1728-4457.2010.00328.x","ISBN":"1728-4457","ISSN":"0098-7921","PMID":"20734551","abstract":"This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partners.","author":[{"dropping-particle":"","family":"Lesthaeghe","given":"Ron","non-dropping-particle":"","parse-names":false,"suffix":""}],"container-title":"Population and Development Review","id":"ITEM-2","issue":"2","issued":{"date-parts":[["2010"]]},"page":"211-251","title":"The unfolding story of the Second Demographic Transition","type":"article-journal","volume":"36"},"uris":["http://www.mendeley.com/documents/?uuid=ee599f7b-d3b6-4cf8-86f1-4263ff04974a"]},{"id":"ITEM-3","itemData":{"author":[{"dropping-particle":"","family":"Lesthaeghe","given":"Ron","non-dropping-particle":"","parse-names":false,"suffix":""},{"dropping-particle":"","family":"Kaa","given":"Dirk","non-dropping-particle":"van de","parse-names":false,"suffix":""}],"container-title":"Bevolking: Groei en krimp. Mens an Maatschappij","editor":[{"dropping-particle":"","family":"Lesthaeghe","given":"Ron","non-dropping-particle":"","parse-names":false,"suffix":""},{"dropping-particle":"","family":"Kaa","given":"Dirk","non-dropping-particle":"van de","parse-names":false,"suffix":""}],"id":"ITEM-3","issued":{"date-parts":[["1986"]]},"page":"9-24","publisher":"Van Loghum-Slaterus","publisher-place":"Deventer","title":"Twee demografische transities?","type":"chapter"},"uris":["http://www.mendeley.com/documents/?uuid=223d49aa-fbff-4790-8c9d-fb2580376cc8"]}],"mendeley":{"formattedCitation":"(Lesthaeghe and van de Kaa, 1986; Lesthaeghe, 1995, 2010)","manualFormatting":"(Lesthaeghe and van de Kaa 1986; Lesthaeghe 1995; 2010)","plainTextFormattedCitation":"(Lesthaeghe and van de Kaa, 1986; Lesthaeghe, 1995, 2010)","previouslyFormattedCitation":"(Lesthaeghe and van de Kaa, 1986; Lesthaeghe, 1995, 2010)"},"properties":{"noteIndex":0},"schema":"https://github.com/citation-style-language/schema/raw/master/csl-citation.json"}</w:instrText>
        </w:r>
        <w:r w:rsidR="00EA3E34">
          <w:fldChar w:fldCharType="separate"/>
        </w:r>
        <w:del w:id="51" w:author="Serena Pattaro" w:date="2018-09-26T13:51:00Z">
          <w:r w:rsidR="00EA3E34" w:rsidRPr="00CD5999" w:rsidDel="00BC0F9A">
            <w:rPr>
              <w:noProof/>
            </w:rPr>
            <w:delText xml:space="preserve">(Lesthaeghe and van de Kaa 1986; Lesthaeghe </w:delText>
          </w:r>
          <w:r w:rsidR="00EA3E34" w:rsidDel="00BC0F9A">
            <w:rPr>
              <w:noProof/>
            </w:rPr>
            <w:delText xml:space="preserve">1995; </w:delText>
          </w:r>
          <w:r w:rsidR="00EA3E34" w:rsidRPr="00CD5999" w:rsidDel="00BC0F9A">
            <w:rPr>
              <w:noProof/>
            </w:rPr>
            <w:delText>2010</w:delText>
          </w:r>
        </w:del>
        <w:r w:rsidR="00EA3E34" w:rsidRPr="00CD5999">
          <w:rPr>
            <w:noProof/>
          </w:rPr>
          <w:t>)</w:t>
        </w:r>
        <w:r w:rsidR="00EA3E34">
          <w:fldChar w:fldCharType="end"/>
        </w:r>
        <w:r w:rsidR="00EA3E34">
          <w:t xml:space="preserve">, and one of the key drivers underpinning population change. </w:t>
        </w:r>
      </w:ins>
      <w:del w:id="52" w:author="Richard Shaw" w:date="2018-09-11T14:57:00Z">
        <w:r w:rsidR="00814B1F" w:rsidDel="00EA3E34">
          <w:delText>has been identified as o</w:delText>
        </w:r>
        <w:r w:rsidR="00E27A5E" w:rsidDel="00EA3E34">
          <w:delText xml:space="preserve">ne of the key drivers </w:delText>
        </w:r>
        <w:r w:rsidR="006F2736" w:rsidDel="00EA3E34">
          <w:delText xml:space="preserve">underpinning population change </w:delText>
        </w:r>
        <w:r w:rsidR="00921DCE" w:rsidDel="00EA3E34">
          <w:fldChar w:fldCharType="begin" w:fldLock="1"/>
        </w:r>
        <w:r w:rsidR="00197970" w:rsidDel="00EA3E34">
          <w:delInstrText>ADDIN CSL_CITATION {"citationItems":[{"id":"ITEM-1","itemData":{"ISSN":"0032-4728","author":[{"dropping-particle":"","family":"Billari","given":"Francesco","non-dropping-particle":"","parse-names":false,"suffix":""},{"dropping-particle":"","family":"Kohler","given":"Hans-Peter","non-dropping-particle":"","parse-names":false,"suffix":""}],"container-title":"Population studies","id":"ITEM-1","issue":"2","issued":{"date-parts":[["2004"]]},"page":"161-176","publisher":"Taylor &amp; Francis","title":"Patterns of low and lowest-low fertility in Europe","type":"article-journal","volume":"58"},"uris":["http://www.mendeley.com/documents/?uuid=7f13668f-e04a-4079-9e35-3a73f7ff9921"]},{"id":"ITEM-2","itemData":{"author":[{"dropping-particle":"","family":"Lutz","given":"Wolfgang","non-dropping-particle":"","parse-names":false,"suffix":""},{"dropping-particle":"","family":"Skirbekk","given":"Vegard","non-dropping-particle":"","parse-names":false,"suffix":""}],"container-title":"Population and Development Review","id":"ITEM-2","issue":"4","issued":{"date-parts":[["2005"]]},"page":"699-720","title":"Policies Addressing the Tempo Effect in Low-Fertility Countries","type":"article-journal","volume":"31"},"uris":["http://www.mendeley.com/documents/?uuid=22a024f2-c259-4630-9086-8343f817f205"]}],"mendeley":{"formattedCitation":"(Billari and Kohler, 2004; Lutz and Skirbekk, 2005)","manualFormatting":"(Billari and Kohler 2004)","plainTextFormattedCitation":"(Billari and Kohler, 2004; Lutz and Skirbekk, 2005)","previouslyFormattedCitation":"(Billari and Kohler, 2004; Lutz and Skirbekk, 2005)"},"properties":{"noteIndex":0},"schema":"https://github.com/citation-style-language/schema/raw/master/csl-citation.json"}</w:delInstrText>
        </w:r>
        <w:r w:rsidR="00921DCE" w:rsidDel="00EA3E34">
          <w:fldChar w:fldCharType="separate"/>
        </w:r>
        <w:r w:rsidR="00CD5999" w:rsidRPr="00CD5999" w:rsidDel="00EA3E34">
          <w:rPr>
            <w:noProof/>
          </w:rPr>
          <w:delText>(Billari and Kohler 2004)</w:delText>
        </w:r>
        <w:r w:rsidR="00921DCE" w:rsidDel="00EA3E34">
          <w:fldChar w:fldCharType="end"/>
        </w:r>
        <w:r w:rsidR="00FB1AFB" w:rsidDel="00EA3E34">
          <w:delText>.</w:delText>
        </w:r>
        <w:r w:rsidR="00EC13BE" w:rsidDel="00EA3E34">
          <w:delText xml:space="preserve"> T</w:delText>
        </w:r>
        <w:r w:rsidR="00364802" w:rsidDel="00EA3E34">
          <w:delText>he fertility transition</w:delText>
        </w:r>
        <w:r w:rsidR="009F5E0A" w:rsidDel="00EA3E34">
          <w:delText>,</w:delText>
        </w:r>
        <w:r w:rsidR="00364802" w:rsidDel="00EA3E34">
          <w:delText xml:space="preserve"> as a process </w:delText>
        </w:r>
        <w:r w:rsidR="006D6BE3" w:rsidDel="00EA3E34">
          <w:delText xml:space="preserve">of </w:delText>
        </w:r>
        <w:r w:rsidR="004809B6" w:rsidDel="00EA3E34">
          <w:delText xml:space="preserve">fertility </w:delText>
        </w:r>
        <w:r w:rsidR="006D6BE3" w:rsidDel="00EA3E34">
          <w:delText xml:space="preserve">decline </w:delText>
        </w:r>
        <w:r w:rsidR="004809B6" w:rsidDel="00EA3E34">
          <w:delText xml:space="preserve">from </w:delText>
        </w:r>
        <w:r w:rsidR="006D6BE3" w:rsidDel="00EA3E34">
          <w:delText xml:space="preserve">high to </w:delText>
        </w:r>
        <w:r w:rsidR="00DA75C1" w:rsidDel="00EA3E34">
          <w:delText xml:space="preserve">below </w:delText>
        </w:r>
        <w:r w:rsidR="006D6BE3" w:rsidDel="00EA3E34">
          <w:delText>replacement level</w:delText>
        </w:r>
        <w:r w:rsidR="004809B6" w:rsidDel="00EA3E34">
          <w:delText>s</w:delText>
        </w:r>
        <w:r w:rsidR="009F5E0A" w:rsidDel="00EA3E34">
          <w:delText>,</w:delText>
        </w:r>
        <w:r w:rsidR="004809B6" w:rsidDel="00EA3E34">
          <w:delText xml:space="preserve"> </w:delText>
        </w:r>
      </w:del>
      <w:ins w:id="53" w:author="Jonathan Minton" w:date="2018-09-08T10:59:00Z">
        <w:del w:id="54" w:author="Richard Shaw" w:date="2018-09-11T14:57:00Z">
          <w:r w:rsidR="001B4E8B" w:rsidDel="00EA3E34">
            <w:delText xml:space="preserve"> </w:delText>
          </w:r>
        </w:del>
      </w:ins>
      <w:del w:id="55" w:author="Richard Shaw" w:date="2018-09-11T14:57:00Z">
        <w:r w:rsidR="004809B6" w:rsidDel="00EA3E34">
          <w:delText xml:space="preserve">is </w:delText>
        </w:r>
        <w:r w:rsidR="006D6BE3" w:rsidDel="00EA3E34">
          <w:delText>one of the cornerstones</w:delText>
        </w:r>
        <w:r w:rsidR="004809B6" w:rsidDel="00EA3E34">
          <w:delText xml:space="preserve"> </w:delText>
        </w:r>
      </w:del>
      <w:ins w:id="56" w:author="Jonathan Minton" w:date="2018-09-08T10:59:00Z">
        <w:del w:id="57" w:author="Richard Shaw" w:date="2018-09-11T14:57:00Z">
          <w:r w:rsidR="001B4E8B" w:rsidDel="00EA3E34">
            <w:delText xml:space="preserve">a cornerstone </w:delText>
          </w:r>
        </w:del>
      </w:ins>
      <w:del w:id="58" w:author="Richard Shaw" w:date="2018-09-11T14:57:00Z">
        <w:r w:rsidR="004809B6" w:rsidDel="00EA3E34">
          <w:delText xml:space="preserve">of </w:delText>
        </w:r>
        <w:r w:rsidR="00932F80" w:rsidDel="00EA3E34">
          <w:delText>the demographic transition</w:delText>
        </w:r>
      </w:del>
      <w:ins w:id="59" w:author="Jonathan Minton" w:date="2018-09-08T10:59:00Z">
        <w:del w:id="60" w:author="Richard Shaw" w:date="2018-09-11T14:57:00Z">
          <w:r w:rsidR="001B4E8B" w:rsidDel="00EA3E34">
            <w:delText>(s)</w:delText>
          </w:r>
        </w:del>
      </w:ins>
      <w:del w:id="61" w:author="Richard Shaw" w:date="2018-09-11T14:57:00Z">
        <w:r w:rsidR="00557010" w:rsidDel="00EA3E34">
          <w:delText>, both</w:delText>
        </w:r>
        <w:r w:rsidR="00E23719" w:rsidDel="00EA3E34">
          <w:delText xml:space="preserve"> in its classic </w:delText>
        </w:r>
        <w:r w:rsidR="00431D33" w:rsidDel="00EA3E34">
          <w:delText>proposition</w:delText>
        </w:r>
        <w:r w:rsidR="009F5E0A" w:rsidDel="00EA3E34">
          <w:delText xml:space="preserve"> </w:delText>
        </w:r>
        <w:r w:rsidR="00921DCE" w:rsidDel="00EA3E34">
          <w:fldChar w:fldCharType="begin" w:fldLock="1"/>
        </w:r>
        <w:r w:rsidR="00197970" w:rsidDel="00EA3E34">
          <w:delInstrText>ADDIN CSL_CITATION {"citationItems":[{"id":"ITEM-1","itemData":{"author":[{"dropping-particle":"","family":"Davis","given":"Kingsley","non-dropping-particle":"","parse-names":false,"suffix":""}],"container-title":"The Annals of the American Academy of Political and Social Science","id":"ITEM-1","issue":"Jan.","issued":{"date-parts":[["1945"]]},"page":"1-11","title":"The World Demographic Transition","type":"article-journal","volume":"237"},"uris":["http://www.mendeley.com/documents/?uuid=d18cb1ac-115b-40bb-a3e4-c1e02fb55632"]},{"id":"ITEM-2","itemData":{"author":[{"dropping-particle":"","family":"Notestein","given":"Frank Wallace","non-dropping-particle":"","parse-names":false,"suffix":""}],"container-title":"Food for the World","editor":[{"dropping-particle":"","family":"Schultz","given":"T.","non-dropping-particle":"","parse-names":false,"suffix":""}],"id":"ITEM-2","issued":{"date-parts":[["1945"]]},"page":"36-57","publisher":"Chicago University Press","publisher-place":"Chicago","title":"Population: the long view","type":"chapter"},"uris":["http://www.mendeley.com/documents/?uuid=75bacb60-3e8d-4a82-bb0b-caa08cf5a2f8"]},{"id":"ITEM-3","itemData":{"author":[{"dropping-particle":"","family":"Notestein","given":"Frank Wallace","non-dropping-particle":"","parse-names":false,"suffix":""}],"container-title":"Proceedings of the Eighth International Conference of Agricultural Economists","id":"ITEM-3","issued":{"date-parts":[["1953"]]},"page":"13-31","publisher-place":"New York","title":"Economic problems of population change","type":"paper-conference"},"uris":["http://www.mendeley.com/documents/?uuid=8fcedf07-df08-47a0-93b9-c95b4159fbf5"]}],"mendeley":{"formattedCitation":"(Davis, 1945; Notestein, 1945, 1953)","manualFormatting":"(Davis 1945; Notestein 1945)","plainTextFormattedCitation":"(Davis, 1945; Notestein, 1945, 1953)","previouslyFormattedCitation":"(Davis, 1945; Notestein, 1945, 1953)"},"properties":{"noteIndex":0},"schema":"https://github.com/citation-style-language/schema/raw/master/csl-citation.json"}</w:delInstrText>
        </w:r>
        <w:r w:rsidR="00921DCE" w:rsidDel="00EA3E34">
          <w:fldChar w:fldCharType="separate"/>
        </w:r>
        <w:r w:rsidR="00CD5999" w:rsidRPr="00CD5999" w:rsidDel="00EA3E34">
          <w:rPr>
            <w:noProof/>
          </w:rPr>
          <w:delText>(Davis 1945; Notestein 1945)</w:delText>
        </w:r>
        <w:r w:rsidR="00921DCE" w:rsidDel="00EA3E34">
          <w:fldChar w:fldCharType="end"/>
        </w:r>
        <w:r w:rsidR="00921DCE" w:rsidDel="00EA3E34">
          <w:delText xml:space="preserve"> </w:delText>
        </w:r>
        <w:r w:rsidR="00932F80" w:rsidDel="00EA3E34">
          <w:delText xml:space="preserve">and </w:delText>
        </w:r>
        <w:r w:rsidR="00431D33" w:rsidDel="00EA3E34">
          <w:delText xml:space="preserve">in </w:delText>
        </w:r>
        <w:r w:rsidR="00E028E0" w:rsidDel="00EA3E34">
          <w:delText xml:space="preserve">the </w:delText>
        </w:r>
        <w:r w:rsidR="00EF7F8E" w:rsidDel="00EA3E34">
          <w:delText>proposition</w:delText>
        </w:r>
        <w:r w:rsidR="00431D33" w:rsidDel="00EA3E34">
          <w:delText xml:space="preserve"> of the </w:delText>
        </w:r>
        <w:r w:rsidR="00932F80" w:rsidDel="00EA3E34">
          <w:delText>‘second demographic transition’</w:delText>
        </w:r>
        <w:r w:rsidR="00921DCE" w:rsidDel="00EA3E34">
          <w:delText xml:space="preserve"> </w:delText>
        </w:r>
      </w:del>
      <w:del w:id="62" w:author="Richard Shaw" w:date="2018-09-11T14:56:00Z">
        <w:r w:rsidR="00921DCE" w:rsidDel="00EA3E34">
          <w:fldChar w:fldCharType="begin" w:fldLock="1"/>
        </w:r>
        <w:r w:rsidR="00197970" w:rsidDel="00EA3E34">
          <w:delInstrText>ADDIN CSL_CITATION {"citationItems":[{"id":"ITEM-1","itemData":{"author":[{"dropping-particle":"","family":"Lesthaeghe","given":"Ron","non-dropping-particle":"","parse-names":false,"suffix":""}],"container-title":"Gender and family change in industrialized countries","editor":[{"dropping-particle":"","family":"Oppenheim Mason","given":"Karen","non-dropping-particle":"","parse-names":false,"suffix":""},{"dropping-particle":"","family":"Jensen","given":"An-Magritt","non-dropping-particle":"","parse-names":false,"suffix":""}],"id":"ITEM-1","issued":{"date-parts":[["1995"]]},"page":"17-62","publisher":"Clarendon Press","publisher-place":"Oxford","title":"The second demographic transition in Western countries: An interpretation","type":"chapter"},"uris":["http://www.mendeley.com/documents/?uuid=c96c0b37-432b-4a89-846c-f4e1acd7800b"]},{"id":"ITEM-2","itemData":{"DOI":"10.1111/j.1728-4457.2010.00328.x","ISBN":"1728-4457","ISSN":"0098-7921","PMID":"20734551","abstract":"This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partners.","author":[{"dropping-particle":"","family":"Lesthaeghe","given":"Ron","non-dropping-particle":"","parse-names":false,"suffix":""}],"container-title":"Population and Development Review","id":"ITEM-2","issue":"2","issued":{"date-parts":[["2010"]]},"page":"211-251","title":"The unfolding story of the Second Demographic Transition","type":"article-journal","volume":"36"},"uris":["http://www.mendeley.com/documents/?uuid=ee599f7b-d3b6-4cf8-86f1-4263ff04974a"]},{"id":"ITEM-3","itemData":{"author":[{"dropping-particle":"","family":"Lesthaeghe","given":"Ron","non-dropping-particle":"","parse-names":false,"suffix":""},{"dropping-particle":"","family":"Kaa","given":"Dirk","non-dropping-particle":"van de","parse-names":false,"suffix":""}],"container-title":"Bevolking: Groei en krimp. Mens an Maatschappij","editor":[{"dropping-particle":"","family":"Lesthaeghe","given":"Ron","non-dropping-particle":"","parse-names":false,"suffix":""},{"dropping-particle":"","family":"Kaa","given":"Dirk","non-dropping-particle":"van de","parse-names":false,"suffix":""}],"id":"ITEM-3","issued":{"date-parts":[["1986"]]},"page":"9-24","publisher":"Van Loghum-Slaterus","publisher-place":"Deventer","title":"Twee demografische transities?","type":"chapter"},"uris":["http://www.mendeley.com/documents/?uuid=223d49aa-fbff-4790-8c9d-fb2580376cc8"]}],"mendeley":{"formattedCitation":"(Lesthaeghe and van de Kaa, 1986; Lesthaeghe, 1995, 2010)","manualFormatting":"(Lesthaeghe and van de Kaa 1986; Lesthaeghe 1995; 2010)","plainTextFormattedCitation":"(Lesthaeghe and van de Kaa, 1986; Lesthaeghe, 1995, 2010)","previouslyFormattedCitation":"(Lesthaeghe and van de Kaa, 1986; Lesthaeghe, 1995, 2010)"},"properties":{"noteIndex":0},"schema":"https://github.com/citation-style-language/schema/raw/master/csl-citation.json"}</w:delInstrText>
        </w:r>
        <w:r w:rsidR="00921DCE" w:rsidDel="00EA3E34">
          <w:fldChar w:fldCharType="separate"/>
        </w:r>
        <w:r w:rsidR="00CD5999" w:rsidRPr="00CD5999" w:rsidDel="00EA3E34">
          <w:rPr>
            <w:noProof/>
          </w:rPr>
          <w:delText xml:space="preserve">(Lesthaeghe and van de Kaa 1986; Lesthaeghe </w:delText>
        </w:r>
        <w:r w:rsidR="00D42862" w:rsidDel="00EA3E34">
          <w:rPr>
            <w:noProof/>
          </w:rPr>
          <w:delText xml:space="preserve">1995; </w:delText>
        </w:r>
        <w:r w:rsidR="00CD5999" w:rsidRPr="00CD5999" w:rsidDel="00EA3E34">
          <w:rPr>
            <w:noProof/>
          </w:rPr>
          <w:delText>2010)</w:delText>
        </w:r>
        <w:r w:rsidR="00921DCE" w:rsidDel="00EA3E34">
          <w:fldChar w:fldCharType="end"/>
        </w:r>
        <w:r w:rsidR="00932F80" w:rsidDel="00EA3E34">
          <w:delText xml:space="preserve">. </w:delText>
        </w:r>
      </w:del>
      <w:del w:id="63" w:author="Richard Shaw" w:date="2018-09-11T14:57:00Z">
        <w:r w:rsidR="00DA75C1" w:rsidDel="00EA3E34">
          <w:delText>The</w:delText>
        </w:r>
        <w:r w:rsidR="00557010" w:rsidDel="00EA3E34">
          <w:delText xml:space="preserve"> transition to </w:delText>
        </w:r>
      </w:del>
      <w:ins w:id="64" w:author="Jonathan Minton" w:date="2018-09-08T11:00:00Z">
        <w:r w:rsidR="001B4E8B">
          <w:t>L</w:t>
        </w:r>
      </w:ins>
      <w:del w:id="65" w:author="Jonathan Minton" w:date="2018-09-08T11:00:00Z">
        <w:r w:rsidR="00557010" w:rsidDel="001B4E8B">
          <w:delText>l</w:delText>
        </w:r>
      </w:del>
      <w:r w:rsidR="00557010">
        <w:t xml:space="preserve">ow fertility </w:t>
      </w:r>
      <w:ins w:id="66" w:author="Jonathan Minton" w:date="2018-09-08T11:00:00Z">
        <w:r w:rsidR="001B4E8B">
          <w:t xml:space="preserve">transitions correlate </w:t>
        </w:r>
      </w:ins>
      <w:del w:id="67" w:author="Jonathan Minton" w:date="2018-09-08T11:00:00Z">
        <w:r w:rsidR="008B5C11" w:rsidDel="001B4E8B">
          <w:delText>interrelate</w:delText>
        </w:r>
        <w:r w:rsidR="00DD678B" w:rsidDel="001B4E8B">
          <w:delText>s</w:delText>
        </w:r>
        <w:r w:rsidR="008B5C11" w:rsidDel="001B4E8B">
          <w:delText xml:space="preserve"> </w:delText>
        </w:r>
      </w:del>
      <w:r w:rsidR="00557010">
        <w:t>with</w:t>
      </w:r>
      <w:r w:rsidR="00DD678B">
        <w:t xml:space="preserve"> </w:t>
      </w:r>
      <w:del w:id="68" w:author="Jonathan Minton" w:date="2018-09-08T11:00:00Z">
        <w:r w:rsidR="009F5E0A" w:rsidDel="001B4E8B">
          <w:delText>improvements in</w:delText>
        </w:r>
        <w:r w:rsidR="00EC13BE" w:rsidDel="001B4E8B">
          <w:delText xml:space="preserve"> </w:delText>
        </w:r>
      </w:del>
      <w:r w:rsidR="00EC13BE">
        <w:t>life expectancy</w:t>
      </w:r>
      <w:r w:rsidR="00A3219B">
        <w:t xml:space="preserve"> </w:t>
      </w:r>
      <w:ins w:id="69" w:author="Jonathan Minton" w:date="2018-09-08T11:00:00Z">
        <w:r w:rsidR="001B4E8B">
          <w:t xml:space="preserve">gains </w:t>
        </w:r>
      </w:ins>
      <w:r w:rsidR="00F1224B">
        <w:fldChar w:fldCharType="begin" w:fldLock="1"/>
      </w:r>
      <w:r w:rsidR="00197970">
        <w:instrText>ADDIN CSL_CITATION {"citationItems":[{"id":"ITEM-1","itemData":{"author":[{"dropping-particle":"","family":"Oeppen","given":"Jim","non-dropping-particle":"","parse-names":false,"suffix":""},{"dropping-particle":"","family":"Vaupel","given":"James W.","non-dropping-particle":"","parse-names":false,"suffix":""}],"container-title":"Science","id":"ITEM-1","issue":"10 May","issued":{"date-parts":[["2002"]]},"page":"1029-1031","title":"Broken limits to life expectancy","type":"article-journal","volume":"296"},"uris":["http://www.mendeley.com/documents/?uuid=663da33a-c81c-4d04-9251-4e5502bdc2c5"]},{"id":"ITEM-2","itemData":{"DOI":"10.1080/00324728.2017.1294701","ISSN":"0032-4728","author":[{"dropping-particle":"","family":"Sánchez-Barricarte","given":"Jesús J.","non-dropping-particle":"","parse-names":false,"suffix":""}],"container-title":"Population Studies","id":"ITEM-2","issue":"2","issued":{"date-parts":[["2017"]]},"page":"155-170","publisher":"Taylor &amp; Francis","title":"Mortality–fertility synergies during the demographic transition in the developed world","type":"article-journal","volume":"71"},"uris":["http://www.mendeley.com/documents/?uuid=56d73018-bfb5-48b5-868f-84fb415aea0b"]},{"id":"ITEM-3","itemData":{"DOI":"10.1111/j.1728-4457.2011.00428.x","ISBN":"00987921","ISSN":"00987921","PMID":"22167810","abstract":"We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cycle.","author":[{"dropping-particle":"","family":"Shkolnikov","given":"Vladimir M.","non-dropping-particle":"","parse-names":false,"suffix":""},{"dropping-particle":"","family":"Jdanov","given":"Dmitri A.","non-dropping-particle":"","parse-names":false,"suffix":""},{"dropping-particle":"","family":"Andreev","given":"Evgeny M.","non-dropping-particle":"","parse-names":false,"suffix":""},{"dropping-particle":"","family":"Vaupel","given":"James W.","non-dropping-particle":"","parse-names":false,"suffix":""}],"container-title":"Population and Development Review","id":"ITEM-3","issue":"3","issued":{"date-parts":[["2011"]]},"page":"419-434","title":"Steep increase in best-practice cohort life expectancy","type":"article-journal","volume":"37"},"uris":["http://www.mendeley.com/documents/?uuid=cb27003f-079f-4382-9559-8abe23adf543"]}],"mendeley":{"formattedCitation":"(Oeppen and Vaupel, 2002; Shkolnikov &lt;i&gt;et al.&lt;/i&gt;, 2011; Sánchez-Barricarte, 2017)","manualFormatting":"(Oeppen and Vaupel 2002; Shkolnikov et al. 2011)","plainTextFormattedCitation":"(Oeppen and Vaupel, 2002; Shkolnikov et al., 2011; Sánchez-Barricarte, 2017)","previouslyFormattedCitation":"(Oeppen and Vaupel, 2002; Shkolnikov &lt;i&gt;et al.&lt;/i&gt;, 2011; Sánchez-Barricarte, 2017)"},"properties":{"noteIndex":0},"schema":"https://github.com/citation-style-language/schema/raw/master/csl-citation.json"}</w:instrText>
      </w:r>
      <w:r w:rsidR="00F1224B">
        <w:fldChar w:fldCharType="separate"/>
      </w:r>
      <w:r w:rsidR="00CD5999" w:rsidRPr="00CD5999">
        <w:rPr>
          <w:noProof/>
        </w:rPr>
        <w:t xml:space="preserve">(Oeppen and Vaupel 2002; Shkolnikov </w:t>
      </w:r>
      <w:r w:rsidR="00CD5999" w:rsidRPr="00277A95">
        <w:rPr>
          <w:noProof/>
        </w:rPr>
        <w:t>et al.</w:t>
      </w:r>
      <w:r w:rsidR="00CD5999" w:rsidRPr="00CD5999">
        <w:rPr>
          <w:noProof/>
        </w:rPr>
        <w:t xml:space="preserve"> 2011)</w:t>
      </w:r>
      <w:r w:rsidR="00F1224B">
        <w:fldChar w:fldCharType="end"/>
      </w:r>
      <w:r w:rsidR="00E07AB4">
        <w:t xml:space="preserve"> and </w:t>
      </w:r>
      <w:ins w:id="70" w:author="Jonathan Minton" w:date="2018-09-08T11:00:00Z">
        <w:r w:rsidR="001B4E8B">
          <w:t xml:space="preserve">increased </w:t>
        </w:r>
      </w:ins>
      <w:r w:rsidR="008B5C11">
        <w:t>international</w:t>
      </w:r>
      <w:r w:rsidR="00DA75C1">
        <w:t xml:space="preserve"> migration </w:t>
      </w:r>
      <w:del w:id="71" w:author="Jonathan Minton" w:date="2018-09-08T11:00:00Z">
        <w:r w:rsidR="00DA75C1" w:rsidDel="001B4E8B">
          <w:delText>patterns</w:delText>
        </w:r>
        <w:r w:rsidR="008B5C11" w:rsidDel="001B4E8B">
          <w:delText xml:space="preserve"> </w:delText>
        </w:r>
      </w:del>
      <w:r w:rsidR="009D37CE">
        <w:fldChar w:fldCharType="begin" w:fldLock="1"/>
      </w:r>
      <w:r w:rsidR="00197970">
        <w:instrText>ADDIN CSL_CITATION {"citationItems":[{"id":"ITEM-1","itemData":{"author":[{"dropping-particle":"","family":"Adserà","given":"Alícia","non-dropping-particle":"","parse-names":false,"suffix":""},{"dropping-particle":"","family":"Ferrer","given":"Ana","non-dropping-particle":"","parse-names":false,"suffix":""}],"container-title":"Handbook of the economics of international migration","editor":[{"dropping-particle":"","family":"Chiswick","given":"Barry R.","non-dropping-particle":"","parse-names":false,"suffix":""},{"dropping-particle":"","family":"Miller","given":"Paul W.","non-dropping-particle":"","parse-names":false,"suffix":""}],"id":"ITEM-1","issued":{"date-parts":[["2014"]]},"page":"315-358","publisher":"Elsevier","publisher-place":"Oxford","title":"Immigrants and demography: Marriage, divorce, and fertility","type":"chapter","volume":"1A"},"uris":["http://www.mendeley.com/documents/?uuid=b82d6302-d462-4d04-bb73-fa17c1183172"]},{"id":"ITEM-2","itemData":{"DOI":"10.1111/j.1747-7379.2004.tb00216.x","ISBN":"0197-9183, 0197-9183","ISSN":"1747-7379","abstract":"The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studied.","author":[{"dropping-particle":"","family":"Andersson","given":"Gunnar","non-dropping-particle":"","parse-names":false,"suffix":""}],"container-title":"International Migration Review","id":"ITEM-2","issue":"2","issued":{"date-parts":[["2004"]]},"page":"747-774","title":"Childbearing after Migration: Fertility Patterns of Foreign-born Women in Sweden","type":"article-journal","volume":"38"},"uris":["http://www.mendeley.com/documents/?uuid=c82be933-da26-4cce-a576-d69088bad242"]},{"id":"ITEM-3","itemData":{"DOI":"10.1111/j.1728-4457.2012.00496.x","ISBN":"0098-7921","ISSN":"00987921","abstract":"The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fertility.","author":[{"dropping-particle":"","family":"Dubuc","given":"Sylvie","non-dropping-particle":"","parse-names":false,"suffix":""}],"container-title":"Population and Development Review","id":"ITEM-3","issue":"2","issued":{"date-parts":[["2012"]]},"page":"353-368","title":"Immigration to the UK from High-Fertility Countries: Intergenerational Adaptation and Fertility Convergence","type":"article-journal","volume":"38"},"uris":["http://www.mendeley.com/documents/?uuid=d76cdb57-f979-4727-aeea-166a05cd135e"]},{"id":"ITEM-4","itemData":{"DOI":"10.1007/s10680-005-3581-8","ISBN":"0680005358","ISSN":"01686577","abstract":"Competing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preference.","author":[{"dropping-particle":"","family":"Kulu","given":"Hill","non-dropping-particle":"","parse-names":false,"suffix":""}],"container-title":"European Journal of Population","id":"ITEM-4","issue":"1","issued":{"date-parts":[["2005"]]},"page":"51-87","title":"Migration and fertility: Competing hypotheses re-examined","type":"article-journal","volume":"21"},"uris":["http://www.mendeley.com/documents/?uuid=a2ee02e0-3155-47c6-b9c6-b5e27e115214"]},{"id":"ITEM-5","itemData":{"DOI":"10.4054/DemRes.2008.19.9","ISSN":"14359871","abstract":"This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‘assimilation’ in migrants’ fertility to the local fertility patterns and analyses the net impact of migrants on period fertility rates. This review reveals that migrant women typically retain substantially higher levels of period fertility than the ‘native’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‘net effect’ of the higher fertility of migrants on the period total fertility of particular countries remains relatively small, typically between 0.05 and 0.10 in absolute terms.","author":[{"dropping-particle":"","family":"Sobotka","given":"Tomáš","non-dropping-particle":"","parse-names":false,"suffix":""}],"container-title":"Demographic Research","id":"ITEM-5","issue":"9","issued":{"date-parts":[["2008"]]},"page":"225-248","title":"Overview chapter 7: The rising importance of migrants for childbearing in Europe","type":"article-journal","volume":"19"},"uris":["http://www.mendeley.com/documents/?uuid=6cc779ad-ba39-457d-9841-c1c3566c3111"]}],"mendeley":{"formattedCitation":"(Andersson, 2004; Kulu, 2005; Sobotka, 2008; Dubuc, 2012; Adserà and Ferrer, 2014)","manualFormatting":"(Adserà and Ferrer 2014; Sobotka 2008;)","plainTextFormattedCitation":"(Andersson, 2004; Kulu, 2005; Sobotka, 2008; Dubuc, 2012; Adserà and Ferrer, 2014)","previouslyFormattedCitation":"(Andersson, 2004; Kulu, 2005; Sobotka, 2008; Dubuc, 2012; Adserà and Ferrer, 2014)"},"properties":{"noteIndex":0},"schema":"https://github.com/citation-style-language/schema/raw/master/csl-citation.json"}</w:instrText>
      </w:r>
      <w:r w:rsidR="009D37CE">
        <w:fldChar w:fldCharType="separate"/>
      </w:r>
      <w:r w:rsidR="00CD5999" w:rsidRPr="00CD5999">
        <w:rPr>
          <w:noProof/>
        </w:rPr>
        <w:t>(</w:t>
      </w:r>
      <w:r w:rsidR="009779BA" w:rsidRPr="00CD5999">
        <w:rPr>
          <w:noProof/>
        </w:rPr>
        <w:t>Adserà and Ferrer 2014</w:t>
      </w:r>
      <w:r w:rsidR="009779BA">
        <w:rPr>
          <w:noProof/>
        </w:rPr>
        <w:t xml:space="preserve">; </w:t>
      </w:r>
      <w:r w:rsidR="00CD5999" w:rsidRPr="00CD5999">
        <w:rPr>
          <w:noProof/>
        </w:rPr>
        <w:t>Sobotka 2008</w:t>
      </w:r>
      <w:del w:id="72" w:author="Serena Pattaro" w:date="2018-09-26T13:53:00Z">
        <w:r w:rsidR="00CD5999" w:rsidRPr="00CD5999" w:rsidDel="00BC0F9A">
          <w:rPr>
            <w:noProof/>
          </w:rPr>
          <w:delText>;</w:delText>
        </w:r>
      </w:del>
      <w:r w:rsidR="00CD5999" w:rsidRPr="00CD5999">
        <w:rPr>
          <w:noProof/>
        </w:rPr>
        <w:t>)</w:t>
      </w:r>
      <w:r w:rsidR="009D37CE">
        <w:fldChar w:fldCharType="end"/>
      </w:r>
      <w:r w:rsidR="00921DCE">
        <w:t>.</w:t>
      </w:r>
    </w:p>
    <w:p w14:paraId="4FA61073" w14:textId="473EB2D2" w:rsidR="00CD5095" w:rsidRDefault="00EA3E34" w:rsidP="00AB4448">
      <w:pPr>
        <w:spacing w:after="0" w:line="480" w:lineRule="auto"/>
      </w:pPr>
      <w:commentRangeStart w:id="73"/>
      <w:ins w:id="74" w:author="Richard Shaw" w:date="2018-09-11T15:02:00Z">
        <w:r>
          <w:t>A crucial question is whether fertility rates w</w:t>
        </w:r>
      </w:ins>
      <w:ins w:id="75" w:author="Richard Shaw" w:date="2018-09-11T15:04:00Z">
        <w:r>
          <w:t>ill fall below replacement levels for all developed countries, and if so</w:t>
        </w:r>
      </w:ins>
      <w:ins w:id="76" w:author="Serena Pattaro" w:date="2018-09-26T13:53:00Z">
        <w:r w:rsidR="00BC0F9A">
          <w:t>,</w:t>
        </w:r>
      </w:ins>
      <w:ins w:id="77" w:author="Richard Shaw" w:date="2018-09-11T15:04:00Z">
        <w:r>
          <w:t xml:space="preserve"> stabilise at below replacement rates</w:t>
        </w:r>
      </w:ins>
      <w:ins w:id="78" w:author="Serena Pattaro" w:date="2018-09-26T13:53:00Z">
        <w:r w:rsidR="00BC0F9A">
          <w:t>.</w:t>
        </w:r>
      </w:ins>
      <w:ins w:id="79" w:author="Richard Shaw" w:date="2018-09-11T15:04:00Z">
        <w:del w:id="80" w:author="Serena Pattaro" w:date="2018-09-26T13:53:00Z">
          <w:r w:rsidDel="00BC0F9A">
            <w:delText>?</w:delText>
          </w:r>
        </w:del>
        <w:r>
          <w:t xml:space="preserve"> </w:t>
        </w:r>
      </w:ins>
      <w:commentRangeEnd w:id="73"/>
      <w:ins w:id="81" w:author="Richard Shaw" w:date="2018-09-11T15:17:00Z">
        <w:r w:rsidR="004A415F">
          <w:rPr>
            <w:rStyle w:val="CommentReference"/>
          </w:rPr>
          <w:commentReference w:id="73"/>
        </w:r>
      </w:ins>
      <w:r w:rsidR="00D42862">
        <w:t xml:space="preserve">With </w:t>
      </w:r>
      <w:r w:rsidR="00D415FE">
        <w:t>reversal</w:t>
      </w:r>
      <w:r w:rsidR="001B4E8B">
        <w:t>s</w:t>
      </w:r>
      <w:r w:rsidR="00D415FE">
        <w:t xml:space="preserve"> in </w:t>
      </w:r>
      <w:r w:rsidR="00EF684A">
        <w:t xml:space="preserve">period </w:t>
      </w:r>
      <w:r w:rsidR="00D415FE">
        <w:t xml:space="preserve">fertility trends </w:t>
      </w:r>
      <w:r w:rsidR="00F44B8C">
        <w:t>for some</w:t>
      </w:r>
      <w:r w:rsidR="00A0102E">
        <w:t xml:space="preserve"> </w:t>
      </w:r>
      <w:r w:rsidR="00387264">
        <w:t xml:space="preserve">European countries </w:t>
      </w:r>
      <w:r w:rsidR="00387264">
        <w:fldChar w:fldCharType="begin" w:fldLock="1"/>
      </w:r>
      <w:r w:rsidR="00197970">
        <w:instrText>ADDIN CSL_CITATION {"citationItems":[{"id":"ITEM-1","itemData":{"author":[{"dropping-particle":"","family":"Goldstein","given":"Joshua R.","non-dropping-particle":"","parse-names":false,"suffix":""},{"dropping-particle":"","family":"Sobotka","given":"Tomáš","non-dropping-particle":"","parse-names":false,"suffix":""},{"dropping-particle":"","family":"Jasilioniene","given":"Aiva","non-dropping-particle":"","parse-names":false,"suffix":""}],"container-title":"Population and Development Review","id":"ITEM-1","issue":"4","issued":{"date-parts":[["2009"]]},"page":"663-699","title":"The End of \"Lowest-Low\" Fertility?","type":"article-journal","volume":"35"},"uris":["http://www.mendeley.com/documents/?uuid=8a712477-1d27-46ea-a5ee-dafef1685df3"]},{"id":"ITEM-2","itemData":{"author":[{"dropping-particle":"","family":"Myrskylä","given":"Mikko","non-dropping-particle":"","parse-names":false,"suffix":""},{"dropping-particle":"","family":"Goldstein","given":"Joshua R.","non-dropping-particle":"","parse-names":false,"suffix":""},{"dropping-particle":"","family":"Cheng","given":"Yen-hsin Alice","non-dropping-particle":"","parse-names":false,"suffix":""}],"id":"ITEM-2","issue":"1","issued":{"date-parts":[["2013"]]},"page":"31-56","title":"Forecasts for the Developed World : Rises ,","type":"article-journal","volume":"39"},"uris":["http://www.mendeley.com/documents/?uuid=8e95e18c-2343-47ea-a621-cd10ed0274e6"]}],"mendeley":{"formattedCitation":"(Goldstein, Sobotka and Jasilioniene, 2009; Myrskylä, Goldstein and Cheng, 2013)","manualFormatting":"(e.g. Goldstein, Sobotka, and Jasilioniene 2009; Myrskylä, Goldstein, and Cheng 2013)","plainTextFormattedCitation":"(Goldstein, Sobotka and Jasilioniene, 2009; Myrskylä, Goldstein and Cheng, 2013)","previouslyFormattedCitation":"(Goldstein, Sobotka and Jasilioniene, 2009; Myrskylä, Goldstein and Cheng, 2013)"},"properties":{"noteIndex":0},"schema":"https://github.com/citation-style-language/schema/raw/master/csl-citation.json"}</w:instrText>
      </w:r>
      <w:r w:rsidR="00387264">
        <w:fldChar w:fldCharType="separate"/>
      </w:r>
      <w:r w:rsidR="00CD5999" w:rsidRPr="00CD5999">
        <w:rPr>
          <w:noProof/>
        </w:rPr>
        <w:t>(</w:t>
      </w:r>
      <w:r w:rsidR="00A0102E">
        <w:rPr>
          <w:noProof/>
        </w:rPr>
        <w:t xml:space="preserve">e.g. </w:t>
      </w:r>
      <w:r w:rsidR="00CD5999" w:rsidRPr="00CD5999">
        <w:rPr>
          <w:noProof/>
        </w:rPr>
        <w:t>Goldstein, Sobotka</w:t>
      </w:r>
      <w:r w:rsidR="00377F1B">
        <w:rPr>
          <w:noProof/>
        </w:rPr>
        <w:t>,</w:t>
      </w:r>
      <w:r w:rsidR="00CD5999" w:rsidRPr="00CD5999">
        <w:rPr>
          <w:noProof/>
        </w:rPr>
        <w:t xml:space="preserve"> and Jasilioniene 2009; Myrskylä, Goldstein</w:t>
      </w:r>
      <w:r w:rsidR="00377F1B">
        <w:rPr>
          <w:noProof/>
        </w:rPr>
        <w:t>,</w:t>
      </w:r>
      <w:r w:rsidR="00CD5999" w:rsidRPr="00CD5999">
        <w:rPr>
          <w:noProof/>
        </w:rPr>
        <w:t xml:space="preserve"> and Cheng 2013)</w:t>
      </w:r>
      <w:r w:rsidR="00387264">
        <w:fldChar w:fldCharType="end"/>
      </w:r>
      <w:r w:rsidR="00D42862">
        <w:t xml:space="preserve">, </w:t>
      </w:r>
      <w:r w:rsidR="00A0102E">
        <w:t>the</w:t>
      </w:r>
      <w:r w:rsidR="00D42862">
        <w:t xml:space="preserve"> persistence of low fertility</w:t>
      </w:r>
      <w:r w:rsidR="00A0102E">
        <w:t xml:space="preserve"> is increasingly </w:t>
      </w:r>
      <w:r w:rsidR="00555766">
        <w:t>debated</w:t>
      </w:r>
      <w:r w:rsidR="003545BE">
        <w:t xml:space="preserve">. </w:t>
      </w:r>
      <w:r w:rsidR="00D42862">
        <w:t xml:space="preserve">Recent analyses </w:t>
      </w:r>
      <w:r w:rsidR="00A0102E">
        <w:t>emphasise</w:t>
      </w:r>
      <w:r w:rsidR="008466A8">
        <w:t xml:space="preserve"> </w:t>
      </w:r>
      <w:r w:rsidR="001B4E8B">
        <w:lastRenderedPageBreak/>
        <w:t xml:space="preserve">increasing </w:t>
      </w:r>
      <w:r w:rsidR="00AB4448">
        <w:t>instability and</w:t>
      </w:r>
      <w:r w:rsidR="00CA782A">
        <w:t xml:space="preserve"> </w:t>
      </w:r>
      <w:r w:rsidR="00AB4448">
        <w:t>divergence</w:t>
      </w:r>
      <w:r w:rsidR="008466A8">
        <w:t xml:space="preserve"> </w:t>
      </w:r>
      <w:r w:rsidR="001B4E8B">
        <w:t xml:space="preserve">between populations, </w:t>
      </w:r>
      <w:r w:rsidR="009679CE">
        <w:t>characterising</w:t>
      </w:r>
      <w:r w:rsidR="00AB4448">
        <w:t xml:space="preserve"> </w:t>
      </w:r>
      <w:r w:rsidR="00234A02">
        <w:t>distinct</w:t>
      </w:r>
      <w:r w:rsidR="00AB4448">
        <w:t xml:space="preserve"> </w:t>
      </w:r>
      <w:r w:rsidR="001B4E8B">
        <w:t xml:space="preserve">fertility transition </w:t>
      </w:r>
      <w:r w:rsidR="00AB4448">
        <w:t xml:space="preserve">pathways </w:t>
      </w:r>
      <w:r w:rsidR="00EF0287">
        <w:fldChar w:fldCharType="begin" w:fldLock="1"/>
      </w:r>
      <w:r w:rsidR="00197970">
        <w:instrText>ADDIN CSL_CITATION {"citationItems":[{"id":"ITEM-1","itemData":{"ISSN":"0021-9320","author":[{"dropping-particle":"","family":"Sobotka","given":"Tomáš","non-dropping-particle":"","parse-names":false,"suffix":""}],"container-title":"Journal of biosocial science","id":"ITEM-1","issue":"S1","issued":{"date-parts":[["2017"]]},"page":"S20-S45","publisher":"Cambridge University Press","title":"Post-transitional fertility: the role of childbearing postponement in fuelling the shift to low and unstable fertility levels","type":"article-journal","volume":"49"},"uris":["http://www.mendeley.com/documents/?uuid=f38166e3-255e-45c3-ad17-baae791057c8"]},{"id":"ITEM-2","itemData":{"author":[{"dropping-particle":"","family":"Billari","given":"Francesco C","non-dropping-particle":"","parse-names":false,"suffix":""}],"chapter-number":"2","container-title":"Low fertility regimes and demographic and societal change","id":"ITEM-2","issued":{"date-parts":[["2018"]]},"page":"15-35","publisher":"Springer","title":"A “great divergence” in fertility?","type":"chapter"},"uris":["http://www.mendeley.com/documents/?uuid=31266d31-de4d-4379-83e6-74d428455e8e"]}],"mendeley":{"formattedCitation":"(Sobotka, 2017; Billari, 2018)","manualFormatting":"(Billari 2018; Sobotka 2017)","plainTextFormattedCitation":"(Sobotka, 2017; Billari, 2018)","previouslyFormattedCitation":"(Sobotka, 2017; Billari, 2018)"},"properties":{"noteIndex":0},"schema":"https://github.com/citation-style-language/schema/raw/master/csl-citation.json"}</w:instrText>
      </w:r>
      <w:r w:rsidR="00EF0287">
        <w:fldChar w:fldCharType="separate"/>
      </w:r>
      <w:r w:rsidR="00EF0287" w:rsidRPr="00EF0287">
        <w:rPr>
          <w:noProof/>
        </w:rPr>
        <w:t>(</w:t>
      </w:r>
      <w:r w:rsidR="009779BA" w:rsidRPr="00EF0287">
        <w:rPr>
          <w:noProof/>
        </w:rPr>
        <w:t>Billari 2018</w:t>
      </w:r>
      <w:r w:rsidR="009779BA">
        <w:rPr>
          <w:noProof/>
        </w:rPr>
        <w:t xml:space="preserve">; </w:t>
      </w:r>
      <w:r w:rsidR="00EF0287" w:rsidRPr="00EF0287">
        <w:rPr>
          <w:noProof/>
        </w:rPr>
        <w:t>Sobotka 2017)</w:t>
      </w:r>
      <w:r w:rsidR="00EF0287">
        <w:fldChar w:fldCharType="end"/>
      </w:r>
      <w:r w:rsidR="00D42862">
        <w:t xml:space="preserve">. </w:t>
      </w:r>
      <w:del w:id="82" w:author="Jonathan Minton" w:date="2018-09-08T11:03:00Z">
        <w:r w:rsidR="00AB4448" w:rsidDel="001B4E8B">
          <w:delText xml:space="preserve">Among </w:delText>
        </w:r>
        <w:r w:rsidR="006537F8" w:rsidDel="001B4E8B">
          <w:delText>the key</w:delText>
        </w:r>
        <w:commentRangeStart w:id="83"/>
        <w:r w:rsidR="006537F8" w:rsidDel="001B4E8B">
          <w:delText xml:space="preserve"> </w:delText>
        </w:r>
      </w:del>
      <w:ins w:id="84" w:author="Jonathan Minton" w:date="2018-09-08T11:03:00Z">
        <w:r w:rsidR="001B4E8B">
          <w:t xml:space="preserve">Key </w:t>
        </w:r>
      </w:ins>
      <w:r w:rsidR="006537F8">
        <w:t xml:space="preserve">drivers </w:t>
      </w:r>
      <w:del w:id="85" w:author="Jonathan Minton" w:date="2018-09-08T11:04:00Z">
        <w:r w:rsidR="00234A02" w:rsidDel="001B4E8B">
          <w:delText>shaping</w:delText>
        </w:r>
        <w:r w:rsidR="00214275" w:rsidDel="001B4E8B">
          <w:delText xml:space="preserve"> </w:delText>
        </w:r>
        <w:r w:rsidR="00CA782A" w:rsidDel="001B4E8B">
          <w:delText>th</w:delText>
        </w:r>
        <w:r w:rsidR="00555766" w:rsidDel="001B4E8B">
          <w:delText>ese</w:delText>
        </w:r>
        <w:r w:rsidR="00CA782A" w:rsidDel="001B4E8B">
          <w:delText xml:space="preserve"> heterogeneous</w:delText>
        </w:r>
        <w:r w:rsidR="00555766" w:rsidDel="001B4E8B">
          <w:delText xml:space="preserve"> </w:delText>
        </w:r>
        <w:r w:rsidR="009679CE" w:rsidDel="001B4E8B">
          <w:delText>pathways</w:delText>
        </w:r>
        <w:r w:rsidR="00CA782A" w:rsidDel="001B4E8B">
          <w:delText>, there are</w:delText>
        </w:r>
        <w:r w:rsidR="006537F8" w:rsidDel="001B4E8B">
          <w:delText xml:space="preserve"> </w:delText>
        </w:r>
      </w:del>
      <w:ins w:id="86" w:author="Jonathan Minton" w:date="2018-09-08T11:04:00Z">
        <w:r w:rsidR="001B4E8B">
          <w:t xml:space="preserve">include: </w:t>
        </w:r>
      </w:ins>
      <w:r w:rsidR="0099601C">
        <w:t>the diffusion of modern contracepti</w:t>
      </w:r>
      <w:r w:rsidR="00F44B8C">
        <w:t>ve methods</w:t>
      </w:r>
      <w:del w:id="87" w:author="Jonathan Minton" w:date="2018-09-08T11:04:00Z">
        <w:r w:rsidR="00AE71B2" w:rsidDel="001B4E8B">
          <w:delText>,</w:delText>
        </w:r>
        <w:r w:rsidR="0099601C" w:rsidDel="001B4E8B">
          <w:delText xml:space="preserve"> </w:delText>
        </w:r>
      </w:del>
      <w:ins w:id="88" w:author="Jonathan Minton" w:date="2018-09-08T11:04:00Z">
        <w:r w:rsidR="001B4E8B">
          <w:t xml:space="preserve">; </w:t>
        </w:r>
      </w:ins>
      <w:r w:rsidR="00214275">
        <w:t>the</w:t>
      </w:r>
      <w:r w:rsidR="0099601C">
        <w:t xml:space="preserve"> expansion</w:t>
      </w:r>
      <w:r w:rsidR="00214275">
        <w:t xml:space="preserve"> of higher education</w:t>
      </w:r>
      <w:del w:id="89" w:author="Jonathan Minton" w:date="2018-09-08T11:04:00Z">
        <w:r w:rsidR="0099601C" w:rsidDel="001B4E8B">
          <w:delText xml:space="preserve">, </w:delText>
        </w:r>
      </w:del>
      <w:ins w:id="90" w:author="Jonathan Minton" w:date="2018-09-08T11:04:00Z">
        <w:r w:rsidR="001B4E8B">
          <w:t xml:space="preserve">; </w:t>
        </w:r>
      </w:ins>
      <w:r w:rsidR="00214275">
        <w:t xml:space="preserve">the increase in economic </w:t>
      </w:r>
      <w:proofErr w:type="spellStart"/>
      <w:r w:rsidR="00214275">
        <w:t>uncertainty</w:t>
      </w:r>
      <w:del w:id="91" w:author="Jonathan Minton" w:date="2018-09-08T11:04:00Z">
        <w:r w:rsidR="00214275" w:rsidDel="001B4E8B">
          <w:delText xml:space="preserve">, </w:delText>
        </w:r>
      </w:del>
      <w:ins w:id="92" w:author="Jonathan Minton" w:date="2018-09-08T11:04:00Z">
        <w:r w:rsidR="001B4E8B">
          <w:t>;</w:t>
        </w:r>
        <w:del w:id="93" w:author="Serena Pattaro" w:date="2018-09-26T13:54:00Z">
          <w:r w:rsidR="001B4E8B" w:rsidDel="00BC0F9A">
            <w:delText xml:space="preserve"> and </w:delText>
          </w:r>
        </w:del>
      </w:ins>
      <w:r w:rsidR="00236BA8">
        <w:t>the</w:t>
      </w:r>
      <w:proofErr w:type="spellEnd"/>
      <w:r w:rsidR="00236BA8">
        <w:t xml:space="preserve"> large-scale entry of women into the labour force</w:t>
      </w:r>
      <w:r w:rsidR="00214275">
        <w:t xml:space="preserve"> and gender role </w:t>
      </w:r>
      <w:r w:rsidR="009679CE">
        <w:t>changes</w:t>
      </w:r>
      <w:r w:rsidR="00214275">
        <w:t xml:space="preserve"> (</w:t>
      </w:r>
      <w:r w:rsidR="009679CE">
        <w:t xml:space="preserve">for reviews see e.g. </w:t>
      </w:r>
      <w:r w:rsidR="00277A95">
        <w:fldChar w:fldCharType="begin" w:fldLock="1"/>
      </w:r>
      <w:r w:rsidR="00197970">
        <w:instrText>ADDIN CSL_CITATION {"citationItems":[{"id":"ITEM-1","itemData":{"ISSN":"0168-6577","author":[{"dropping-particle":"","family":"Balbo","given":"Nicoletta","non-dropping-particle":"","parse-names":false,"suffix":""},{"dropping-particle":"","family":"Billari","given":"Francesco C","non-dropping-particle":"","parse-names":false,"suffix":""},{"dropping-particle":"","family":"Mills","given":"Melinda","non-dropping-particle":"","parse-names":false,"suffix":""}],"container-title":"European Journal of Population/Revue européenne de Démographie","id":"ITEM-1","issue":"1","issued":{"date-parts":[["2013"]]},"page":"1-38","publisher":"Springer","title":"Fertility in advanced societies: A review of research","type":"article-journal","volume":"29"},"uris":["http://www.mendeley.com/documents/?uuid=50931fee-e514-4cce-ae02-609842659982"]}],"mendeley":{"formattedCitation":"(Balbo, Billari and Mills, 2013)","manualFormatting":"Balbo, Billari, and Mills (2013)","plainTextFormattedCitation":"(Balbo, Billari and Mills, 2013)","previouslyFormattedCitation":"(Balbo, Billari and Mills, 2013)"},"properties":{"noteIndex":0},"schema":"https://github.com/citation-style-language/schema/raw/master/csl-citation.json"}</w:instrText>
      </w:r>
      <w:r w:rsidR="00277A95">
        <w:fldChar w:fldCharType="separate"/>
      </w:r>
      <w:r w:rsidR="00277A95" w:rsidRPr="00277A95">
        <w:rPr>
          <w:noProof/>
        </w:rPr>
        <w:t>Balbo, Billari</w:t>
      </w:r>
      <w:r w:rsidR="00277A95">
        <w:rPr>
          <w:noProof/>
        </w:rPr>
        <w:t>,</w:t>
      </w:r>
      <w:r w:rsidR="00277A95" w:rsidRPr="00277A95">
        <w:rPr>
          <w:noProof/>
        </w:rPr>
        <w:t xml:space="preserve"> and Mills</w:t>
      </w:r>
      <w:r w:rsidR="00277A95">
        <w:rPr>
          <w:noProof/>
        </w:rPr>
        <w:t xml:space="preserve"> (</w:t>
      </w:r>
      <w:r w:rsidR="00277A95" w:rsidRPr="00277A95">
        <w:rPr>
          <w:noProof/>
        </w:rPr>
        <w:t>2013)</w:t>
      </w:r>
      <w:r w:rsidR="00277A95">
        <w:fldChar w:fldCharType="end"/>
      </w:r>
      <w:r w:rsidR="00214275">
        <w:t xml:space="preserve"> and</w:t>
      </w:r>
      <w:r w:rsidR="00277A95">
        <w:t xml:space="preserve"> </w:t>
      </w:r>
      <w:r w:rsidR="00277A95">
        <w:fldChar w:fldCharType="begin" w:fldLock="1"/>
      </w:r>
      <w:r w:rsidR="00197970">
        <w:instrText>ADDIN CSL_CITATION {"citationItems":[{"id":"ITEM-1","itemData":{"DOI":"10.1093/acprof","ISBN":"9780199682676","ISSN":"0873626X","PMID":"16683413","abstract":"This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author":[{"dropping-particle":"","family":"Basten","given":"Stuart","non-dropping-particle":"","parse-names":false,"suffix":""},{"dropping-particle":"","family":"Sobotka","given":"Tomáš","non-dropping-particle":"","parse-names":false,"suffix":""},{"dropping-particle":"","family":"Zeman","given":"Kryštof","non-dropping-particle":"","parse-names":false,"suffix":""}],"container-title":"World Population and Human Capital in Twenty-First Century","editor":[{"dropping-particle":"","family":"Lutz","given":"Wolfgang","non-dropping-particle":"","parse-names":false,"suffix":""},{"dropping-particle":"","family":"Butz","given":"William P.","non-dropping-particle":"","parse-names":false,"suffix":""},{"dropping-particle":"","family":"KC","given":"Samir","non-dropping-particle":"","parse-names":false,"suffix":""}],"id":"ITEM-1","issued":{"date-parts":[["2014"]]},"page":"39-146","publisher":"Oxford University Press","publisher-place":"Oxford","title":"Future fertility in low fertility countries","type":"chapter"},"uris":["http://www.mendeley.com/documents/?uuid=829774ad-b45c-46fe-9049-b5746167a18d"]}],"mendeley":{"formattedCitation":"(Basten, Sobotka and Zeman, 2014)","manualFormatting":"Basten, Sobotka, and Zeman (2014)","plainTextFormattedCitation":"(Basten, Sobotka and Zeman, 2014)","previouslyFormattedCitation":"(Basten, Sobotka and Zeman, 2014)"},"properties":{"noteIndex":0},"schema":"https://github.com/citation-style-language/schema/raw/master/csl-citation.json"}</w:instrText>
      </w:r>
      <w:r w:rsidR="00277A95">
        <w:fldChar w:fldCharType="separate"/>
      </w:r>
      <w:r w:rsidR="00277A95" w:rsidRPr="00277A95">
        <w:rPr>
          <w:noProof/>
        </w:rPr>
        <w:t>Basten, Sobotka</w:t>
      </w:r>
      <w:r w:rsidR="00277A95">
        <w:rPr>
          <w:noProof/>
        </w:rPr>
        <w:t>,</w:t>
      </w:r>
      <w:r w:rsidR="00277A95" w:rsidRPr="00277A95">
        <w:rPr>
          <w:noProof/>
        </w:rPr>
        <w:t xml:space="preserve"> and Zeman</w:t>
      </w:r>
      <w:r w:rsidR="00277A95">
        <w:rPr>
          <w:noProof/>
        </w:rPr>
        <w:t xml:space="preserve"> (</w:t>
      </w:r>
      <w:r w:rsidR="00277A95" w:rsidRPr="00277A95">
        <w:rPr>
          <w:noProof/>
        </w:rPr>
        <w:t>2014)</w:t>
      </w:r>
      <w:r w:rsidR="00277A95">
        <w:fldChar w:fldCharType="end"/>
      </w:r>
      <w:r w:rsidR="00214275">
        <w:t>)</w:t>
      </w:r>
      <w:r w:rsidR="003A56EF">
        <w:t>.</w:t>
      </w:r>
      <w:r w:rsidR="006A3840">
        <w:t xml:space="preserve"> </w:t>
      </w:r>
      <w:commentRangeEnd w:id="83"/>
      <w:r w:rsidR="00087008">
        <w:rPr>
          <w:rStyle w:val="CommentReference"/>
        </w:rPr>
        <w:commentReference w:id="83"/>
      </w:r>
    </w:p>
    <w:p w14:paraId="7227EF32" w14:textId="377D4FED" w:rsidR="003B50CD" w:rsidRPr="003B50CD" w:rsidRDefault="003B50CD" w:rsidP="00EB780D">
      <w:pPr>
        <w:spacing w:after="0" w:line="480" w:lineRule="auto"/>
        <w:rPr>
          <w:rFonts w:eastAsia="Times New Roman" w:cstheme="minorHAnsi"/>
          <w:sz w:val="24"/>
          <w:szCs w:val="24"/>
          <w:lang w:eastAsia="en-GB"/>
        </w:rPr>
      </w:pPr>
      <w:r w:rsidRPr="003B50CD">
        <w:rPr>
          <w:rFonts w:eastAsia="Times New Roman" w:cstheme="minorHAnsi"/>
          <w:color w:val="000000"/>
          <w:lang w:eastAsia="en-GB"/>
        </w:rPr>
        <w:t xml:space="preserve">The aim of this paper is to </w:t>
      </w:r>
      <w:ins w:id="94" w:author="Jonathan Minton" w:date="2018-09-08T11:05:00Z">
        <w:r w:rsidR="001B4E8B">
          <w:rPr>
            <w:rFonts w:eastAsia="Times New Roman" w:cstheme="minorHAnsi"/>
            <w:color w:val="000000"/>
            <w:lang w:eastAsia="en-GB"/>
          </w:rPr>
          <w:t xml:space="preserve">show how </w:t>
        </w:r>
        <w:del w:id="95" w:author="Richard Shaw" w:date="2018-09-11T15:22:00Z">
          <w:r w:rsidR="001B4E8B" w:rsidDel="004A415F">
            <w:rPr>
              <w:rFonts w:eastAsia="Times New Roman" w:cstheme="minorHAnsi"/>
              <w:color w:val="000000"/>
              <w:lang w:eastAsia="en-GB"/>
            </w:rPr>
            <w:delText xml:space="preserve">some of these </w:delText>
          </w:r>
        </w:del>
        <w:r w:rsidR="001B4E8B">
          <w:rPr>
            <w:rFonts w:eastAsia="Times New Roman" w:cstheme="minorHAnsi"/>
            <w:color w:val="000000"/>
            <w:lang w:eastAsia="en-GB"/>
          </w:rPr>
          <w:t xml:space="preserve">differences in </w:t>
        </w:r>
      </w:ins>
      <w:ins w:id="96" w:author="Serena Pattaro" w:date="2018-09-26T13:56:00Z">
        <w:r w:rsidR="00BC0F9A">
          <w:rPr>
            <w:rFonts w:eastAsia="Times New Roman" w:cstheme="minorHAnsi"/>
            <w:color w:val="000000"/>
            <w:lang w:eastAsia="en-GB"/>
          </w:rPr>
          <w:t xml:space="preserve">fertility trends and </w:t>
        </w:r>
      </w:ins>
      <w:ins w:id="97" w:author="Jonathan Minton" w:date="2018-09-08T11:05:00Z">
        <w:r w:rsidR="001B4E8B">
          <w:rPr>
            <w:rFonts w:eastAsia="Times New Roman" w:cstheme="minorHAnsi"/>
            <w:color w:val="000000"/>
            <w:lang w:eastAsia="en-GB"/>
          </w:rPr>
          <w:t xml:space="preserve">pathways can be identified using </w:t>
        </w:r>
      </w:ins>
      <w:ins w:id="98" w:author="Jonathan Minton" w:date="2018-09-08T11:06:00Z">
        <w:r w:rsidR="00EB780D" w:rsidRPr="003B50CD">
          <w:rPr>
            <w:rFonts w:eastAsia="Times New Roman" w:cstheme="minorHAnsi"/>
            <w:color w:val="000000"/>
            <w:lang w:eastAsia="en-GB"/>
          </w:rPr>
          <w:t>composite fertility lattice plots</w:t>
        </w:r>
      </w:ins>
      <w:ins w:id="99" w:author="Jonathan Minton" w:date="2018-09-08T11:09:00Z">
        <w:r w:rsidR="00EB780D">
          <w:rPr>
            <w:rFonts w:eastAsia="Times New Roman" w:cstheme="minorHAnsi"/>
            <w:color w:val="000000"/>
            <w:lang w:eastAsia="en-GB"/>
          </w:rPr>
          <w:t xml:space="preserve"> (CFLPs)</w:t>
        </w:r>
      </w:ins>
      <w:ins w:id="100" w:author="Jonathan Minton" w:date="2018-09-08T11:06:00Z">
        <w:r w:rsidR="00EB780D" w:rsidRPr="003B50CD">
          <w:rPr>
            <w:rFonts w:eastAsia="Times New Roman" w:cstheme="minorHAnsi"/>
            <w:color w:val="000000"/>
            <w:lang w:eastAsia="en-GB"/>
          </w:rPr>
          <w:t xml:space="preserve">, </w:t>
        </w:r>
        <w:r w:rsidR="00EB780D">
          <w:rPr>
            <w:rFonts w:eastAsia="Times New Roman" w:cstheme="minorHAnsi"/>
            <w:color w:val="000000"/>
            <w:lang w:eastAsia="en-GB"/>
          </w:rPr>
          <w:t xml:space="preserve">a variant of the Lexis surface visualisation </w:t>
        </w:r>
        <w:del w:id="101" w:author="Richard Shaw" w:date="2018-09-11T15:22:00Z">
          <w:r w:rsidR="00EB780D" w:rsidDel="004A415F">
            <w:rPr>
              <w:rFonts w:eastAsia="Times New Roman" w:cstheme="minorHAnsi"/>
              <w:color w:val="000000"/>
              <w:lang w:eastAsia="en-GB"/>
            </w:rPr>
            <w:delText xml:space="preserve">that we have developed, </w:delText>
          </w:r>
        </w:del>
        <w:r w:rsidR="00EB780D">
          <w:rPr>
            <w:rFonts w:eastAsia="Times New Roman" w:cstheme="minorHAnsi"/>
            <w:color w:val="000000"/>
            <w:lang w:eastAsia="en-GB"/>
          </w:rPr>
          <w:t>in which both the colour/shade, and contour lines, represent different but related variables: age-specific fertility rates</w:t>
        </w:r>
        <w:del w:id="102" w:author="Serena Pattaro" w:date="2018-09-26T13:56:00Z">
          <w:r w:rsidR="00EB780D" w:rsidDel="00BC0F9A">
            <w:rPr>
              <w:rFonts w:eastAsia="Times New Roman" w:cstheme="minorHAnsi"/>
              <w:color w:val="000000"/>
              <w:lang w:eastAsia="en-GB"/>
            </w:rPr>
            <w:delText>,</w:delText>
          </w:r>
        </w:del>
        <w:r w:rsidR="00EB780D">
          <w:rPr>
            <w:rFonts w:eastAsia="Times New Roman" w:cstheme="minorHAnsi"/>
            <w:color w:val="000000"/>
            <w:lang w:eastAsia="en-GB"/>
          </w:rPr>
          <w:t xml:space="preserve"> and cumulative cohort fertility rates, respectively</w:t>
        </w:r>
      </w:ins>
      <w:ins w:id="103" w:author="Jonathan Minton" w:date="2018-09-08T11:07:00Z">
        <w:r w:rsidR="00EB780D">
          <w:rPr>
            <w:rFonts w:eastAsia="Times New Roman" w:cstheme="minorHAnsi"/>
            <w:color w:val="000000"/>
            <w:lang w:eastAsia="en-GB"/>
          </w:rPr>
          <w:t>.</w:t>
        </w:r>
      </w:ins>
      <w:ins w:id="104" w:author="Serena Pattaro" w:date="2018-09-26T13:56:00Z">
        <w:r w:rsidR="00BC0F9A">
          <w:rPr>
            <w:rFonts w:eastAsia="Times New Roman" w:cstheme="minorHAnsi"/>
            <w:color w:val="000000"/>
            <w:lang w:eastAsia="en-GB"/>
          </w:rPr>
          <w:t xml:space="preserve"> </w:t>
        </w:r>
      </w:ins>
      <w:del w:id="105" w:author="Jonathan Minton" w:date="2018-09-08T11:07:00Z">
        <w:r w:rsidR="00F44B8C" w:rsidDel="00EB780D">
          <w:rPr>
            <w:rFonts w:eastAsia="Times New Roman" w:cstheme="minorHAnsi"/>
            <w:color w:val="000000"/>
            <w:lang w:eastAsia="en-GB"/>
          </w:rPr>
          <w:delText>illustrate</w:delText>
        </w:r>
        <w:r w:rsidRPr="003B50CD" w:rsidDel="00EB780D">
          <w:rPr>
            <w:rFonts w:eastAsia="Times New Roman" w:cstheme="minorHAnsi"/>
            <w:color w:val="000000"/>
            <w:lang w:eastAsia="en-GB"/>
          </w:rPr>
          <w:delText xml:space="preserve"> different fertility trends across 45 countries from major geographic regions within and outside Europe (for full details see the online appendix). The latter reflect different contextual conditions which have shaped di</w:delText>
        </w:r>
        <w:r w:rsidR="009A0434" w:rsidDel="00EB780D">
          <w:rPr>
            <w:rFonts w:eastAsia="Times New Roman" w:cstheme="minorHAnsi"/>
            <w:color w:val="000000"/>
            <w:lang w:eastAsia="en-GB"/>
          </w:rPr>
          <w:delText>stinct</w:delText>
        </w:r>
        <w:r w:rsidRPr="003B50CD" w:rsidDel="00EB780D">
          <w:rPr>
            <w:rFonts w:eastAsia="Times New Roman" w:cstheme="minorHAnsi"/>
            <w:color w:val="000000"/>
            <w:lang w:eastAsia="en-GB"/>
          </w:rPr>
          <w:delText xml:space="preserve"> pathways of low fertility. Changes in age-specific and cumulative cohort fertility rates are explored by using </w:delText>
        </w:r>
      </w:del>
      <w:del w:id="106" w:author="Jonathan Minton" w:date="2018-09-08T11:06:00Z">
        <w:r w:rsidRPr="003B50CD" w:rsidDel="001B4E8B">
          <w:rPr>
            <w:rFonts w:eastAsia="Times New Roman" w:cstheme="minorHAnsi"/>
            <w:color w:val="000000"/>
            <w:lang w:eastAsia="en-GB"/>
          </w:rPr>
          <w:delText>composite fertilit</w:delText>
        </w:r>
      </w:del>
      <w:ins w:id="107" w:author="Jonathan Minton" w:date="2018-09-08T11:07:00Z">
        <w:r w:rsidR="00EB780D">
          <w:rPr>
            <w:rFonts w:eastAsia="Times New Roman" w:cstheme="minorHAnsi"/>
            <w:color w:val="000000"/>
            <w:lang w:eastAsia="en-GB"/>
          </w:rPr>
          <w:t>.</w:t>
        </w:r>
      </w:ins>
      <w:del w:id="108" w:author="Jonathan Minton" w:date="2018-09-08T11:06:00Z">
        <w:r w:rsidRPr="003B50CD" w:rsidDel="001B4E8B">
          <w:rPr>
            <w:rFonts w:eastAsia="Times New Roman" w:cstheme="minorHAnsi"/>
            <w:color w:val="000000"/>
            <w:lang w:eastAsia="en-GB"/>
          </w:rPr>
          <w:delText xml:space="preserve">y lattice plots, which combine information from different visualization </w:delText>
        </w:r>
        <w:r w:rsidR="007D3ADD" w:rsidDel="001B4E8B">
          <w:rPr>
            <w:rFonts w:eastAsia="Times New Roman" w:cstheme="minorHAnsi"/>
            <w:color w:val="000000"/>
            <w:lang w:eastAsia="en-GB"/>
          </w:rPr>
          <w:delText>techniques</w:delText>
        </w:r>
        <w:r w:rsidRPr="003B50CD" w:rsidDel="001B4E8B">
          <w:rPr>
            <w:rFonts w:eastAsia="Times New Roman" w:cstheme="minorHAnsi"/>
            <w:color w:val="000000"/>
            <w:lang w:eastAsia="en-GB"/>
          </w:rPr>
          <w:delText xml:space="preserve"> of the Lexis surface, namely </w:delText>
        </w:r>
        <w:r w:rsidR="007D3ADD" w:rsidDel="001B4E8B">
          <w:rPr>
            <w:rFonts w:eastAsia="Times New Roman" w:cstheme="minorHAnsi"/>
            <w:color w:val="000000"/>
            <w:lang w:eastAsia="en-GB"/>
          </w:rPr>
          <w:delText>level plots</w:delText>
        </w:r>
        <w:r w:rsidRPr="003B50CD" w:rsidDel="001B4E8B">
          <w:rPr>
            <w:rFonts w:eastAsia="Times New Roman" w:cstheme="minorHAnsi"/>
            <w:color w:val="000000"/>
            <w:lang w:eastAsia="en-GB"/>
          </w:rPr>
          <w:delText xml:space="preserve"> </w:delText>
        </w:r>
        <w:r w:rsidR="00F0514B" w:rsidDel="001B4E8B">
          <w:rPr>
            <w:rFonts w:eastAsia="Times New Roman" w:cstheme="minorHAnsi"/>
            <w:color w:val="000000"/>
            <w:lang w:eastAsia="en-GB"/>
          </w:rPr>
          <w:delText>an</w:delText>
        </w:r>
        <w:r w:rsidRPr="003B50CD" w:rsidDel="001B4E8B">
          <w:rPr>
            <w:rFonts w:eastAsia="Times New Roman" w:cstheme="minorHAnsi"/>
            <w:color w:val="000000"/>
            <w:lang w:eastAsia="en-GB"/>
          </w:rPr>
          <w:delText>d contour plots.</w:delText>
        </w:r>
      </w:del>
    </w:p>
    <w:p w14:paraId="056D0126" w14:textId="56F645AB" w:rsidR="00140559" w:rsidRPr="008A74DF" w:rsidRDefault="003B50CD" w:rsidP="003B50CD">
      <w:pPr>
        <w:spacing w:after="0" w:line="480" w:lineRule="auto"/>
        <w:rPr>
          <w:rFonts w:eastAsia="Times New Roman" w:cstheme="minorHAnsi"/>
          <w:color w:val="000000"/>
          <w:lang w:eastAsia="en-GB"/>
        </w:rPr>
      </w:pPr>
      <w:r w:rsidRPr="003B50CD">
        <w:rPr>
          <w:rFonts w:eastAsia="Times New Roman" w:cstheme="minorHAnsi"/>
          <w:color w:val="000000"/>
          <w:lang w:eastAsia="en-GB"/>
        </w:rPr>
        <w:t xml:space="preserve">This novel </w:t>
      </w:r>
      <w:del w:id="109" w:author="Richard Shaw" w:date="2018-09-11T15:25:00Z">
        <w:r w:rsidRPr="003B50CD" w:rsidDel="004A415F">
          <w:rPr>
            <w:rFonts w:eastAsia="Times New Roman" w:cstheme="minorHAnsi"/>
            <w:color w:val="000000"/>
            <w:lang w:eastAsia="en-GB"/>
          </w:rPr>
          <w:delText xml:space="preserve">approach </w:delText>
        </w:r>
      </w:del>
      <w:ins w:id="110" w:author="Richard Shaw" w:date="2018-09-11T15:25:00Z">
        <w:r w:rsidR="004A415F">
          <w:rPr>
            <w:rFonts w:eastAsia="Times New Roman" w:cstheme="minorHAnsi"/>
            <w:color w:val="000000"/>
            <w:lang w:eastAsia="en-GB"/>
          </w:rPr>
          <w:t>combination</w:t>
        </w:r>
        <w:r w:rsidR="004A415F" w:rsidRPr="003B50CD">
          <w:rPr>
            <w:rFonts w:eastAsia="Times New Roman" w:cstheme="minorHAnsi"/>
            <w:color w:val="000000"/>
            <w:lang w:eastAsia="en-GB"/>
          </w:rPr>
          <w:t xml:space="preserve"> </w:t>
        </w:r>
      </w:ins>
      <w:del w:id="111" w:author="Richard Shaw" w:date="2018-09-11T15:23:00Z">
        <w:r w:rsidRPr="003B50CD" w:rsidDel="004A415F">
          <w:rPr>
            <w:rFonts w:eastAsia="Times New Roman" w:cstheme="minorHAnsi"/>
            <w:color w:val="000000"/>
            <w:lang w:eastAsia="en-GB"/>
          </w:rPr>
          <w:delText xml:space="preserve">may be useful in </w:delText>
        </w:r>
      </w:del>
      <w:del w:id="112" w:author="Richard Shaw" w:date="2018-09-11T15:26:00Z">
        <w:r w:rsidRPr="003B50CD" w:rsidDel="004A415F">
          <w:rPr>
            <w:rFonts w:eastAsia="Times New Roman" w:cstheme="minorHAnsi"/>
            <w:color w:val="000000"/>
            <w:lang w:eastAsia="en-GB"/>
          </w:rPr>
          <w:delText>provid</w:delText>
        </w:r>
      </w:del>
      <w:del w:id="113" w:author="Richard Shaw" w:date="2018-09-11T15:23:00Z">
        <w:r w:rsidRPr="003B50CD" w:rsidDel="004A415F">
          <w:rPr>
            <w:rFonts w:eastAsia="Times New Roman" w:cstheme="minorHAnsi"/>
            <w:color w:val="000000"/>
            <w:lang w:eastAsia="en-GB"/>
          </w:rPr>
          <w:delText>ing</w:delText>
        </w:r>
      </w:del>
      <w:ins w:id="114" w:author="Richard Shaw" w:date="2018-09-11T15:26:00Z">
        <w:r w:rsidR="004A415F">
          <w:rPr>
            <w:rFonts w:eastAsia="Times New Roman" w:cstheme="minorHAnsi"/>
            <w:color w:val="000000"/>
            <w:lang w:eastAsia="en-GB"/>
          </w:rPr>
          <w:t>offers</w:t>
        </w:r>
      </w:ins>
      <w:r w:rsidRPr="003B50CD">
        <w:rPr>
          <w:rFonts w:eastAsia="Times New Roman" w:cstheme="minorHAnsi"/>
          <w:color w:val="000000"/>
          <w:lang w:eastAsia="en-GB"/>
        </w:rPr>
        <w:t xml:space="preserve"> a more efficient</w:t>
      </w:r>
      <w:r w:rsidR="00555766">
        <w:rPr>
          <w:rFonts w:eastAsia="Times New Roman" w:cstheme="minorHAnsi"/>
          <w:color w:val="000000"/>
          <w:lang w:eastAsia="en-GB"/>
        </w:rPr>
        <w:t xml:space="preserve"> </w:t>
      </w:r>
      <w:del w:id="115" w:author="Richard Shaw" w:date="2018-09-11T15:23:00Z">
        <w:r w:rsidRPr="003B50CD" w:rsidDel="004A415F">
          <w:rPr>
            <w:rFonts w:eastAsia="Times New Roman" w:cstheme="minorHAnsi"/>
            <w:color w:val="000000"/>
            <w:lang w:eastAsia="en-GB"/>
          </w:rPr>
          <w:delText xml:space="preserve">at-a-glance </w:delText>
        </w:r>
      </w:del>
      <w:r w:rsidRPr="003B50CD">
        <w:rPr>
          <w:rFonts w:eastAsia="Times New Roman" w:cstheme="minorHAnsi"/>
          <w:color w:val="000000"/>
          <w:lang w:eastAsia="en-GB"/>
        </w:rPr>
        <w:t xml:space="preserve">comparison of multiple </w:t>
      </w:r>
      <w:r w:rsidR="00CE64A4">
        <w:rPr>
          <w:rFonts w:eastAsia="Times New Roman" w:cstheme="minorHAnsi"/>
          <w:color w:val="000000"/>
          <w:lang w:eastAsia="en-GB"/>
        </w:rPr>
        <w:t>pieces of informatio</w:t>
      </w:r>
      <w:r w:rsidR="00B72981">
        <w:rPr>
          <w:rFonts w:eastAsia="Times New Roman" w:cstheme="minorHAnsi"/>
          <w:color w:val="000000"/>
          <w:lang w:eastAsia="en-GB"/>
        </w:rPr>
        <w:t xml:space="preserve">n </w:t>
      </w:r>
      <w:proofErr w:type="spellStart"/>
      <w:r w:rsidR="00555766">
        <w:rPr>
          <w:rFonts w:eastAsia="Times New Roman" w:cstheme="minorHAnsi"/>
          <w:color w:val="000000"/>
          <w:lang w:eastAsia="en-GB"/>
        </w:rPr>
        <w:t>that</w:t>
      </w:r>
      <w:del w:id="116" w:author="Richard Shaw" w:date="2018-09-11T15:26:00Z">
        <w:r w:rsidR="00555766" w:rsidDel="004A415F">
          <w:rPr>
            <w:rFonts w:eastAsia="Times New Roman" w:cstheme="minorHAnsi"/>
            <w:color w:val="000000"/>
            <w:lang w:eastAsia="en-GB"/>
          </w:rPr>
          <w:delText>, when combined,</w:delText>
        </w:r>
        <w:r w:rsidR="00B72981" w:rsidDel="004A415F">
          <w:rPr>
            <w:rFonts w:eastAsia="Times New Roman" w:cstheme="minorHAnsi"/>
            <w:color w:val="000000"/>
            <w:lang w:eastAsia="en-GB"/>
          </w:rPr>
          <w:delText xml:space="preserve"> </w:delText>
        </w:r>
      </w:del>
      <w:r w:rsidR="00555766">
        <w:rPr>
          <w:rFonts w:eastAsia="Times New Roman" w:cstheme="minorHAnsi"/>
          <w:color w:val="000000"/>
          <w:lang w:eastAsia="en-GB"/>
        </w:rPr>
        <w:t>provide</w:t>
      </w:r>
      <w:proofErr w:type="spellEnd"/>
      <w:del w:id="117" w:author="Richard Shaw" w:date="2018-09-11T15:26:00Z">
        <w:r w:rsidR="00555766" w:rsidDel="004A415F">
          <w:rPr>
            <w:rFonts w:eastAsia="Times New Roman" w:cstheme="minorHAnsi"/>
            <w:color w:val="000000"/>
            <w:lang w:eastAsia="en-GB"/>
          </w:rPr>
          <w:delText>s</w:delText>
        </w:r>
      </w:del>
      <w:r w:rsidR="00555766">
        <w:rPr>
          <w:rFonts w:eastAsia="Times New Roman" w:cstheme="minorHAnsi"/>
          <w:color w:val="000000"/>
          <w:lang w:eastAsia="en-GB"/>
        </w:rPr>
        <w:t xml:space="preserve"> insights into </w:t>
      </w:r>
      <w:r w:rsidR="00140559">
        <w:rPr>
          <w:rFonts w:eastAsia="Times New Roman" w:cstheme="minorHAnsi"/>
          <w:color w:val="000000"/>
          <w:lang w:eastAsia="en-GB"/>
        </w:rPr>
        <w:t xml:space="preserve">how </w:t>
      </w:r>
      <w:r w:rsidR="00B72981">
        <w:rPr>
          <w:rFonts w:eastAsia="Times New Roman" w:cstheme="minorHAnsi"/>
          <w:color w:val="000000"/>
          <w:lang w:eastAsia="en-GB"/>
        </w:rPr>
        <w:t xml:space="preserve">the </w:t>
      </w:r>
      <w:r w:rsidR="00234A02">
        <w:rPr>
          <w:rFonts w:eastAsia="Times New Roman" w:cstheme="minorHAnsi"/>
          <w:color w:val="000000"/>
          <w:lang w:eastAsia="en-GB"/>
        </w:rPr>
        <w:t>experience</w:t>
      </w:r>
      <w:r w:rsidR="00B72981">
        <w:rPr>
          <w:rFonts w:eastAsia="Times New Roman" w:cstheme="minorHAnsi"/>
          <w:color w:val="000000"/>
          <w:lang w:eastAsia="en-GB"/>
        </w:rPr>
        <w:t xml:space="preserve"> of the</w:t>
      </w:r>
      <w:r w:rsidR="00234A02">
        <w:rPr>
          <w:rFonts w:eastAsia="Times New Roman" w:cstheme="minorHAnsi"/>
          <w:color w:val="000000"/>
          <w:lang w:eastAsia="en-GB"/>
        </w:rPr>
        <w:t xml:space="preserve"> fertility transition</w:t>
      </w:r>
      <w:r w:rsidR="00140559">
        <w:rPr>
          <w:rFonts w:eastAsia="Times New Roman" w:cstheme="minorHAnsi"/>
          <w:color w:val="000000"/>
          <w:lang w:eastAsia="en-GB"/>
        </w:rPr>
        <w:t xml:space="preserve"> varies across countries and </w:t>
      </w:r>
      <w:r w:rsidR="00B72981">
        <w:rPr>
          <w:rFonts w:eastAsia="Times New Roman" w:cstheme="minorHAnsi"/>
          <w:color w:val="000000"/>
          <w:lang w:eastAsia="en-GB"/>
        </w:rPr>
        <w:t>geographic region</w:t>
      </w:r>
      <w:r w:rsidR="0047188F">
        <w:rPr>
          <w:rFonts w:eastAsia="Times New Roman" w:cstheme="minorHAnsi"/>
          <w:color w:val="000000"/>
          <w:lang w:eastAsia="en-GB"/>
        </w:rPr>
        <w:t>s</w:t>
      </w:r>
      <w:r w:rsidRPr="003B50CD">
        <w:rPr>
          <w:rFonts w:eastAsia="Times New Roman" w:cstheme="minorHAnsi"/>
          <w:color w:val="000000"/>
          <w:lang w:eastAsia="en-GB"/>
        </w:rPr>
        <w:t xml:space="preserve">. </w:t>
      </w:r>
      <w:r w:rsidR="009679CE">
        <w:t>Our approach provides</w:t>
      </w:r>
      <w:r w:rsidR="00CE64A4">
        <w:t xml:space="preserve"> a useful tool to analyse </w:t>
      </w:r>
      <w:r w:rsidR="00B72981">
        <w:t xml:space="preserve">different </w:t>
      </w:r>
      <w:r w:rsidR="00140559">
        <w:t xml:space="preserve">interrelated </w:t>
      </w:r>
      <w:r w:rsidR="00B72981">
        <w:t xml:space="preserve">aspects of </w:t>
      </w:r>
      <w:r w:rsidR="00555766">
        <w:t>fertility decline</w:t>
      </w:r>
      <w:r w:rsidR="00CE64A4">
        <w:t>,</w:t>
      </w:r>
      <w:r w:rsidR="00F0514B">
        <w:t xml:space="preserve"> </w:t>
      </w:r>
      <w:del w:id="118" w:author="Richard Shaw" w:date="2018-09-11T15:27:00Z">
        <w:r w:rsidR="00F0514B" w:rsidDel="009E6FD4">
          <w:delText xml:space="preserve">offering </w:delText>
        </w:r>
      </w:del>
      <w:ins w:id="119" w:author="Richard Shaw" w:date="2018-09-11T15:27:00Z">
        <w:r w:rsidR="009E6FD4">
          <w:t xml:space="preserve">giving </w:t>
        </w:r>
      </w:ins>
      <w:commentRangeStart w:id="120"/>
      <w:del w:id="121" w:author="Richard Shaw" w:date="2018-09-11T15:24:00Z">
        <w:r w:rsidR="00F0514B" w:rsidDel="004A415F">
          <w:delText xml:space="preserve">insights </w:delText>
        </w:r>
      </w:del>
      <w:commentRangeEnd w:id="120"/>
      <w:r w:rsidR="004A415F">
        <w:rPr>
          <w:rStyle w:val="CommentReference"/>
        </w:rPr>
        <w:commentReference w:id="120"/>
      </w:r>
      <w:ins w:id="122" w:author="Richard Shaw" w:date="2018-09-11T15:24:00Z">
        <w:r w:rsidR="004A415F">
          <w:t xml:space="preserve">hints </w:t>
        </w:r>
      </w:ins>
      <w:r w:rsidR="00F0514B">
        <w:t xml:space="preserve">into </w:t>
      </w:r>
      <w:r w:rsidR="009679CE">
        <w:t>its</w:t>
      </w:r>
      <w:r w:rsidR="00F0514B">
        <w:t xml:space="preserve"> causes and </w:t>
      </w:r>
      <w:r w:rsidR="009679CE">
        <w:t xml:space="preserve">long-term </w:t>
      </w:r>
      <w:r w:rsidR="00F0514B">
        <w:t>sustainability,</w:t>
      </w:r>
      <w:ins w:id="123" w:author="Richard Shaw" w:date="2018-09-11T15:28:00Z">
        <w:r w:rsidR="009E6FD4">
          <w:t>.</w:t>
        </w:r>
      </w:ins>
      <w:del w:id="124" w:author="Richard Shaw" w:date="2018-09-11T15:28:00Z">
        <w:r w:rsidR="00140559" w:rsidDel="009E6FD4">
          <w:delText xml:space="preserve"> by</w:delText>
        </w:r>
        <w:r w:rsidR="00CE64A4" w:rsidDel="009E6FD4">
          <w:delText xml:space="preserve"> facilitating </w:delText>
        </w:r>
        <w:r w:rsidR="009679CE" w:rsidDel="009E6FD4">
          <w:delText xml:space="preserve">both </w:delText>
        </w:r>
        <w:r w:rsidR="00CE64A4" w:rsidDel="009E6FD4">
          <w:delText xml:space="preserve">a more comprehensive </w:delText>
        </w:r>
        <w:r w:rsidR="0075716E" w:rsidDel="009E6FD4">
          <w:delText>assessment</w:delText>
        </w:r>
        <w:r w:rsidR="00CE64A4" w:rsidDel="009E6FD4">
          <w:delText xml:space="preserve"> of </w:delText>
        </w:r>
        <w:r w:rsidR="009679CE" w:rsidDel="009E6FD4">
          <w:delText xml:space="preserve">extant </w:delText>
        </w:r>
        <w:r w:rsidR="00CE64A4" w:rsidDel="009E6FD4">
          <w:delText xml:space="preserve">hypotheses and further questions </w:delText>
        </w:r>
        <w:r w:rsidR="009679CE" w:rsidDel="009E6FD4">
          <w:delText>that may lead to</w:delText>
        </w:r>
        <w:r w:rsidR="00CE64A4" w:rsidDel="009E6FD4">
          <w:delText xml:space="preserve"> new explanatory narratives</w:delText>
        </w:r>
      </w:del>
      <w:r w:rsidR="00CE64A4">
        <w:t>.</w:t>
      </w:r>
    </w:p>
    <w:p w14:paraId="10D149E7" w14:textId="7DFF2678" w:rsidR="00EB780D" w:rsidRDefault="003B50CD" w:rsidP="00EB780D">
      <w:pPr>
        <w:spacing w:after="0" w:line="480" w:lineRule="auto"/>
      </w:pPr>
      <w:r w:rsidRPr="003B50CD">
        <w:rPr>
          <w:rFonts w:eastAsia="Times New Roman" w:cstheme="minorHAnsi"/>
          <w:color w:val="000000"/>
          <w:lang w:eastAsia="en-GB"/>
        </w:rPr>
        <w:t xml:space="preserve">To illustrate the benefits of this approach we offer </w:t>
      </w:r>
      <w:del w:id="125" w:author="Jonathan Minton" w:date="2018-09-08T11:08:00Z">
        <w:r w:rsidRPr="003B50CD" w:rsidDel="00EB780D">
          <w:rPr>
            <w:rFonts w:eastAsia="Times New Roman" w:cstheme="minorHAnsi"/>
            <w:color w:val="000000"/>
            <w:lang w:eastAsia="en-GB"/>
          </w:rPr>
          <w:delText xml:space="preserve">a </w:delText>
        </w:r>
      </w:del>
      <w:r w:rsidRPr="003B50CD">
        <w:rPr>
          <w:rFonts w:eastAsia="Times New Roman" w:cstheme="minorHAnsi"/>
          <w:color w:val="000000"/>
          <w:lang w:eastAsia="en-GB"/>
        </w:rPr>
        <w:t>step-by-step description</w:t>
      </w:r>
      <w:ins w:id="126" w:author="Jonathan Minton" w:date="2018-09-08T11:08:00Z">
        <w:r w:rsidR="00EB780D">
          <w:rPr>
            <w:rFonts w:eastAsia="Times New Roman" w:cstheme="minorHAnsi"/>
            <w:color w:val="000000"/>
            <w:lang w:eastAsia="en-GB"/>
          </w:rPr>
          <w:t>s</w:t>
        </w:r>
      </w:ins>
      <w:r w:rsidRPr="003B50CD">
        <w:rPr>
          <w:rFonts w:eastAsia="Times New Roman" w:cstheme="minorHAnsi"/>
          <w:color w:val="000000"/>
          <w:lang w:eastAsia="en-GB"/>
        </w:rPr>
        <w:t xml:space="preserve"> of the process involved in producing a composite fertility lattice plot</w:t>
      </w:r>
      <w:ins w:id="127" w:author="Jonathan Minton" w:date="2018-09-08T11:08:00Z">
        <w:r w:rsidR="00EB780D">
          <w:rPr>
            <w:rFonts w:eastAsia="Times New Roman" w:cstheme="minorHAnsi"/>
            <w:color w:val="000000"/>
            <w:lang w:eastAsia="en-GB"/>
          </w:rPr>
          <w:t xml:space="preserve"> through key examples</w:t>
        </w:r>
      </w:ins>
      <w:del w:id="128" w:author="Jonathan Minton" w:date="2018-09-08T11:08:00Z">
        <w:r w:rsidR="008755E6" w:rsidDel="00EB780D">
          <w:rPr>
            <w:rFonts w:eastAsia="Times New Roman" w:cstheme="minorHAnsi"/>
            <w:color w:val="000000"/>
            <w:lang w:eastAsia="en-GB"/>
          </w:rPr>
          <w:delText xml:space="preserve"> and </w:delText>
        </w:r>
        <w:r w:rsidR="00CE64A4" w:rsidDel="00EB780D">
          <w:rPr>
            <w:rFonts w:eastAsia="Times New Roman" w:cstheme="minorHAnsi"/>
            <w:color w:val="000000"/>
            <w:lang w:eastAsia="en-GB"/>
          </w:rPr>
          <w:delText>discuss</w:delText>
        </w:r>
        <w:r w:rsidR="008755E6" w:rsidDel="00EB780D">
          <w:rPr>
            <w:rFonts w:eastAsia="Times New Roman" w:cstheme="minorHAnsi"/>
            <w:color w:val="000000"/>
            <w:lang w:eastAsia="en-GB"/>
          </w:rPr>
          <w:delText xml:space="preserve"> some of the substantive features arising from its </w:delText>
        </w:r>
        <w:r w:rsidR="00CE64A4" w:rsidDel="00EB780D">
          <w:rPr>
            <w:rFonts w:eastAsia="Times New Roman" w:cstheme="minorHAnsi"/>
            <w:color w:val="000000"/>
            <w:lang w:eastAsia="en-GB"/>
          </w:rPr>
          <w:delText>analysis</w:delText>
        </w:r>
        <w:r w:rsidRPr="003B50CD" w:rsidDel="00EB780D">
          <w:rPr>
            <w:rFonts w:eastAsia="Times New Roman" w:cstheme="minorHAnsi"/>
            <w:color w:val="000000"/>
            <w:lang w:eastAsia="en-GB"/>
          </w:rPr>
          <w:delText xml:space="preserve">. </w:delText>
        </w:r>
        <w:r w:rsidR="008755E6" w:rsidRPr="003B50CD" w:rsidDel="00EB780D">
          <w:rPr>
            <w:rFonts w:eastAsia="Times New Roman" w:cstheme="minorHAnsi"/>
            <w:color w:val="000000"/>
            <w:lang w:eastAsia="en-GB"/>
          </w:rPr>
          <w:delText>As an example, w</w:delText>
        </w:r>
      </w:del>
      <w:ins w:id="129" w:author="Jonathan Minton" w:date="2018-09-08T11:08:00Z">
        <w:r w:rsidR="00EB780D">
          <w:rPr>
            <w:rFonts w:eastAsia="Times New Roman" w:cstheme="minorHAnsi"/>
            <w:color w:val="000000"/>
            <w:lang w:eastAsia="en-GB"/>
          </w:rPr>
          <w:t>. W</w:t>
        </w:r>
      </w:ins>
      <w:r w:rsidR="008755E6" w:rsidRPr="003B50CD">
        <w:rPr>
          <w:rFonts w:eastAsia="Times New Roman" w:cstheme="minorHAnsi"/>
          <w:color w:val="000000"/>
          <w:lang w:eastAsia="en-GB"/>
        </w:rPr>
        <w:t xml:space="preserve">e </w:t>
      </w:r>
      <w:r w:rsidR="00CE64A4">
        <w:rPr>
          <w:rFonts w:eastAsia="Times New Roman" w:cstheme="minorHAnsi"/>
          <w:color w:val="000000"/>
          <w:lang w:eastAsia="en-GB"/>
        </w:rPr>
        <w:t>provide a comparison of</w:t>
      </w:r>
      <w:r w:rsidR="008755E6" w:rsidRPr="003B50CD">
        <w:rPr>
          <w:rFonts w:eastAsia="Times New Roman" w:cstheme="minorHAnsi"/>
          <w:color w:val="000000"/>
          <w:lang w:eastAsia="en-GB"/>
        </w:rPr>
        <w:t xml:space="preserve"> West </w:t>
      </w:r>
      <w:r w:rsidR="008755E6">
        <w:rPr>
          <w:rFonts w:eastAsia="Times New Roman" w:cstheme="minorHAnsi"/>
          <w:color w:val="000000"/>
          <w:lang w:eastAsia="en-GB"/>
        </w:rPr>
        <w:t>and</w:t>
      </w:r>
      <w:r w:rsidR="008755E6" w:rsidRPr="003B50CD">
        <w:rPr>
          <w:rFonts w:eastAsia="Times New Roman" w:cstheme="minorHAnsi"/>
          <w:color w:val="000000"/>
          <w:lang w:eastAsia="en-GB"/>
        </w:rPr>
        <w:t xml:space="preserve"> East </w:t>
      </w:r>
      <w:r w:rsidR="0013273D">
        <w:rPr>
          <w:rFonts w:eastAsia="Times New Roman" w:cstheme="minorHAnsi"/>
          <w:color w:val="000000"/>
          <w:lang w:eastAsia="en-GB"/>
        </w:rPr>
        <w:t>Germany</w:t>
      </w:r>
      <w:ins w:id="130" w:author="Jonathan Minton" w:date="2018-09-08T11:08:00Z">
        <w:r w:rsidR="00EB780D">
          <w:rPr>
            <w:rFonts w:eastAsia="Times New Roman" w:cstheme="minorHAnsi"/>
            <w:color w:val="000000"/>
            <w:lang w:eastAsia="en-GB"/>
          </w:rPr>
          <w:t xml:space="preserve">; followed by a comparison of Norway and the USA. In these examples we provide </w:t>
        </w:r>
        <w:r w:rsidR="00EB780D">
          <w:rPr>
            <w:rFonts w:eastAsia="Times New Roman" w:cstheme="minorHAnsi"/>
            <w:color w:val="000000"/>
            <w:lang w:eastAsia="en-GB"/>
          </w:rPr>
          <w:lastRenderedPageBreak/>
          <w:t xml:space="preserve">practical suggestions on how to interpret and decode the information </w:t>
        </w:r>
      </w:ins>
      <w:ins w:id="131" w:author="Jonathan Minton" w:date="2018-09-08T11:09:00Z">
        <w:r w:rsidR="00EB780D">
          <w:rPr>
            <w:rFonts w:eastAsia="Times New Roman" w:cstheme="minorHAnsi"/>
            <w:color w:val="000000"/>
            <w:lang w:eastAsia="en-GB"/>
          </w:rPr>
          <w:t>contained in CFLPs, before concluding with a plot comparing 45 countries</w:t>
        </w:r>
      </w:ins>
      <w:ins w:id="132" w:author="Jonathan Minton" w:date="2018-09-08T11:11:00Z">
        <w:r w:rsidR="00EB780D">
          <w:rPr>
            <w:rFonts w:eastAsia="Times New Roman" w:cstheme="minorHAnsi"/>
            <w:color w:val="000000"/>
            <w:lang w:eastAsia="en-GB"/>
          </w:rPr>
          <w:t xml:space="preserve">, which we suggest </w:t>
        </w:r>
        <w:del w:id="133" w:author="Serena Pattaro" w:date="2018-09-26T13:58:00Z">
          <w:r w:rsidR="00EB780D" w:rsidDel="00BC0F9A">
            <w:rPr>
              <w:rFonts w:eastAsia="Times New Roman" w:cstheme="minorHAnsi"/>
              <w:color w:val="000000"/>
              <w:lang w:eastAsia="en-GB"/>
            </w:rPr>
            <w:delText>are</w:delText>
          </w:r>
        </w:del>
      </w:ins>
      <w:ins w:id="134" w:author="Serena Pattaro" w:date="2018-09-26T13:58:00Z">
        <w:r w:rsidR="00BC0F9A">
          <w:rPr>
            <w:rFonts w:eastAsia="Times New Roman" w:cstheme="minorHAnsi"/>
            <w:color w:val="000000"/>
            <w:lang w:eastAsia="en-GB"/>
          </w:rPr>
          <w:t>is</w:t>
        </w:r>
      </w:ins>
      <w:ins w:id="135" w:author="Jonathan Minton" w:date="2018-09-08T11:11:00Z">
        <w:r w:rsidR="00EB780D">
          <w:rPr>
            <w:rFonts w:eastAsia="Times New Roman" w:cstheme="minorHAnsi"/>
            <w:color w:val="000000"/>
            <w:lang w:eastAsia="en-GB"/>
          </w:rPr>
          <w:t xml:space="preserve"> best printed out as a large-scale (e.g. A2-sized) colour poster.</w:t>
        </w:r>
        <w:r w:rsidR="00EB780D" w:rsidRPr="00EB780D">
          <w:t xml:space="preserve"> </w:t>
        </w:r>
      </w:ins>
      <w:moveToRangeStart w:id="136" w:author="Jonathan Minton" w:date="2018-09-08T11:11:00Z" w:name="move524168430"/>
      <w:moveTo w:id="137" w:author="Jonathan Minton" w:date="2018-09-08T11:11:00Z">
        <w:r w:rsidR="00EB780D">
          <w:t xml:space="preserve">To this end we make a </w:t>
        </w:r>
        <w:proofErr w:type="gramStart"/>
        <w:r w:rsidR="00EB780D">
          <w:t>high resolution</w:t>
        </w:r>
        <w:proofErr w:type="gramEnd"/>
        <w:r w:rsidR="00EB780D">
          <w:t xml:space="preserve"> version of the visualizations available online, along with the R code used to produce them and additional figures for selected clusters of countries by geographical region.</w:t>
        </w:r>
      </w:moveTo>
    </w:p>
    <w:moveToRangeEnd w:id="136"/>
    <w:p w14:paraId="0D8E0F70" w14:textId="7D543CD6" w:rsidR="00CE64A4" w:rsidRPr="00140559" w:rsidRDefault="00EB780D" w:rsidP="003B50CD">
      <w:pPr>
        <w:spacing w:after="0" w:line="480" w:lineRule="auto"/>
        <w:rPr>
          <w:rFonts w:eastAsia="Times New Roman" w:cstheme="minorHAnsi"/>
          <w:color w:val="000000"/>
          <w:lang w:eastAsia="en-GB"/>
        </w:rPr>
      </w:pPr>
      <w:ins w:id="138" w:author="Jonathan Minton" w:date="2018-09-08T11:11:00Z">
        <w:r>
          <w:rPr>
            <w:rFonts w:eastAsia="Times New Roman" w:cstheme="minorHAnsi"/>
            <w:color w:val="000000"/>
            <w:lang w:eastAsia="en-GB"/>
          </w:rPr>
          <w:t xml:space="preserve"> </w:t>
        </w:r>
      </w:ins>
      <w:ins w:id="139" w:author="Jonathan Minton" w:date="2018-09-08T11:09:00Z">
        <w:r>
          <w:rPr>
            <w:rFonts w:eastAsia="Times New Roman" w:cstheme="minorHAnsi"/>
            <w:color w:val="000000"/>
            <w:lang w:eastAsia="en-GB"/>
          </w:rPr>
          <w:t>.</w:t>
        </w:r>
      </w:ins>
      <w:del w:id="140" w:author="Jonathan Minton" w:date="2018-09-08T11:10:00Z">
        <w:r w:rsidR="0013273D" w:rsidDel="00EB780D">
          <w:rPr>
            <w:rFonts w:eastAsia="Times New Roman" w:cstheme="minorHAnsi"/>
            <w:color w:val="000000"/>
            <w:lang w:eastAsia="en-GB"/>
          </w:rPr>
          <w:delText>. I</w:delText>
        </w:r>
        <w:r w:rsidR="00AC7876" w:rsidDel="00EB780D">
          <w:rPr>
            <w:rFonts w:eastAsia="Times New Roman" w:cstheme="minorHAnsi"/>
            <w:color w:val="000000"/>
            <w:lang w:eastAsia="en-GB"/>
          </w:rPr>
          <w:delText xml:space="preserve">n our main analyses </w:delText>
        </w:r>
        <w:r w:rsidR="00AB1312" w:rsidDel="00EB780D">
          <w:rPr>
            <w:rFonts w:eastAsia="Times New Roman" w:cstheme="minorHAnsi"/>
            <w:color w:val="000000"/>
            <w:lang w:eastAsia="en-GB"/>
          </w:rPr>
          <w:delText xml:space="preserve">we </w:delText>
        </w:r>
        <w:r w:rsidR="00FD7508" w:rsidDel="00EB780D">
          <w:rPr>
            <w:rFonts w:eastAsia="Times New Roman" w:cstheme="minorHAnsi"/>
            <w:color w:val="000000"/>
            <w:lang w:eastAsia="en-GB"/>
          </w:rPr>
          <w:delText>focus on the contrast between</w:delText>
        </w:r>
        <w:r w:rsidR="00973954" w:rsidDel="00EB780D">
          <w:rPr>
            <w:rFonts w:eastAsia="Times New Roman" w:cstheme="minorHAnsi"/>
            <w:color w:val="000000"/>
            <w:lang w:eastAsia="en-GB"/>
          </w:rPr>
          <w:delText xml:space="preserve"> the cases of</w:delText>
        </w:r>
        <w:r w:rsidR="00AB1312" w:rsidDel="00EB780D">
          <w:rPr>
            <w:rFonts w:eastAsia="Times New Roman" w:cstheme="minorHAnsi"/>
            <w:color w:val="000000"/>
            <w:lang w:eastAsia="en-GB"/>
          </w:rPr>
          <w:delText xml:space="preserve"> </w:delText>
        </w:r>
        <w:r w:rsidR="00CE64A4" w:rsidDel="00EB780D">
          <w:rPr>
            <w:rFonts w:eastAsia="Times New Roman" w:cstheme="minorHAnsi"/>
            <w:color w:val="000000"/>
            <w:lang w:eastAsia="en-GB"/>
          </w:rPr>
          <w:delText>Norway and the USA</w:delText>
        </w:r>
        <w:r w:rsidR="00973954" w:rsidDel="00EB780D">
          <w:rPr>
            <w:rFonts w:eastAsia="Times New Roman" w:cstheme="minorHAnsi"/>
            <w:color w:val="000000"/>
            <w:lang w:eastAsia="en-GB"/>
          </w:rPr>
          <w:delText xml:space="preserve"> </w:delText>
        </w:r>
        <w:r w:rsidR="00FD7508" w:rsidDel="00EB780D">
          <w:rPr>
            <w:rFonts w:eastAsia="Times New Roman" w:cstheme="minorHAnsi"/>
            <w:color w:val="000000"/>
            <w:lang w:eastAsia="en-GB"/>
          </w:rPr>
          <w:delText>before</w:delText>
        </w:r>
        <w:r w:rsidR="00973954" w:rsidDel="00EB780D">
          <w:rPr>
            <w:rFonts w:eastAsia="Times New Roman" w:cstheme="minorHAnsi"/>
            <w:color w:val="000000"/>
            <w:lang w:eastAsia="en-GB"/>
          </w:rPr>
          <w:delText xml:space="preserve"> describ</w:delText>
        </w:r>
        <w:r w:rsidR="00FD7508" w:rsidDel="00EB780D">
          <w:rPr>
            <w:rFonts w:eastAsia="Times New Roman" w:cstheme="minorHAnsi"/>
            <w:color w:val="000000"/>
            <w:lang w:eastAsia="en-GB"/>
          </w:rPr>
          <w:delText xml:space="preserve">ing </w:delText>
        </w:r>
        <w:r w:rsidR="00AC7876" w:rsidDel="00EB780D">
          <w:rPr>
            <w:rFonts w:eastAsia="Times New Roman" w:cstheme="minorHAnsi"/>
            <w:color w:val="000000"/>
            <w:lang w:eastAsia="en-GB"/>
          </w:rPr>
          <w:delText>the visualization for all the countries included in our study.</w:delText>
        </w:r>
      </w:del>
    </w:p>
    <w:p w14:paraId="4A5F7155" w14:textId="6F6AEE9E" w:rsidR="00214275" w:rsidDel="00EB780D" w:rsidRDefault="00B90175" w:rsidP="00C8640F">
      <w:pPr>
        <w:spacing w:after="0" w:line="480" w:lineRule="auto"/>
      </w:pPr>
      <w:del w:id="141" w:author="Jonathan Minton" w:date="2018-09-08T11:11:00Z">
        <w:r w:rsidDel="00EB780D">
          <w:delText xml:space="preserve">We suggest that the </w:delText>
        </w:r>
        <w:r w:rsidR="009C539A" w:rsidDel="00EB780D">
          <w:delText>visualizations</w:delText>
        </w:r>
        <w:r w:rsidR="001745C2" w:rsidDel="00EB780D">
          <w:delText xml:space="preserve"> </w:delText>
        </w:r>
        <w:r w:rsidR="009C539A" w:rsidDel="00EB780D">
          <w:delText>are</w:delText>
        </w:r>
        <w:r w:rsidDel="00EB780D">
          <w:delText xml:space="preserve"> best viewed by being printed out in colour as a poster, which we have found to greatly facilitate </w:delText>
        </w:r>
        <w:r w:rsidR="003A45D8" w:rsidDel="00EB780D">
          <w:delText>‘</w:delText>
        </w:r>
        <w:r w:rsidDel="00EB780D">
          <w:delText>at-a-glance</w:delText>
        </w:r>
        <w:r w:rsidR="003A45D8" w:rsidDel="00EB780D">
          <w:delText>’</w:delText>
        </w:r>
        <w:r w:rsidDel="00EB780D">
          <w:delText xml:space="preserve"> comparison between countries </w:delText>
        </w:r>
        <w:r w:rsidR="003A45D8" w:rsidDel="00EB780D">
          <w:fldChar w:fldCharType="begin" w:fldLock="1"/>
        </w:r>
        <w:r w:rsidR="00197970" w:rsidDel="00EB780D">
          <w:delInstrText>ADDIN CSL_CITATION {"citationItems":[{"id":"ITEM-1","itemData":{"ISBN":"8-7045-0079-8","author":[{"dropping-particle":"","family":"Vaupel","given":"J. W.","non-dropping-particle":"","parse-names":false,"suffix":""},{"dropping-particle":"","family":"Gambill","given":"B. A.","non-dropping-particle":"","parse-names":false,"suffix":""},{"dropping-particle":"","family":"Yashin","given":"A. I.","non-dropping-particle":"","parse-names":false,"suffix":""}],"id":"ITEM-1","issued":{"date-parts":[["1987"]]},"publisher-place":"Laxenburg, Austria","title":"Thousands of Data at a Glance: Shaded Contour Maps of Demographic Surfaces","type":"book"},"uris":["http://www.mendeley.com/documents/?uuid=eb26b967-598d-4fb3-afbb-f156af1bc5c1"]}],"mendeley":{"formattedCitation":"(Vaupel, Gambill and Yashin, 1987b)","manualFormatting":"(Vaupel, Gambill, and Yashin 1987)","plainTextFormattedCitation":"(Vaupel, Gambill and Yashin, 1987b)","previouslyFormattedCitation":"(Vaupel, Gambill and Yashin, 1987b)"},"properties":{"noteIndex":0},"schema":"https://github.com/citation-style-language/schema/raw/master/csl-citation.json"}</w:delInstrText>
        </w:r>
        <w:r w:rsidR="003A45D8" w:rsidDel="00EB780D">
          <w:fldChar w:fldCharType="separate"/>
        </w:r>
        <w:r w:rsidR="00CD5999" w:rsidRPr="00CD5999" w:rsidDel="00EB780D">
          <w:rPr>
            <w:noProof/>
          </w:rPr>
          <w:delText>(Vaupel, Gambill</w:delText>
        </w:r>
        <w:r w:rsidR="00377F1B" w:rsidDel="00EB780D">
          <w:rPr>
            <w:noProof/>
          </w:rPr>
          <w:delText>,</w:delText>
        </w:r>
        <w:r w:rsidR="00CD5999" w:rsidRPr="00CD5999" w:rsidDel="00EB780D">
          <w:rPr>
            <w:noProof/>
          </w:rPr>
          <w:delText xml:space="preserve"> and Yashin 1987)</w:delText>
        </w:r>
        <w:r w:rsidR="003A45D8" w:rsidDel="00EB780D">
          <w:fldChar w:fldCharType="end"/>
        </w:r>
        <w:r w:rsidR="001943D9" w:rsidDel="00EB780D">
          <w:delText>.</w:delText>
        </w:r>
        <w:r w:rsidR="003A45D8" w:rsidDel="00EB780D">
          <w:delText xml:space="preserve"> </w:delText>
        </w:r>
      </w:del>
      <w:moveFromRangeStart w:id="142" w:author="Jonathan Minton" w:date="2018-09-08T11:11:00Z" w:name="move524168430"/>
      <w:moveFrom w:id="143" w:author="Jonathan Minton" w:date="2018-09-08T11:11:00Z">
        <w:r w:rsidR="001943D9" w:rsidDel="00EB780D">
          <w:t>T</w:t>
        </w:r>
        <w:r w:rsidDel="00EB780D">
          <w:t>o this end we make a high resolution version of</w:t>
        </w:r>
        <w:r w:rsidR="00AC7876" w:rsidDel="00EB780D">
          <w:t xml:space="preserve"> </w:t>
        </w:r>
        <w:r w:rsidR="009C539A" w:rsidDel="00EB780D">
          <w:t>the</w:t>
        </w:r>
        <w:r w:rsidDel="00EB780D">
          <w:t xml:space="preserve"> </w:t>
        </w:r>
        <w:r w:rsidR="001745C2" w:rsidDel="00EB780D">
          <w:t>visualiza</w:t>
        </w:r>
        <w:r w:rsidR="009C539A" w:rsidDel="00EB780D">
          <w:t>tion</w:t>
        </w:r>
        <w:r w:rsidR="0047188F" w:rsidDel="00EB780D">
          <w:t>s</w:t>
        </w:r>
        <w:r w:rsidR="001745C2" w:rsidDel="00EB780D">
          <w:t xml:space="preserve"> </w:t>
        </w:r>
        <w:r w:rsidDel="00EB780D">
          <w:t xml:space="preserve">available online, along with the R code used </w:t>
        </w:r>
        <w:r w:rsidR="0047188F" w:rsidDel="00EB780D">
          <w:t>to produce them</w:t>
        </w:r>
        <w:r w:rsidR="001745C2" w:rsidDel="00EB780D">
          <w:t xml:space="preserve"> </w:t>
        </w:r>
        <w:r w:rsidDel="00EB780D">
          <w:t xml:space="preserve">and additional figures for </w:t>
        </w:r>
        <w:r w:rsidR="0047188F" w:rsidDel="00EB780D">
          <w:t>selected</w:t>
        </w:r>
        <w:r w:rsidR="002965DC" w:rsidDel="00EB780D">
          <w:t xml:space="preserve"> cluster</w:t>
        </w:r>
        <w:r w:rsidR="00AC7876" w:rsidDel="00EB780D">
          <w:t>s</w:t>
        </w:r>
        <w:r w:rsidR="002965DC" w:rsidDel="00EB780D">
          <w:t xml:space="preserve"> of countries by geographical region</w:t>
        </w:r>
        <w:r w:rsidDel="00EB780D">
          <w:t>.</w:t>
        </w:r>
      </w:moveFrom>
    </w:p>
    <w:moveFromRangeEnd w:id="142"/>
    <w:p w14:paraId="3AFFE9D8" w14:textId="6A4B9139" w:rsidR="001060FB" w:rsidRDefault="006A70E3" w:rsidP="009E6FD4">
      <w:pPr>
        <w:pStyle w:val="Heading1"/>
        <w:numPr>
          <w:ilvl w:val="0"/>
          <w:numId w:val="1"/>
        </w:numPr>
        <w:spacing w:before="0" w:line="480" w:lineRule="auto"/>
        <w:ind w:left="284" w:hanging="284"/>
      </w:pPr>
      <w:r>
        <w:t>Methods</w:t>
      </w:r>
    </w:p>
    <w:p w14:paraId="06BAC629" w14:textId="17CF6919" w:rsidR="006A70E3" w:rsidRPr="006A70E3" w:rsidRDefault="00C77E90" w:rsidP="00C8640F">
      <w:pPr>
        <w:pStyle w:val="Heading2"/>
        <w:spacing w:before="0" w:line="480" w:lineRule="auto"/>
      </w:pPr>
      <w:r>
        <w:t xml:space="preserve">2.1 </w:t>
      </w:r>
      <w:r w:rsidR="006A70E3">
        <w:t>Data</w:t>
      </w:r>
    </w:p>
    <w:p w14:paraId="3B6FF736" w14:textId="3B7F9A4F" w:rsidR="002657B5" w:rsidRPr="004D2894" w:rsidDel="00734F0F" w:rsidRDefault="002657B5" w:rsidP="00C8640F">
      <w:pPr>
        <w:spacing w:after="0" w:line="480" w:lineRule="auto"/>
        <w:rPr>
          <w:del w:id="144" w:author="Richard Shaw" w:date="2018-09-15T01:49:00Z"/>
        </w:rPr>
      </w:pPr>
      <w:r w:rsidRPr="004D2894">
        <w:t>D</w:t>
      </w:r>
      <w:r w:rsidR="00E1519F" w:rsidRPr="004D2894">
        <w:t xml:space="preserve">ata from the Human Fertility Database (HFD) and Human Fertility Collection (HFC) were </w:t>
      </w:r>
      <w:r w:rsidR="001943D9" w:rsidRPr="004D2894">
        <w:t xml:space="preserve">combined </w:t>
      </w:r>
      <w:r w:rsidR="00E1519F" w:rsidRPr="00082D41">
        <w:fldChar w:fldCharType="begin" w:fldLock="1"/>
      </w:r>
      <w:r w:rsidR="00197970" w:rsidRPr="004D2894">
        <w:instrText>ADDIN CSL_CITATION {"citationItems":[{"id":"ITEM-1","itemData":{"URL":"http://www.fertilitydata.org/cgi-bin/terms.php","accessed":{"date-parts":[["2016","11","19"]]},"author":[{"dropping-particle":"","family":"Max Planck Institute for Demographic Research (Germany)","given":"","non-dropping-particle":"","parse-names":false,"suffix":""},{"dropping-particle":"","family":"Vienna Institute of Demography (Austria)","given":"","non-dropping-particle":"","parse-names":false,"suffix":""}],"id":"ITEM-1","issued":{"date-parts":[["2015"]]},"title":"Human Fertility Collection","type":"webpage"},"uris":["http://www.mendeley.com/documents/?uuid=e1b34724-a268-4e12-8338-7e15fe02ad6c"]},{"id":"ITEM-2","itemData":{"URL":"www.humanfertility.org","accessed":{"date-parts":[["2015","1","1"]]},"author":[{"dropping-particle":"","family":"Max Planck Institute for Demographic Research (Germany)","given":"","non-dropping-particle":"","parse-names":false,"suffix":""},{"dropping-particle":"","family":"Vienna Institute of Demography (Austria)","given":"","non-dropping-particle":"","parse-names":false,"suffix":""}],"id":"ITEM-2","issued":{"date-parts":[["2016"]]},"title":"Human Fertility Database","type":"webpage"},"uris":["http://www.mendeley.com/documents/?uuid=259d0a8c-e864-47b3-9792-d0792ce76c35"]}],"mendeley":{"formattedCitation":"(Max Planck Institute for Demographic Research (Germany) and Vienna Institute of Demography (Austria), 2015, 2016)","manualFormatting":"(Max Planck Institute for Demographic Research (Germany) and Vienna Institute of Demography (Austria) 2015, 2016)","plainTextFormattedCitation":"(Max Planck Institute for Demographic Research (Germany) and Vienna Institute of Demography (Austria), 2015, 2016)","previouslyFormattedCitation":"(Max Planck Institute for Demographic Research (Germany) and Vienna Institute of Demography (Austria), 2015, 2016)"},"properties":{"noteIndex":0},"schema":"https://github.com/citation-style-language/schema/raw/master/csl-citation.json"}</w:instrText>
      </w:r>
      <w:r w:rsidR="00E1519F" w:rsidRPr="004D2894">
        <w:rPr>
          <w:rPrChange w:id="145" w:author="Richard Shaw" w:date="2018-09-15T01:41:00Z">
            <w:rPr/>
          </w:rPrChange>
        </w:rPr>
        <w:fldChar w:fldCharType="separate"/>
      </w:r>
      <w:r w:rsidR="00CD5999" w:rsidRPr="004D2894">
        <w:rPr>
          <w:noProof/>
        </w:rPr>
        <w:t>(Max Planck Institute for Demographic Research (Germany) and Vienna Institute of Demography (Austria) 2015, 2016)</w:t>
      </w:r>
      <w:r w:rsidR="00E1519F" w:rsidRPr="002E7DFB">
        <w:fldChar w:fldCharType="end"/>
      </w:r>
      <w:r w:rsidR="00891233" w:rsidRPr="004D2894">
        <w:t>.</w:t>
      </w:r>
      <w:r w:rsidR="00E1519F" w:rsidRPr="004D2894">
        <w:t xml:space="preserve"> </w:t>
      </w:r>
      <w:r w:rsidR="001943D9" w:rsidRPr="004D2894">
        <w:t xml:space="preserve">The </w:t>
      </w:r>
      <w:r w:rsidR="00E1519F" w:rsidRPr="004D2894">
        <w:t>HFD include</w:t>
      </w:r>
      <w:r w:rsidR="00D72E5B" w:rsidRPr="004D2894">
        <w:t>s</w:t>
      </w:r>
      <w:r w:rsidR="00E1519F" w:rsidRPr="004D2894">
        <w:t xml:space="preserve"> age-specific fertility rates (ASFRs) for 28 countries over </w:t>
      </w:r>
      <w:r w:rsidR="001943D9" w:rsidRPr="004D2894">
        <w:t>different</w:t>
      </w:r>
      <w:r w:rsidR="00E1519F" w:rsidRPr="004D2894">
        <w:t xml:space="preserve"> periods,</w:t>
      </w:r>
      <w:r w:rsidR="00EB780D" w:rsidRPr="004D2894">
        <w:t xml:space="preserve"> drawn from </w:t>
      </w:r>
      <w:r w:rsidR="00E1519F" w:rsidRPr="004D2894">
        <w:t>official vital statistics from each country</w:t>
      </w:r>
      <w:r w:rsidR="00EB780D" w:rsidRPr="004D2894">
        <w:t>.</w:t>
      </w:r>
      <w:del w:id="146" w:author="Richard Shaw" w:date="2018-09-15T01:49:00Z">
        <w:r w:rsidR="00E1519F" w:rsidRPr="004D2894" w:rsidDel="00734F0F">
          <w:delText>.</w:delText>
        </w:r>
      </w:del>
      <w:del w:id="147" w:author="Richard Shaw" w:date="2018-09-11T15:39:00Z">
        <w:r w:rsidR="00E1519F" w:rsidRPr="004D2894" w:rsidDel="002E3C1A">
          <w:delText xml:space="preserve"> </w:delText>
        </w:r>
        <w:r w:rsidR="00E1519F" w:rsidRPr="00082D41" w:rsidDel="002E3C1A">
          <w:fldChar w:fldCharType="begin" w:fldLock="1"/>
        </w:r>
        <w:r w:rsidR="00197970" w:rsidRPr="004D2894" w:rsidDel="002E3C1A">
          <w:delInstrText>ADDIN CSL_CITATION {"citationItems":[{"id":"ITEM-1","itemData":{"URL":"www.humanfertility.org","accessed":{"date-parts":[["2015","1","1"]]},"author":[{"dropping-particle":"","family":"Max Planck Institute for Demographic Research (Germany)","given":"","non-dropping-particle":"","parse-names":false,"suffix":""},{"dropping-particle":"","family":"Vienna Institute of Demography (Austria)","given":"","non-dropping-particle":"","parse-names":false,"suffix":""}],"id":"ITEM-1","issued":{"date-parts":[["2016"]]},"title":"Human Fertility Database","type":"webpage"},"uris":["http://www.mendeley.com/documents/?uuid=259d0a8c-e864-47b3-9792-d0792ce76c35"]}],"mendeley":{"formattedCitation":"(Max Planck Institute for Demographic Research (Germany) and Vienna Institute of Demography (Austria), 2016)","manualFormatting":"(Max Planck Institute for Demographic Research (Germany) and Vienna Institute of Demography (Austria) 2016)","plainTextFormattedCitation":"(Max Planck Institute for Demographic Research (Germany) and Vienna Institute of Demography (Austria), 2016)","previouslyFormattedCitation":"(Max Planck Institute for Demographic Research (Germany) and Vienna Institute of Demography (Austria), 2016)"},"properties":{"noteIndex":0},"schema":"https://github.com/citation-style-language/schema/raw/master/csl-citation.json"}</w:delInstrText>
        </w:r>
        <w:r w:rsidR="00E1519F" w:rsidRPr="004D2894" w:rsidDel="002E3C1A">
          <w:rPr>
            <w:rPrChange w:id="148" w:author="Richard Shaw" w:date="2018-09-15T01:41:00Z">
              <w:rPr/>
            </w:rPrChange>
          </w:rPr>
          <w:fldChar w:fldCharType="separate"/>
        </w:r>
        <w:r w:rsidR="00CD5999" w:rsidRPr="004D2894" w:rsidDel="002E3C1A">
          <w:rPr>
            <w:noProof/>
          </w:rPr>
          <w:delText>(Max Planck Institute for Demographic Research (Germany) and Vienna Institute of Demography (Austria) 2016)</w:delText>
        </w:r>
        <w:r w:rsidR="00E1519F" w:rsidRPr="002E7DFB" w:rsidDel="002E3C1A">
          <w:fldChar w:fldCharType="end"/>
        </w:r>
        <w:r w:rsidRPr="004D2894" w:rsidDel="002E3C1A">
          <w:delText>;</w:delText>
        </w:r>
      </w:del>
      <w:del w:id="149" w:author="Richard Shaw" w:date="2018-09-15T01:49:00Z">
        <w:r w:rsidR="00E1519F" w:rsidRPr="004D2894" w:rsidDel="00734F0F">
          <w:delText xml:space="preserve"> </w:delText>
        </w:r>
      </w:del>
      <w:del w:id="150" w:author="Jonathan Minton" w:date="2018-09-08T11:12:00Z">
        <w:r w:rsidR="00E1519F" w:rsidRPr="004D2894" w:rsidDel="00EB780D">
          <w:delText xml:space="preserve">however for the present </w:delText>
        </w:r>
        <w:r w:rsidR="001745C2" w:rsidRPr="004D2894" w:rsidDel="00EB780D">
          <w:delText xml:space="preserve">visualizations </w:delText>
        </w:r>
        <w:r w:rsidR="00E1519F" w:rsidRPr="004D2894" w:rsidDel="00EB780D">
          <w:delText>only overall ASFRs are used.</w:delText>
        </w:r>
      </w:del>
    </w:p>
    <w:p w14:paraId="4F6E3DC2" w14:textId="6ECDA44E" w:rsidR="00734F0F" w:rsidRDefault="00734F0F" w:rsidP="00734F0F">
      <w:pPr>
        <w:spacing w:after="0" w:line="480" w:lineRule="auto"/>
      </w:pPr>
      <w:ins w:id="151" w:author="Richard Shaw" w:date="2018-09-15T01:49:00Z">
        <w:r>
          <w:t xml:space="preserve"> </w:t>
        </w:r>
      </w:ins>
      <w:r w:rsidR="00E1519F">
        <w:t xml:space="preserve">The HFC </w:t>
      </w:r>
      <w:del w:id="152" w:author="Richard Shaw" w:date="2018-09-15T01:29:00Z">
        <w:r w:rsidR="00E1519F" w:rsidDel="009D3868">
          <w:delText xml:space="preserve">is a complementary database to the HFD, which aims to </w:delText>
        </w:r>
      </w:del>
      <w:r w:rsidR="00E1519F">
        <w:t>supplement</w:t>
      </w:r>
      <w:ins w:id="153" w:author="Richard Shaw" w:date="2018-09-15T01:29:00Z">
        <w:r w:rsidR="009D3868">
          <w:t>s</w:t>
        </w:r>
      </w:ins>
      <w:ins w:id="154" w:author="Jonathan Minton" w:date="2018-09-08T11:13:00Z">
        <w:del w:id="155" w:author="Richard Shaw" w:date="2018-09-15T01:29:00Z">
          <w:r w:rsidR="00EB780D" w:rsidDel="009D3868">
            <w:delText>ing</w:delText>
          </w:r>
        </w:del>
      </w:ins>
      <w:r w:rsidR="00E1519F">
        <w:t xml:space="preserve"> the </w:t>
      </w:r>
      <w:ins w:id="156" w:author="Jonathan Minton" w:date="2018-09-08T11:13:00Z">
        <w:r w:rsidR="00EB780D">
          <w:t>HFD</w:t>
        </w:r>
      </w:ins>
      <w:ins w:id="157" w:author="Richard Shaw" w:date="2018-09-15T01:49:00Z">
        <w:r>
          <w:t xml:space="preserve"> </w:t>
        </w:r>
      </w:ins>
      <w:ins w:id="158" w:author="Jonathan Minton" w:date="2018-09-08T11:13:00Z">
        <w:del w:id="159" w:author="Richard Shaw" w:date="2018-09-15T01:48:00Z">
          <w:r w:rsidR="00EB780D" w:rsidDel="00734F0F">
            <w:delText xml:space="preserve">’s </w:delText>
          </w:r>
        </w:del>
      </w:ins>
      <w:del w:id="160" w:author="Richard Shaw" w:date="2018-09-15T01:48:00Z">
        <w:r w:rsidR="00E1519F" w:rsidDel="00734F0F">
          <w:delText xml:space="preserve">high-quality, official vital statistics contained in the HFD </w:delText>
        </w:r>
      </w:del>
      <w:del w:id="161" w:author="Richard Shaw" w:date="2018-09-15T01:50:00Z">
        <w:r w:rsidR="00E1519F" w:rsidDel="00734F0F">
          <w:delText>with</w:delText>
        </w:r>
      </w:del>
      <w:ins w:id="162" w:author="Richard Shaw" w:date="2018-09-15T01:50:00Z">
        <w:r>
          <w:t xml:space="preserve">providing </w:t>
        </w:r>
      </w:ins>
      <w:del w:id="163" w:author="Richard Shaw" w:date="2018-09-15T01:50:00Z">
        <w:r w:rsidR="00E1519F" w:rsidDel="00734F0F">
          <w:delText xml:space="preserve"> </w:delText>
        </w:r>
      </w:del>
      <w:r w:rsidR="00E1519F">
        <w:t xml:space="preserve">data </w:t>
      </w:r>
      <w:ins w:id="164" w:author="Richard Shaw" w:date="2018-09-15T01:50:00Z">
        <w:r>
          <w:t xml:space="preserve">for sufficient periods of observation </w:t>
        </w:r>
      </w:ins>
      <w:r w:rsidR="00E1519F">
        <w:t xml:space="preserve">from </w:t>
      </w:r>
      <w:r w:rsidR="00CC366F">
        <w:t xml:space="preserve">additional sources </w:t>
      </w:r>
      <w:del w:id="165" w:author="Jonathan Minton" w:date="2018-09-08T11:13:00Z">
        <w:r w:rsidR="00CC366F" w:rsidDel="00EB780D">
          <w:delText>whose data quality may not be of the same standard</w:delText>
        </w:r>
        <w:r w:rsidR="002607A5" w:rsidDel="00EB780D">
          <w:delText xml:space="preserve"> </w:delText>
        </w:r>
      </w:del>
      <w:r w:rsidR="00CC366F">
        <w:fldChar w:fldCharType="begin" w:fldLock="1"/>
      </w:r>
      <w:r w:rsidR="005B69FF">
        <w:instrText>ADDIN CSL_CITATION {"citationItems":[{"id":"ITEM-1","itemData":{"URL":"http://www.fertilitydata.org/docs/methods.pdf","accessed":{"date-parts":[["2017","8","25"]]},"author":[{"dropping-particle":"","family":"Grigorieva","given":"O","non-dropping-particle":"","parse-names":false,"suffix":""},{"dropping-particle":"","family":"Jasilioniene","given":"A","non-dropping-particle":"","parse-names":false,"suffix":""},{"dropping-particle":"","family":"Jdanov","given":"D","non-dropping-particle":"","parse-names":false,"suffix":""},{"dropping-particle":"","family":"Grigoriev","given":"P","non-dropping-particle":"","parse-names":false,"suffix":""},{"dropping-particle":"","family":"Sobotka","given":"T","non-dropping-particle":"","parse-names":false,"suffix":""},{"dropping-particle":"","family":"Zemen","given":"K","non-dropping-particle":"","parse-names":false,"suffix":""},{"dropping-particle":"","family":"Shkolnikov","given":"V M","non-dropping-particle":"","parse-names":false,"suffix":""}],"container-title":"www.fertilitydata.org","id":"ITEM-1","issued":{"date-parts":[["2015"]]},"title":"Methods Protocol for the Human Fertility Collectoin","type":"webpage"},"uris":["http://www.mendeley.com/documents/?uuid=955627a3-7427-44d7-a988-499f3d568789"]}],"mendeley":{"formattedCitation":"(Grigorieva &lt;i&gt;et al.&lt;/i&gt;, 2015)","plainTextFormattedCitation":"(Grigorieva et al., 2015)","previouslyFormattedCitation":"(Grigorieva &lt;i&gt;et al.&lt;/i&gt;, 2015)"},"properties":{"noteIndex":0},"schema":"https://github.com/citation-style-language/schema/raw/master/csl-citation.json"}</w:instrText>
      </w:r>
      <w:r w:rsidR="00CC366F">
        <w:fldChar w:fldCharType="separate"/>
      </w:r>
      <w:r w:rsidR="00CD5999" w:rsidRPr="00CD5999">
        <w:rPr>
          <w:noProof/>
        </w:rPr>
        <w:t xml:space="preserve">(Grigorieva </w:t>
      </w:r>
      <w:r w:rsidR="00CD5999" w:rsidRPr="00377F1B">
        <w:rPr>
          <w:noProof/>
        </w:rPr>
        <w:t>et al.</w:t>
      </w:r>
      <w:r w:rsidR="00CD5999" w:rsidRPr="00CD5999">
        <w:rPr>
          <w:noProof/>
        </w:rPr>
        <w:t>, 2015)</w:t>
      </w:r>
      <w:r w:rsidR="00CC366F">
        <w:fldChar w:fldCharType="end"/>
      </w:r>
      <w:del w:id="166" w:author="Richard Shaw" w:date="2018-09-15T01:51:00Z">
        <w:r w:rsidR="001943D9" w:rsidDel="00734F0F">
          <w:delText>.</w:delText>
        </w:r>
      </w:del>
      <w:ins w:id="167" w:author="Richard Shaw" w:date="2018-09-15T01:51:00Z">
        <w:r>
          <w:t xml:space="preserve"> to add a further 17 countries</w:t>
        </w:r>
      </w:ins>
      <w:del w:id="168" w:author="Richard Shaw" w:date="2018-09-15T01:51:00Z">
        <w:r w:rsidR="00CC366F" w:rsidDel="00734F0F">
          <w:delText xml:space="preserve"> </w:delText>
        </w:r>
      </w:del>
      <w:ins w:id="169" w:author="Richard Shaw" w:date="2018-09-15T01:51:00Z">
        <w:r>
          <w:t>. Where data is overlapping the value form the HFD was used first</w:t>
        </w:r>
        <w:del w:id="170" w:author="Serena Pattaro" w:date="2018-09-26T14:45:00Z">
          <w:r w:rsidDel="008B41CF">
            <w:delText xml:space="preserve">. </w:delText>
          </w:r>
        </w:del>
      </w:ins>
      <w:ins w:id="171" w:author="Richard Shaw" w:date="2018-09-15T01:52:00Z">
        <w:r>
          <w:t xml:space="preserve">; otherwise, records from the HFC were used in the following order of preference according to the ‘collection’ field of the HFC dataset: 1) STAT (Official Statistical Data); 2) ODE (Data </w:t>
        </w:r>
        <w:r>
          <w:lastRenderedPageBreak/>
          <w:t xml:space="preserve">from the European Demographic Observatory, </w:t>
        </w:r>
        <w:proofErr w:type="spellStart"/>
        <w:r>
          <w:t>L’Observatoire</w:t>
        </w:r>
        <w:proofErr w:type="spellEnd"/>
        <w:r>
          <w:t xml:space="preserve"> </w:t>
        </w:r>
        <w:proofErr w:type="spellStart"/>
        <w:r>
          <w:t>Démographique</w:t>
        </w:r>
        <w:proofErr w:type="spellEnd"/>
        <w:r>
          <w:t xml:space="preserve"> </w:t>
        </w:r>
        <w:proofErr w:type="spellStart"/>
        <w:r>
          <w:t>Européen</w:t>
        </w:r>
        <w:proofErr w:type="spellEnd"/>
        <w:r>
          <w:t>); 3) RE (Research estimates).</w:t>
        </w:r>
        <w:r w:rsidRPr="00734F0F">
          <w:t xml:space="preserve"> </w:t>
        </w:r>
      </w:ins>
      <w:moveToRangeStart w:id="172" w:author="Richard Shaw" w:date="2018-09-15T01:52:00Z" w:name="move524739685"/>
      <w:moveTo w:id="173" w:author="Richard Shaw" w:date="2018-09-15T01:52:00Z">
        <w:r>
          <w:t xml:space="preserve">For </w:t>
        </w:r>
      </w:moveTo>
      <w:ins w:id="174" w:author="Serena Pattaro" w:date="2018-09-26T14:46:00Z">
        <w:r w:rsidR="008B41CF">
          <w:t xml:space="preserve">most </w:t>
        </w:r>
      </w:ins>
      <w:moveTo w:id="175" w:author="Richard Shaw" w:date="2018-09-15T01:52:00Z">
        <w:del w:id="176" w:author="Serena Pattaro" w:date="2018-09-26T14:46:00Z">
          <w:r w:rsidDel="008B41CF">
            <w:delText>almost all</w:delText>
          </w:r>
        </w:del>
        <w:r>
          <w:t xml:space="preserve"> countries, this approach produced a dataset comprising ASFRs </w:t>
        </w:r>
        <w:proofErr w:type="spellStart"/>
        <w:r>
          <w:t>for</w:t>
        </w:r>
        <w:del w:id="177" w:author="Serena Pattaro" w:date="2018-09-26T14:29:00Z">
          <w:r w:rsidDel="00637433">
            <w:delText xml:space="preserve"> many </w:delText>
          </w:r>
        </w:del>
        <w:r>
          <w:t>contiguous</w:t>
        </w:r>
        <w:proofErr w:type="spellEnd"/>
        <w:r>
          <w:t xml:space="preserve"> years; linear </w:t>
        </w:r>
        <w:r>
          <w:rPr>
            <w:rStyle w:val="CommentReference"/>
          </w:rPr>
          <w:commentReference w:id="178"/>
        </w:r>
        <w:r>
          <w:t>interpolations of ASFRs were used for the few countries and years where this was not the case.</w:t>
        </w:r>
      </w:moveTo>
      <w:moveToRangeEnd w:id="172"/>
      <w:ins w:id="179" w:author="Richard Shaw" w:date="2018-09-15T01:52:00Z">
        <w:r>
          <w:t xml:space="preserve"> </w:t>
        </w:r>
      </w:ins>
      <w:moveToRangeStart w:id="180" w:author="Richard Shaw" w:date="2018-09-15T01:53:00Z" w:name="move524739708"/>
      <w:moveTo w:id="181" w:author="Richard Shaw" w:date="2018-09-15T01:53:00Z">
        <w:r>
          <w:t xml:space="preserve">The code for both combining data across sources and interpolating </w:t>
        </w:r>
        <w:proofErr w:type="spellStart"/>
        <w:r>
          <w:t>values</w:t>
        </w:r>
        <w:del w:id="182" w:author="Serena Pattaro" w:date="2018-09-26T14:30:00Z">
          <w:r w:rsidDel="006B491E">
            <w:delText xml:space="preserve"> where necessary </w:delText>
          </w:r>
        </w:del>
        <w:r>
          <w:t>are</w:t>
        </w:r>
        <w:proofErr w:type="spellEnd"/>
        <w:r>
          <w:t xml:space="preserve"> available in the online appendix. </w:t>
        </w:r>
      </w:moveTo>
    </w:p>
    <w:moveToRangeEnd w:id="180"/>
    <w:p w14:paraId="4650B955" w14:textId="7D97EAA8" w:rsidR="009F6EF2" w:rsidDel="00734F0F" w:rsidRDefault="00CC366F" w:rsidP="00C8640F">
      <w:pPr>
        <w:spacing w:after="0" w:line="480" w:lineRule="auto"/>
        <w:rPr>
          <w:del w:id="183" w:author="Richard Shaw" w:date="2018-09-15T01:53:00Z"/>
        </w:rPr>
      </w:pPr>
      <w:del w:id="184" w:author="Richard Shaw" w:date="2018-09-15T01:53:00Z">
        <w:r w:rsidDel="00734F0F">
          <w:delText xml:space="preserve">Data disaggregated by age in single year was used from both the HFD and HFC, </w:delText>
        </w:r>
      </w:del>
      <w:del w:id="185" w:author="Richard Shaw" w:date="2018-09-11T15:41:00Z">
        <w:r w:rsidDel="002E3C1A">
          <w:delText xml:space="preserve">and </w:delText>
        </w:r>
      </w:del>
      <w:del w:id="186" w:author="Richard Shaw" w:date="2018-09-15T01:53:00Z">
        <w:r w:rsidDel="00734F0F">
          <w:delText>Lexis squares (one year by one year)</w:delText>
        </w:r>
      </w:del>
      <w:del w:id="187" w:author="Richard Shaw" w:date="2018-09-11T15:41:00Z">
        <w:r w:rsidDel="002E3C1A">
          <w:delText xml:space="preserve"> </w:delText>
        </w:r>
        <w:commentRangeStart w:id="188"/>
        <w:r w:rsidDel="002E3C1A">
          <w:delText xml:space="preserve">rather </w:delText>
        </w:r>
        <w:r w:rsidR="00354493" w:rsidDel="002E3C1A">
          <w:delText xml:space="preserve">than </w:delText>
        </w:r>
        <w:r w:rsidDel="002E3C1A">
          <w:delText xml:space="preserve">Lexis triangles or Lexis parallelograms were </w:delText>
        </w:r>
        <w:r w:rsidR="00D72E5B" w:rsidDel="002E3C1A">
          <w:delText>used</w:delText>
        </w:r>
        <w:r w:rsidR="002607A5" w:rsidDel="002E3C1A">
          <w:delText xml:space="preserve">, as in practice the use of squares only has limited effect on precision of cohort estimates </w:delText>
        </w:r>
        <w:r w:rsidR="002607A5" w:rsidDel="002E3C1A">
          <w:fldChar w:fldCharType="begin" w:fldLock="1"/>
        </w:r>
        <w:r w:rsidR="005B69FF" w:rsidDel="002E3C1A">
          <w:delInstrText>ADDIN CSL_CITATION {"citationItems":[{"id":"ITEM-1","itemData":{"author":[{"dropping-particle":"","family":"Caselli","given":"G","non-dropping-particle":"","parse-names":false,"suffix":""},{"dropping-particle":"","family":"Vallin","given":"J","non-dropping-particle":"","parse-names":false,"suffix":""}],"chapter-number":"6","container-title":"Demography: Analysis and Synthesis2","editor":[{"dropping-particle":"","family":"Caselli","given":"G","non-dropping-particle":"","parse-names":false,"suffix":""},{"dropping-particle":"","family":"Vallin","given":"J","non-dropping-particle":"","parse-names":false,"suffix":""},{"dropping-particle":"","family":"Wunsch","given":"G","non-dropping-particle":"","parse-names":false,"suffix":""}],"id":"ITEM-1","issued":{"date-parts":[["2005"]]},"note":"Use this to argue that using Lexis squares rather than triangles doesn't make much of a substantive difference","publisher":"Academic Press","publisher-place":"Boston, MA","title":"From situation events in time to the Lexis Diagram and the Computing of rates","type":"chapter"},"uris":["http://www.mendeley.com/documents/?uuid=6174a188-163c-47c1-adbd-13d191e83196"]}],"mendeley":{"formattedCitation":"(Caselli and Vallin, 2005)","plainTextFormattedCitation":"(Caselli and Vallin, 2005)","previouslyFormattedCitation":"(Caselli and Vallin, 2005)"},"properties":{"noteIndex":0},"schema":"https://github.com/citation-style-language/schema/raw/master/csl-citation.json"}</w:delInstrText>
        </w:r>
        <w:r w:rsidR="002607A5" w:rsidDel="002E3C1A">
          <w:fldChar w:fldCharType="separate"/>
        </w:r>
        <w:r w:rsidR="00CD5999" w:rsidRPr="00CD5999" w:rsidDel="002E3C1A">
          <w:rPr>
            <w:noProof/>
          </w:rPr>
          <w:delText>(Caselli and Vallin, 2005)</w:delText>
        </w:r>
        <w:r w:rsidR="002607A5" w:rsidDel="002E3C1A">
          <w:fldChar w:fldCharType="end"/>
        </w:r>
      </w:del>
      <w:commentRangeEnd w:id="188"/>
      <w:del w:id="189" w:author="Richard Shaw" w:date="2018-09-15T01:53:00Z">
        <w:r w:rsidR="002E3C1A" w:rsidDel="00734F0F">
          <w:rPr>
            <w:rStyle w:val="CommentReference"/>
          </w:rPr>
          <w:commentReference w:id="188"/>
        </w:r>
        <w:r w:rsidR="001943D9" w:rsidDel="00734F0F">
          <w:delText>.</w:delText>
        </w:r>
        <w:r w:rsidR="002607A5" w:rsidDel="00734F0F">
          <w:delText xml:space="preserve"> </w:delText>
        </w:r>
        <w:r w:rsidR="00D72E5B" w:rsidDel="00734F0F">
          <w:delText xml:space="preserve">In addition to the 28 countries from the HFD, data from </w:delText>
        </w:r>
      </w:del>
      <w:del w:id="190" w:author="Richard Shaw" w:date="2018-09-15T01:33:00Z">
        <w:r w:rsidR="00D72E5B" w:rsidDel="009D3868">
          <w:delText xml:space="preserve">48 countries were used, but not all were included in the final </w:delText>
        </w:r>
        <w:r w:rsidR="001745C2" w:rsidDel="009D3868">
          <w:delText>visualization</w:delText>
        </w:r>
        <w:r w:rsidR="003A45D8" w:rsidDel="009D3868">
          <w:delText xml:space="preserve"> </w:delText>
        </w:r>
        <w:r w:rsidR="00D72E5B" w:rsidDel="009D3868">
          <w:delText>because of</w:delText>
        </w:r>
        <w:r w:rsidR="00E1519F" w:rsidDel="009D3868">
          <w:delText xml:space="preserve"> </w:delText>
        </w:r>
        <w:r w:rsidR="00D72E5B" w:rsidDel="009D3868">
          <w:delText>limited periods of observation</w:delText>
        </w:r>
      </w:del>
      <w:del w:id="191" w:author="Richard Shaw" w:date="2018-09-15T01:53:00Z">
        <w:r w:rsidR="00D72E5B" w:rsidDel="00734F0F">
          <w:delText xml:space="preserve">. </w:delText>
        </w:r>
        <w:r w:rsidR="002607A5" w:rsidDel="00734F0F">
          <w:delText>F</w:delText>
        </w:r>
      </w:del>
      <w:ins w:id="192" w:author="Serena Pattaro" w:date="2018-09-26T14:32:00Z">
        <w:r w:rsidR="006B491E">
          <w:t>or f</w:t>
        </w:r>
      </w:ins>
      <w:del w:id="193" w:author="Richard Shaw" w:date="2018-09-15T01:53:00Z">
        <w:r w:rsidR="002607A5" w:rsidDel="00734F0F">
          <w:delText>urther details</w:delText>
        </w:r>
      </w:del>
      <w:ins w:id="194" w:author="Serena Pattaro" w:date="2018-09-26T14:32:00Z">
        <w:r w:rsidR="006B491E">
          <w:t>, see</w:t>
        </w:r>
      </w:ins>
      <w:del w:id="195" w:author="Richard Shaw" w:date="2018-09-15T01:53:00Z">
        <w:r w:rsidR="002607A5" w:rsidDel="00734F0F">
          <w:delText xml:space="preserve"> are provided in the online appendix.</w:delText>
        </w:r>
      </w:del>
    </w:p>
    <w:p w14:paraId="21E2D2B0" w14:textId="4812336E" w:rsidR="00D72E5B" w:rsidDel="00734F0F" w:rsidRDefault="00D72E5B" w:rsidP="00C8640F">
      <w:pPr>
        <w:spacing w:after="0" w:line="480" w:lineRule="auto"/>
        <w:rPr>
          <w:del w:id="196" w:author="Richard Shaw" w:date="2018-09-15T01:53:00Z"/>
        </w:rPr>
      </w:pPr>
      <w:commentRangeStart w:id="197"/>
      <w:del w:id="198" w:author="Richard Shaw" w:date="2018-09-15T01:53:00Z">
        <w:r w:rsidDel="00734F0F">
          <w:delText>Data from the HFD and HFC are overlapping for some years and countries. Where more than one country- and year-specific ASFR was available, the value from the HFD was used; otherwise, records from the HFC were used in the following order of preference according to the ‘collection’ field of the HFC dataset: 1) STAT (Official Statistical Data)</w:delText>
        </w:r>
        <w:r w:rsidR="001C4B18" w:rsidDel="00734F0F">
          <w:delText xml:space="preserve">; 2) </w:delText>
        </w:r>
        <w:r w:rsidDel="00734F0F">
          <w:delText>ODE (Data from the European Demographic Observatory, L’Observatoire D</w:delText>
        </w:r>
        <w:r w:rsidR="001C4B18" w:rsidDel="00734F0F">
          <w:delText>é</w:delText>
        </w:r>
        <w:r w:rsidDel="00734F0F">
          <w:delText>mographique Europ</w:delText>
        </w:r>
        <w:r w:rsidR="001C4B18" w:rsidDel="00734F0F">
          <w:delText>é</w:delText>
        </w:r>
        <w:r w:rsidDel="00734F0F">
          <w:delText>en)</w:delText>
        </w:r>
        <w:r w:rsidR="001C4B18" w:rsidDel="00734F0F">
          <w:delText>; 3) RE (Research estimates)</w:delText>
        </w:r>
        <w:r w:rsidR="004F5A64" w:rsidDel="00734F0F">
          <w:delText xml:space="preserve">. </w:delText>
        </w:r>
      </w:del>
      <w:moveFromRangeStart w:id="199" w:author="Richard Shaw" w:date="2018-09-15T01:52:00Z" w:name="move524739685"/>
      <w:moveFrom w:id="200" w:author="Richard Shaw" w:date="2018-09-15T01:52:00Z">
        <w:del w:id="201" w:author="Richard Shaw" w:date="2018-09-15T01:53:00Z">
          <w:r w:rsidR="004F5A64" w:rsidDel="00734F0F">
            <w:delText>For almost all countries, this approach produced a dataset comprising ASFRs for contiguous years</w:delText>
          </w:r>
          <w:r w:rsidR="00765CDA" w:rsidDel="00734F0F">
            <w:delText xml:space="preserve">; linear </w:delText>
          </w:r>
          <w:commentRangeEnd w:id="197"/>
          <w:r w:rsidR="004D2894" w:rsidDel="00734F0F">
            <w:rPr>
              <w:rStyle w:val="CommentReference"/>
            </w:rPr>
            <w:commentReference w:id="197"/>
          </w:r>
          <w:r w:rsidR="00765CDA" w:rsidDel="00734F0F">
            <w:delText>interpolations of ASFRs were used for the few countries and years where this was not the case.</w:delText>
          </w:r>
          <w:r w:rsidR="003A45D8" w:rsidDel="00734F0F">
            <w:delText xml:space="preserve"> </w:delText>
          </w:r>
        </w:del>
      </w:moveFrom>
      <w:moveFromRangeStart w:id="202" w:author="Richard Shaw" w:date="2018-09-15T01:53:00Z" w:name="move524739708"/>
      <w:moveFromRangeEnd w:id="199"/>
      <w:moveFrom w:id="203" w:author="Richard Shaw" w:date="2018-09-15T01:53:00Z">
        <w:del w:id="204" w:author="Richard Shaw" w:date="2018-09-15T01:53:00Z">
          <w:r w:rsidR="003A45D8" w:rsidDel="00734F0F">
            <w:delText xml:space="preserve">The code for both combining data across sources and interpolating values where necessary are available in the online appendix. </w:delText>
          </w:r>
        </w:del>
      </w:moveFrom>
      <w:moveFromRangeEnd w:id="202"/>
    </w:p>
    <w:p w14:paraId="15B9777E" w14:textId="1FB27DA7" w:rsidR="006A70E3" w:rsidRDefault="00C77E90" w:rsidP="00C8640F">
      <w:pPr>
        <w:pStyle w:val="Heading2"/>
        <w:spacing w:before="0" w:line="480" w:lineRule="auto"/>
      </w:pPr>
      <w:r>
        <w:t xml:space="preserve">2.2 </w:t>
      </w:r>
      <w:commentRangeStart w:id="205"/>
      <w:r w:rsidR="006A70E3">
        <w:t xml:space="preserve">Lexis surface mappings </w:t>
      </w:r>
    </w:p>
    <w:p w14:paraId="0729D02E" w14:textId="05DEFCC8" w:rsidR="006A70E3" w:rsidRDefault="006A70E3" w:rsidP="00C8640F">
      <w:pPr>
        <w:spacing w:after="0" w:line="480" w:lineRule="auto"/>
      </w:pPr>
      <w:r>
        <w:t xml:space="preserve">For each country, ASFRs were arranged onto </w:t>
      </w:r>
      <w:del w:id="206" w:author="Serena Pattaro" w:date="2018-09-26T14:34:00Z">
        <w:r w:rsidDel="006B491E">
          <w:delText xml:space="preserve">a </w:delText>
        </w:r>
      </w:del>
      <w:r>
        <w:t>Lexis surface</w:t>
      </w:r>
      <w:ins w:id="207" w:author="Serena Pattaro" w:date="2018-09-26T14:34:00Z">
        <w:r w:rsidR="006B491E">
          <w:t>s</w:t>
        </w:r>
      </w:ins>
      <w:r>
        <w:t xml:space="preserve"> with birth </w:t>
      </w:r>
      <w:del w:id="208" w:author="Serena Pattaro" w:date="2018-09-26T14:36:00Z">
        <w:r w:rsidDel="006B491E">
          <w:delText xml:space="preserve">cohort </w:delText>
        </w:r>
      </w:del>
      <w:r>
        <w:t>year on the horizontal axis and age in years on the vertical axis</w:t>
      </w:r>
      <w:r w:rsidR="00384534">
        <w:t xml:space="preserve">. </w:t>
      </w:r>
      <w:r w:rsidR="00345F55">
        <w:t xml:space="preserve">As </w:t>
      </w:r>
      <w:r>
        <w:t>Lexis squares rather than triangles or parallelograms were used throughout, these are not true cohort estimates</w:t>
      </w:r>
      <w:r w:rsidR="00694E99">
        <w:t xml:space="preserve">, but are </w:t>
      </w:r>
      <w:proofErr w:type="gramStart"/>
      <w:r w:rsidR="00694E99">
        <w:t>sufficient</w:t>
      </w:r>
      <w:proofErr w:type="gramEnd"/>
      <w:r w:rsidR="00694E99">
        <w:t xml:space="preserve"> to illustrate the </w:t>
      </w:r>
      <w:r w:rsidR="00384534">
        <w:t xml:space="preserve">visualization </w:t>
      </w:r>
      <w:r w:rsidR="00694E99">
        <w:t>principles</w:t>
      </w:r>
      <w:del w:id="209" w:author="Serena Pattaro" w:date="2018-09-26T14:37:00Z">
        <w:r w:rsidR="00694E99" w:rsidDel="006B491E">
          <w:delText xml:space="preserve">, and the </w:delText>
        </w:r>
      </w:del>
      <w:ins w:id="210" w:author="Serena Pattaro" w:date="2018-09-26T14:37:00Z">
        <w:r w:rsidR="006B491E">
          <w:t>(</w:t>
        </w:r>
      </w:ins>
      <w:ins w:id="211" w:author="Serena Pattaro" w:date="2018-09-26T14:48:00Z">
        <w:r w:rsidR="008B41CF">
          <w:t xml:space="preserve">the </w:t>
        </w:r>
      </w:ins>
      <w:r w:rsidR="00694E99">
        <w:t xml:space="preserve">R code is available </w:t>
      </w:r>
      <w:del w:id="212" w:author="Serena Pattaro" w:date="2018-09-26T14:48:00Z">
        <w:r w:rsidR="00694E99" w:rsidDel="008B41CF">
          <w:delText xml:space="preserve">for researchers </w:delText>
        </w:r>
      </w:del>
      <w:r w:rsidR="00694E99">
        <w:t>to iterate the approach further</w:t>
      </w:r>
      <w:ins w:id="213" w:author="Serena Pattaro" w:date="2018-09-26T14:37:00Z">
        <w:r w:rsidR="006B491E">
          <w:t>)</w:t>
        </w:r>
      </w:ins>
      <w:r w:rsidR="00694E99">
        <w:t xml:space="preserve">. ASFRs for each country and year were mapped to colours and shades using the </w:t>
      </w:r>
      <w:r w:rsidR="00B35A47">
        <w:t>Paired</w:t>
      </w:r>
      <w:r w:rsidR="00694E99">
        <w:t xml:space="preserve"> </w:t>
      </w:r>
      <w:r w:rsidR="00694E99">
        <w:lastRenderedPageBreak/>
        <w:t>colour pal</w:t>
      </w:r>
      <w:r w:rsidR="00B35A47">
        <w:t>ett</w:t>
      </w:r>
      <w:r w:rsidR="00694E99">
        <w:t xml:space="preserve">e from the </w:t>
      </w:r>
      <w:proofErr w:type="spellStart"/>
      <w:r w:rsidR="00937FBD">
        <w:t>RColorBrewer</w:t>
      </w:r>
      <w:proofErr w:type="spellEnd"/>
      <w:r w:rsidR="00937FBD">
        <w:t xml:space="preserve"> R package </w:t>
      </w:r>
      <w:r w:rsidR="003A45D8">
        <w:fldChar w:fldCharType="begin" w:fldLock="1"/>
      </w:r>
      <w:r w:rsidR="00FD7508">
        <w:instrText>ADDIN CSL_CITATION {"citationItems":[{"id":"ITEM-1","itemData":{"author":[{"dropping-particle":"","family":"Neuwirth","given":"Erich","non-dropping-particle":"","parse-names":false,"suffix":""}],"id":"ITEM-1","issued":{"date-parts":[["2014"]]},"number":"1.1-2","title":"RColorBrewer: ColorBrewer Palettes","type":"article"},"uris":["http://www.mendeley.com/documents/?uuid=611e00d8-ace7-4aa0-988b-bb994c8dc373"]}],"mendeley":{"formattedCitation":"(Neuwirth, 2014)","manualFormatting":"(Neuwirth 2014)","plainTextFormattedCitation":"(Neuwirth, 2014)","previouslyFormattedCitation":"(Neuwirth, 2014)"},"properties":{"noteIndex":0},"schema":"https://github.com/citation-style-language/schema/raw/master/csl-citation.json"}</w:instrText>
      </w:r>
      <w:r w:rsidR="003A45D8">
        <w:fldChar w:fldCharType="separate"/>
      </w:r>
      <w:r w:rsidR="00CD5999" w:rsidRPr="00CD5999">
        <w:rPr>
          <w:noProof/>
        </w:rPr>
        <w:t>(Neuwirth</w:t>
      </w:r>
      <w:ins w:id="214" w:author="Serena Pattaro" w:date="2018-09-26T14:38:00Z">
        <w:r w:rsidR="006B491E">
          <w:rPr>
            <w:noProof/>
          </w:rPr>
          <w:t>,</w:t>
        </w:r>
      </w:ins>
      <w:r w:rsidR="00CD5999" w:rsidRPr="00CD5999">
        <w:rPr>
          <w:noProof/>
        </w:rPr>
        <w:t xml:space="preserve"> 2014)</w:t>
      </w:r>
      <w:r w:rsidR="003A45D8">
        <w:fldChar w:fldCharType="end"/>
      </w:r>
      <w:ins w:id="215" w:author="Serena Pattaro" w:date="2018-09-26T14:48:00Z">
        <w:r w:rsidR="008B41CF">
          <w:t>, wh</w:t>
        </w:r>
      </w:ins>
      <w:ins w:id="216" w:author="Serena Pattaro" w:date="2018-09-26T14:49:00Z">
        <w:r w:rsidR="008B41CF">
          <w:t xml:space="preserve">ich is deemed to </w:t>
        </w:r>
      </w:ins>
      <w:r w:rsidR="00384534">
        <w:t>.</w:t>
      </w:r>
      <w:r w:rsidR="003A45D8">
        <w:t xml:space="preserve"> </w:t>
      </w:r>
      <w:r w:rsidR="00694E99">
        <w:t xml:space="preserve">The R packages Lattice and </w:t>
      </w:r>
      <w:proofErr w:type="spellStart"/>
      <w:r w:rsidR="00694E99">
        <w:t>LatticeExtra</w:t>
      </w:r>
      <w:proofErr w:type="spellEnd"/>
      <w:r w:rsidR="00694E99">
        <w:t xml:space="preserve"> were used to produce </w:t>
      </w:r>
      <w:r w:rsidR="00937FBD">
        <w:t xml:space="preserve">the </w:t>
      </w:r>
      <w:r w:rsidR="001745C2">
        <w:t>visualizations</w:t>
      </w:r>
      <w:r w:rsidR="00937FBD">
        <w:t xml:space="preserve"> </w:t>
      </w:r>
      <w:r w:rsidR="003A45D8">
        <w:fldChar w:fldCharType="begin" w:fldLock="1"/>
      </w:r>
      <w:r w:rsidR="00197970">
        <w:instrText>ADDIN CSL_CITATION {"citationItems":[{"id":"ITEM-1","itemData":{"ISBN":"978-0-387-75968-5","abstract":"R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topics.","author":[{"dropping-particle":"","family":"Sarkar","given":"Deepayan","non-dropping-particle":"","parse-names":false,"suffix":""}],"id":"ITEM-1","issued":{"date-parts":[["2008"]]},"publisher":"Springer","publisher-place":"New York","title":"Lattice: Multivariate Data Visualization with R","type":"book"},"uris":["http://www.mendeley.com/documents/?uuid=66d418f3-66a9-447a-b0be-1a3997de33c1"]}],"mendeley":{"formattedCitation":"(Sarkar, 2008)","manualFormatting":"(Sarkar 2008)","plainTextFormattedCitation":"(Sarkar, 2008)","previouslyFormattedCitation":"(Sarkar, 2008)"},"properties":{"noteIndex":0},"schema":"https://github.com/citation-style-language/schema/raw/master/csl-citation.json"}</w:instrText>
      </w:r>
      <w:r w:rsidR="003A45D8">
        <w:fldChar w:fldCharType="separate"/>
      </w:r>
      <w:r w:rsidR="00CD5999" w:rsidRPr="00CD5999">
        <w:rPr>
          <w:noProof/>
        </w:rPr>
        <w:t>(Sarkar</w:t>
      </w:r>
      <w:ins w:id="217" w:author="Serena Pattaro" w:date="2018-09-26T14:38:00Z">
        <w:r w:rsidR="006B491E">
          <w:rPr>
            <w:noProof/>
          </w:rPr>
          <w:t>,</w:t>
        </w:r>
      </w:ins>
      <w:r w:rsidR="00CD5999" w:rsidRPr="00CD5999">
        <w:rPr>
          <w:noProof/>
        </w:rPr>
        <w:t xml:space="preserve"> 2008)</w:t>
      </w:r>
      <w:r w:rsidR="003A45D8">
        <w:fldChar w:fldCharType="end"/>
      </w:r>
      <w:r w:rsidR="00384534">
        <w:t>.</w:t>
      </w:r>
      <w:r w:rsidR="003A45D8">
        <w:t xml:space="preserve"> </w:t>
      </w:r>
    </w:p>
    <w:p w14:paraId="6A24190D" w14:textId="4DB9437D" w:rsidR="00937FBD" w:rsidRDefault="00937FBD" w:rsidP="00C8640F">
      <w:pPr>
        <w:spacing w:after="0" w:line="480" w:lineRule="auto"/>
        <w:rPr>
          <w:rFonts w:eastAsiaTheme="minorEastAsia"/>
        </w:rPr>
      </w:pPr>
      <w:r>
        <w:t xml:space="preserve">For cohorts where ASFRs were available from age 15 years, </w:t>
      </w:r>
      <w:ins w:id="218" w:author="Richard Shaw" w:date="2018-09-09T11:30:00Z">
        <w:r w:rsidR="00863F9F">
          <w:t>Cumulative Cohort Fertility Rates (</w:t>
        </w:r>
      </w:ins>
      <w:r>
        <w:t>CCFRs</w:t>
      </w:r>
      <w:ins w:id="219" w:author="Richard Shaw" w:date="2018-09-09T11:31:00Z">
        <w:r w:rsidR="00863F9F">
          <w:t>)</w:t>
        </w:r>
      </w:ins>
      <w:r>
        <w:t xml:space="preserve"> were produced for each age and cohort year. If </w:t>
      </w:r>
      <m:oMath>
        <m:sSub>
          <m:sSubPr>
            <m:ctrlPr>
              <w:rPr>
                <w:rFonts w:ascii="Cambria Math" w:hAnsi="Cambria Math"/>
                <w:i/>
              </w:rPr>
            </m:ctrlPr>
          </m:sSubPr>
          <m:e>
            <m:r>
              <w:rPr>
                <w:rFonts w:ascii="Cambria Math" w:hAnsi="Cambria Math"/>
              </w:rPr>
              <m:t>A</m:t>
            </m:r>
            <m:r>
              <w:ins w:id="220" w:author="Jonathan Minton" w:date="2018-09-08T11:14:00Z">
                <w:rPr>
                  <w:rFonts w:ascii="Cambria Math" w:hAnsi="Cambria Math"/>
                </w:rPr>
                <m:t>(x,y,p)</m:t>
              </w:ins>
            </m:r>
          </m:e>
          <m:sub>
            <m:r>
              <w:del w:id="221" w:author="Jonathan Minton" w:date="2018-09-08T11:14:00Z">
                <w:rPr>
                  <w:rFonts w:ascii="Cambria Math" w:hAnsi="Cambria Math"/>
                </w:rPr>
                <m:t>(x,y, p)</m:t>
              </w:del>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r>
              <w:ins w:id="222" w:author="Jonathan Minton" w:date="2018-09-08T11:14:00Z">
                <w:rPr>
                  <w:rFonts w:ascii="Cambria Math" w:eastAsiaTheme="minorEastAsia" w:hAnsi="Cambria Math"/>
                </w:rPr>
                <m:t>(z, y,p)</m:t>
              </w:ins>
            </m:r>
          </m:e>
          <m:sub>
            <m:r>
              <w:del w:id="223" w:author="Jonathan Minton" w:date="2018-09-08T11:14:00Z">
                <w:rPr>
                  <w:rFonts w:ascii="Cambria Math" w:eastAsiaTheme="minorEastAsia" w:hAnsi="Cambria Math"/>
                </w:rPr>
                <m:t>(z, y, p)</m:t>
              </w:del>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r>
                  <w:ins w:id="224" w:author="Jonathan Minton" w:date="2018-09-08T11:15:00Z">
                    <w:rPr>
                      <w:rFonts w:ascii="Cambria Math" w:hAnsi="Cambria Math"/>
                    </w:rPr>
                    <m:t>(z+i, i, p)</m:t>
                  </w:ins>
                </m:r>
              </m:e>
              <m:sub>
                <m:r>
                  <w:del w:id="225" w:author="Jonathan Minton" w:date="2018-09-08T11:15:00Z">
                    <w:rPr>
                      <w:rFonts w:ascii="Cambria Math" w:hAnsi="Cambria Math"/>
                    </w:rPr>
                    <m:t>(z+i,i, p)</m:t>
                  </w:del>
                </m:r>
              </m:sub>
            </m:sSub>
          </m:e>
        </m:nary>
      </m:oMath>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cohort (</w:t>
      </w:r>
      <m:oMath>
        <m:r>
          <w:rPr>
            <w:rFonts w:ascii="Cambria Math" w:eastAsiaTheme="minorEastAsia" w:hAnsi="Cambria Math"/>
          </w:rPr>
          <m:t>x-y)</m:t>
        </m:r>
      </m:oMath>
      <w:r w:rsidR="001F5DA2">
        <w:rPr>
          <w:rFonts w:eastAsiaTheme="minorEastAsia"/>
        </w:rPr>
        <w:t xml:space="preserve">. Within the Lexis surfaces, contour lines were added </w:t>
      </w:r>
      <w:del w:id="226" w:author="Serena Pattaro" w:date="2018-09-26T14:50:00Z">
        <w:r w:rsidR="001F5DA2" w:rsidDel="009D17CA">
          <w:rPr>
            <w:rFonts w:eastAsiaTheme="minorEastAsia"/>
          </w:rPr>
          <w:delText xml:space="preserve">at positions </w:delText>
        </w:r>
      </w:del>
      <w:r w:rsidR="001F5DA2">
        <w:rPr>
          <w:rFonts w:eastAsiaTheme="minorEastAsia"/>
        </w:rPr>
        <w:t xml:space="preserve">across the cohort-age surface where </w:t>
      </w:r>
      <m:oMath>
        <m:sSub>
          <m:sSubPr>
            <m:ctrlPr>
              <w:rPr>
                <w:rFonts w:ascii="Cambria Math" w:eastAsiaTheme="minorEastAsia" w:hAnsi="Cambria Math"/>
                <w:i/>
              </w:rPr>
            </m:ctrlPr>
          </m:sSubPr>
          <m:e>
            <m:r>
              <w:rPr>
                <w:rFonts w:ascii="Cambria Math" w:eastAsiaTheme="minorEastAsia" w:hAnsi="Cambria Math"/>
              </w:rPr>
              <m:t>C</m:t>
            </m:r>
            <m:r>
              <w:ins w:id="227" w:author="Jonathan Minton" w:date="2018-09-08T11:15:00Z">
                <w:rPr>
                  <w:rFonts w:ascii="Cambria Math" w:eastAsiaTheme="minorEastAsia" w:hAnsi="Cambria Math"/>
                </w:rPr>
                <m:t>(z, y, p)</m:t>
              </w:ins>
            </m:r>
          </m:e>
          <m:sub>
            <m:r>
              <w:del w:id="228" w:author="Jonathan Minton" w:date="2018-09-08T11:15:00Z">
                <w:rPr>
                  <w:rFonts w:ascii="Cambria Math" w:eastAsiaTheme="minorEastAsia" w:hAnsi="Cambria Math"/>
                </w:rPr>
                <m:t>(z, y, p)</m:t>
              </w:del>
            </m:r>
          </m:sub>
        </m:sSub>
      </m:oMath>
      <w:r w:rsidR="001F5DA2">
        <w:rPr>
          <w:rFonts w:eastAsiaTheme="minorEastAsia"/>
        </w:rPr>
        <w:t xml:space="preserve"> reached specific values.</w:t>
      </w:r>
      <w:r w:rsidR="00345F55">
        <w:rPr>
          <w:rFonts w:eastAsiaTheme="minorEastAsia"/>
        </w:rPr>
        <w:t xml:space="preserve"> </w:t>
      </w:r>
      <w:r w:rsidR="00384534">
        <w:rPr>
          <w:rFonts w:eastAsiaTheme="minorEastAsia"/>
        </w:rPr>
        <w:t>A</w:t>
      </w:r>
      <w:r w:rsidR="001F5DA2">
        <w:rPr>
          <w:rFonts w:eastAsiaTheme="minorEastAsia"/>
        </w:rPr>
        <w:t xml:space="preserve"> thin dashed contour indicates </w:t>
      </w:r>
      <m:oMath>
        <m:sSub>
          <m:sSubPr>
            <m:ctrlPr>
              <w:rPr>
                <w:rFonts w:ascii="Cambria Math" w:eastAsiaTheme="minorEastAsia" w:hAnsi="Cambria Math"/>
                <w:i/>
              </w:rPr>
            </m:ctrlPr>
          </m:sSubPr>
          <m:e>
            <m:r>
              <w:rPr>
                <w:rFonts w:ascii="Cambria Math" w:eastAsiaTheme="minorEastAsia" w:hAnsi="Cambria Math"/>
              </w:rPr>
              <m:t>C</m:t>
            </m:r>
            <m:r>
              <w:ins w:id="229" w:author="Jonathan Minton" w:date="2018-09-08T11:15:00Z">
                <w:rPr>
                  <w:rFonts w:ascii="Cambria Math" w:eastAsiaTheme="minorEastAsia" w:hAnsi="Cambria Math"/>
                </w:rPr>
                <m:t>(z,y,p)</m:t>
              </w:ins>
            </m:r>
          </m:e>
          <m:sub>
            <m:r>
              <w:del w:id="230" w:author="Jonathan Minton" w:date="2018-09-08T11:15:00Z">
                <w:rPr>
                  <w:rFonts w:ascii="Cambria Math" w:eastAsiaTheme="minorEastAsia" w:hAnsi="Cambria Math"/>
                </w:rPr>
                <m:t>(z, y, p)</m:t>
              </w:del>
            </m:r>
          </m:sub>
        </m:sSub>
      </m:oMath>
      <w:r w:rsidR="001F5DA2">
        <w:rPr>
          <w:rFonts w:eastAsiaTheme="minorEastAsia"/>
        </w:rPr>
        <w:t xml:space="preserve"> of 1.30 </w:t>
      </w:r>
      <w:r w:rsidR="00FD7508">
        <w:rPr>
          <w:rFonts w:eastAsiaTheme="minorEastAsia"/>
        </w:rPr>
        <w:t>babies</w:t>
      </w:r>
      <w:r w:rsidR="001F5DA2">
        <w:rPr>
          <w:rFonts w:eastAsiaTheme="minorEastAsia"/>
        </w:rPr>
        <w:t xml:space="preserve">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r>
              <w:ins w:id="231" w:author="Jonathan Minton" w:date="2018-09-08T11:15:00Z">
                <w:rPr>
                  <w:rFonts w:ascii="Cambria Math" w:eastAsiaTheme="minorEastAsia" w:hAnsi="Cambria Math"/>
                </w:rPr>
                <m:t>(z, y,p)</m:t>
              </w:ins>
            </m:r>
          </m:e>
          <m:sub>
            <m:r>
              <w:del w:id="232" w:author="Jonathan Minton" w:date="2018-09-08T11:15:00Z">
                <w:rPr>
                  <w:rFonts w:ascii="Cambria Math" w:eastAsiaTheme="minorEastAsia" w:hAnsi="Cambria Math"/>
                </w:rPr>
                <m:t>(z, y, p)</m:t>
              </w:del>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r>
              <w:ins w:id="233" w:author="Jonathan Minton" w:date="2018-09-08T11:15:00Z">
                <w:rPr>
                  <w:rFonts w:ascii="Cambria Math" w:eastAsiaTheme="minorEastAsia" w:hAnsi="Cambria Math"/>
                </w:rPr>
                <m:t>(z, y,p)</m:t>
              </w:ins>
            </m:r>
          </m:e>
          <m:sub>
            <m:r>
              <w:del w:id="234" w:author="Jonathan Minton" w:date="2018-09-08T11:16:00Z">
                <w:rPr>
                  <w:rFonts w:ascii="Cambria Math" w:eastAsiaTheme="minorEastAsia" w:hAnsi="Cambria Math"/>
                </w:rPr>
                <m:t>(z, y, p)</m:t>
              </w:del>
            </m:r>
          </m:sub>
        </m:sSub>
      </m:oMath>
      <w:r w:rsidR="001F5DA2">
        <w:rPr>
          <w:rFonts w:eastAsiaTheme="minorEastAsia"/>
        </w:rPr>
        <w:t xml:space="preserve"> of 1.80, and a thick solid contour indicates </w:t>
      </w:r>
      <w:del w:id="235" w:author="Serena Pattaro" w:date="2018-09-26T15:07:00Z">
        <w:r w:rsidR="001F5DA2" w:rsidDel="002E7DFB">
          <w:rPr>
            <w:rFonts w:eastAsiaTheme="minorEastAsia"/>
          </w:rPr>
          <w:delText xml:space="preserve">a replacement fertility level </w:delText>
        </w:r>
      </w:del>
      <w:r w:rsidR="001F5DA2">
        <w:rPr>
          <w:rFonts w:eastAsiaTheme="minorEastAsia"/>
        </w:rPr>
        <w:t>of 2.05</w:t>
      </w:r>
      <w:ins w:id="236" w:author="Serena Pattaro" w:date="2018-09-26T15:07:00Z">
        <w:r w:rsidR="002E7DFB">
          <w:rPr>
            <w:rFonts w:eastAsiaTheme="minorEastAsia"/>
          </w:rPr>
          <w:t xml:space="preserve"> (replacement fertility level)</w:t>
        </w:r>
      </w:ins>
      <w:r w:rsidR="001F5DA2">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C</m:t>
            </m:r>
            <m:r>
              <w:ins w:id="237" w:author="Jonathan Minton" w:date="2018-09-08T11:16:00Z">
                <w:rPr>
                  <w:rFonts w:ascii="Cambria Math" w:eastAsiaTheme="minorEastAsia" w:hAnsi="Cambria Math"/>
                </w:rPr>
                <m:t>(z,y,p)</m:t>
              </w:ins>
            </m:r>
          </m:e>
          <m:sub>
            <m:r>
              <w:del w:id="238" w:author="Jonathan Minton" w:date="2018-09-08T11:16:00Z">
                <w:rPr>
                  <w:rFonts w:ascii="Cambria Math" w:eastAsiaTheme="minorEastAsia" w:hAnsi="Cambria Math"/>
                </w:rPr>
                <m:t>(z, y, p)</m:t>
              </w:del>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 from bottom to top. The position, presence</w:t>
      </w:r>
      <w:r w:rsidR="00345F55">
        <w:rPr>
          <w:rFonts w:eastAsiaTheme="minorEastAsia"/>
        </w:rPr>
        <w:t>/</w:t>
      </w:r>
      <w:r w:rsidR="00D27233">
        <w:rPr>
          <w:rFonts w:eastAsiaTheme="minorEastAsia"/>
        </w:rPr>
        <w:t xml:space="preserve">absence, and trajectories of these contour lines </w:t>
      </w:r>
      <w:r w:rsidR="005D6F4E">
        <w:rPr>
          <w:rFonts w:eastAsiaTheme="minorEastAsia"/>
        </w:rPr>
        <w:t xml:space="preserve">across </w:t>
      </w:r>
      <w:del w:id="239" w:author="Serena Pattaro" w:date="2018-09-26T15:09:00Z">
        <w:r w:rsidR="005D6F4E" w:rsidDel="002E7DFB">
          <w:rPr>
            <w:rFonts w:eastAsiaTheme="minorEastAsia"/>
          </w:rPr>
          <w:delText xml:space="preserve">different </w:delText>
        </w:r>
      </w:del>
      <w:r w:rsidR="005D6F4E">
        <w:rPr>
          <w:rFonts w:eastAsiaTheme="minorEastAsia"/>
        </w:rPr>
        <w:t>cohorts, and between countries, all indicat</w:t>
      </w:r>
      <w:r w:rsidR="00345F55">
        <w:rPr>
          <w:rFonts w:eastAsiaTheme="minorEastAsia"/>
        </w:rPr>
        <w:t>e</w:t>
      </w:r>
      <w:r w:rsidR="005D6F4E">
        <w:rPr>
          <w:rFonts w:eastAsiaTheme="minorEastAsia"/>
        </w:rPr>
        <w:t xml:space="preserve"> how fertility trends change over time and place, and how far short of replacement fertility levels most affluent world nations </w:t>
      </w:r>
      <w:r w:rsidR="00345F55">
        <w:rPr>
          <w:rFonts w:eastAsiaTheme="minorEastAsia"/>
        </w:rPr>
        <w:t xml:space="preserve">now </w:t>
      </w:r>
      <w:r w:rsidR="005D6F4E">
        <w:rPr>
          <w:rFonts w:eastAsiaTheme="minorEastAsia"/>
        </w:rPr>
        <w:t>fall.</w:t>
      </w:r>
      <w:del w:id="240" w:author="Serena Pattaro" w:date="2018-09-26T15:10:00Z">
        <w:r w:rsidR="005D6F4E" w:rsidDel="002E7DFB">
          <w:rPr>
            <w:rFonts w:eastAsiaTheme="minorEastAsia"/>
          </w:rPr>
          <w:delText xml:space="preserve"> </w:delText>
        </w:r>
        <w:commentRangeStart w:id="241"/>
        <w:r w:rsidR="005D6F4E" w:rsidDel="002E7DFB">
          <w:rPr>
            <w:rFonts w:eastAsiaTheme="minorEastAsia"/>
          </w:rPr>
          <w:delText xml:space="preserve">All countries are arranged in order of </w:delText>
        </w:r>
        <w:r w:rsidR="00B562FC" w:rsidDel="002E7DFB">
          <w:rPr>
            <w:rFonts w:eastAsiaTheme="minorEastAsia"/>
          </w:rPr>
          <w:delText xml:space="preserve">highest </w:delText>
        </w:r>
        <w:r w:rsidR="005D6F4E" w:rsidDel="002E7DFB">
          <w:rPr>
            <w:rFonts w:eastAsiaTheme="minorEastAsia"/>
          </w:rPr>
          <w:delText>CCFR</w:delText>
        </w:r>
        <w:r w:rsidR="00B562FC" w:rsidDel="002E7DFB">
          <w:rPr>
            <w:rFonts w:eastAsiaTheme="minorEastAsia"/>
          </w:rPr>
          <w:delText xml:space="preserve"> in 2007, the last common year of observation for all populations being compared</w:delText>
        </w:r>
      </w:del>
      <w:commentRangeEnd w:id="241"/>
      <w:r w:rsidR="002E7DFB">
        <w:rPr>
          <w:rStyle w:val="CommentReference"/>
        </w:rPr>
        <w:commentReference w:id="241"/>
      </w:r>
      <w:r w:rsidR="005D6F4E">
        <w:rPr>
          <w:rFonts w:eastAsiaTheme="minorEastAsia"/>
        </w:rPr>
        <w:t>.</w:t>
      </w:r>
      <w:commentRangeEnd w:id="205"/>
      <w:r w:rsidR="00726B72">
        <w:rPr>
          <w:rStyle w:val="CommentReference"/>
        </w:rPr>
        <w:commentReference w:id="205"/>
      </w:r>
    </w:p>
    <w:p w14:paraId="05E1E53D" w14:textId="7775EC85" w:rsidR="005D6F4E" w:rsidRDefault="005D6F4E" w:rsidP="00C77E90">
      <w:pPr>
        <w:pStyle w:val="Heading1"/>
        <w:numPr>
          <w:ilvl w:val="0"/>
          <w:numId w:val="1"/>
        </w:numPr>
        <w:spacing w:before="0" w:line="480" w:lineRule="auto"/>
        <w:ind w:left="284" w:hanging="284"/>
        <w:rPr>
          <w:rFonts w:eastAsiaTheme="minorEastAsia"/>
        </w:rPr>
      </w:pPr>
      <w:r>
        <w:rPr>
          <w:rFonts w:eastAsiaTheme="minorEastAsia"/>
        </w:rPr>
        <w:t xml:space="preserve">Results </w:t>
      </w:r>
    </w:p>
    <w:p w14:paraId="0822868C" w14:textId="7178E12F" w:rsidR="0033794B" w:rsidRPr="0033794B" w:rsidRDefault="00C77E90" w:rsidP="00C8640F">
      <w:pPr>
        <w:pStyle w:val="Heading2"/>
        <w:spacing w:before="0" w:line="480" w:lineRule="auto"/>
      </w:pPr>
      <w:r>
        <w:t xml:space="preserve">3.1 </w:t>
      </w:r>
      <w:r w:rsidR="002B73EF">
        <w:t xml:space="preserve">Unpacking </w:t>
      </w:r>
      <w:r w:rsidR="001808B5">
        <w:t xml:space="preserve">composite </w:t>
      </w:r>
      <w:r w:rsidR="002B73EF">
        <w:t>fertility lattice plots</w:t>
      </w:r>
      <w:r w:rsidR="007525AC">
        <w:t>: the case of West and East Germany</w:t>
      </w:r>
    </w:p>
    <w:p w14:paraId="008CA1F0" w14:textId="7803A388"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1a</w:t>
      </w:r>
      <w:r w:rsidRPr="002B73EF">
        <w:rPr>
          <w:rFonts w:asciiTheme="minorHAnsi" w:hAnsiTheme="minorHAnsi" w:cstheme="minorHAnsi"/>
          <w:color w:val="000000"/>
          <w:sz w:val="22"/>
          <w:szCs w:val="22"/>
        </w:rPr>
        <w:t xml:space="preserve"> provides an illustration of how the cumulative cohort fertility contour</w:t>
      </w:r>
      <w:del w:id="242" w:author="Serena Pattaro" w:date="2018-09-26T15:11:00Z">
        <w:r w:rsidRPr="002B73EF" w:rsidDel="002E7DFB">
          <w:rPr>
            <w:rFonts w:asciiTheme="minorHAnsi" w:hAnsiTheme="minorHAnsi" w:cstheme="minorHAnsi"/>
            <w:color w:val="000000"/>
            <w:sz w:val="22"/>
            <w:szCs w:val="22"/>
          </w:rPr>
          <w:delText xml:space="preserve"> line</w:delText>
        </w:r>
      </w:del>
      <w:r w:rsidRPr="002B73EF">
        <w:rPr>
          <w:rFonts w:asciiTheme="minorHAnsi" w:hAnsiTheme="minorHAnsi" w:cstheme="minorHAnsi"/>
          <w:color w:val="000000"/>
          <w:sz w:val="22"/>
          <w:szCs w:val="22"/>
        </w:rPr>
        <w:t xml:space="preserve">s </w:t>
      </w:r>
      <w:proofErr w:type="gramStart"/>
      <w:r w:rsidRPr="002B73EF">
        <w:rPr>
          <w:rFonts w:asciiTheme="minorHAnsi" w:hAnsiTheme="minorHAnsi" w:cstheme="minorHAnsi"/>
          <w:color w:val="000000"/>
          <w:sz w:val="22"/>
          <w:szCs w:val="22"/>
        </w:rPr>
        <w:t>are</w:t>
      </w:r>
      <w:proofErr w:type="gramEnd"/>
      <w:r w:rsidRPr="002B73EF">
        <w:rPr>
          <w:rFonts w:asciiTheme="minorHAnsi" w:hAnsiTheme="minorHAnsi" w:cstheme="minorHAnsi"/>
          <w:color w:val="000000"/>
          <w:sz w:val="22"/>
          <w:szCs w:val="22"/>
        </w:rPr>
        <w:t xml:space="preserve"> constructed from the age-specific fertility schedules for any specific </w:t>
      </w:r>
      <w:del w:id="243" w:author="Serena Pattaro" w:date="2018-09-26T15:11:00Z">
        <w:r w:rsidRPr="002B73EF" w:rsidDel="002E7DFB">
          <w:rPr>
            <w:rFonts w:asciiTheme="minorHAnsi" w:hAnsiTheme="minorHAnsi" w:cstheme="minorHAnsi"/>
            <w:color w:val="000000"/>
            <w:sz w:val="22"/>
            <w:szCs w:val="22"/>
          </w:rPr>
          <w:delText xml:space="preserve">birth </w:delText>
        </w:r>
      </w:del>
      <w:r w:rsidRPr="002B73EF">
        <w:rPr>
          <w:rFonts w:asciiTheme="minorHAnsi" w:hAnsiTheme="minorHAnsi" w:cstheme="minorHAnsi"/>
          <w:color w:val="000000"/>
          <w:sz w:val="22"/>
          <w:szCs w:val="22"/>
        </w:rPr>
        <w:t>cohort. West German cohorts born in 1935 and 1938 are used</w:t>
      </w:r>
      <w:del w:id="244" w:author="Serena Pattaro" w:date="2018-09-26T15:12:00Z">
        <w:r w:rsidRPr="002B73EF" w:rsidDel="002E7DFB">
          <w:rPr>
            <w:rFonts w:asciiTheme="minorHAnsi" w:hAnsiTheme="minorHAnsi" w:cstheme="minorHAnsi"/>
            <w:color w:val="000000"/>
            <w:sz w:val="22"/>
            <w:szCs w:val="22"/>
          </w:rPr>
          <w:delText xml:space="preserve"> in this example</w:delText>
        </w:r>
      </w:del>
      <w:r w:rsidRPr="002B73EF">
        <w:rPr>
          <w:rFonts w:asciiTheme="minorHAnsi" w:hAnsiTheme="minorHAnsi" w:cstheme="minorHAnsi"/>
          <w:color w:val="000000"/>
          <w:sz w:val="22"/>
          <w:szCs w:val="22"/>
        </w:rPr>
        <w:t xml:space="preserve">. For both cohorts, cumulative fertility schedules are constructed indicating the ages at which different levels of cumulative fertility are reached. Four </w:t>
      </w:r>
      <w:proofErr w:type="gramStart"/>
      <w:r w:rsidRPr="002B73EF">
        <w:rPr>
          <w:rFonts w:asciiTheme="minorHAnsi" w:hAnsiTheme="minorHAnsi" w:cstheme="minorHAnsi"/>
          <w:color w:val="000000"/>
          <w:sz w:val="22"/>
          <w:szCs w:val="22"/>
        </w:rPr>
        <w:t>vertical</w:t>
      </w:r>
      <w:proofErr w:type="gramEnd"/>
      <w:r w:rsidRPr="002B73EF">
        <w:rPr>
          <w:rFonts w:asciiTheme="minorHAnsi" w:hAnsiTheme="minorHAnsi" w:cstheme="minorHAnsi"/>
          <w:color w:val="000000"/>
          <w:sz w:val="22"/>
          <w:szCs w:val="22"/>
        </w:rPr>
        <w:t xml:space="preserve"> ‘milestones’ are placed at 1.3, 1.5, 1.8 and 2.05 (‘replacement’) babies per woman, each uniquely identified with a thick or thin solid or dashed line. As the figure shows, the contour lines for </w:t>
      </w:r>
      <w:r w:rsidRPr="002B73EF">
        <w:rPr>
          <w:rFonts w:asciiTheme="minorHAnsi" w:hAnsiTheme="minorHAnsi" w:cstheme="minorHAnsi"/>
          <w:color w:val="000000"/>
          <w:sz w:val="22"/>
          <w:szCs w:val="22"/>
        </w:rPr>
        <w:lastRenderedPageBreak/>
        <w:t xml:space="preserve">any given cohort are the ages at which that cohort’s cumulative fertility schedule intersects with the corresponding fertility milestone. In the example used, there is little difference </w:t>
      </w:r>
      <w:del w:id="245" w:author="Serena Pattaro" w:date="2018-09-26T15:50:00Z">
        <w:r w:rsidRPr="002B73EF" w:rsidDel="00BA5171">
          <w:rPr>
            <w:rFonts w:asciiTheme="minorHAnsi" w:hAnsiTheme="minorHAnsi" w:cstheme="minorHAnsi"/>
            <w:color w:val="000000"/>
            <w:sz w:val="22"/>
            <w:szCs w:val="22"/>
          </w:rPr>
          <w:delText xml:space="preserve">in </w:delText>
        </w:r>
      </w:del>
      <w:r w:rsidRPr="002B73EF">
        <w:rPr>
          <w:rFonts w:asciiTheme="minorHAnsi" w:hAnsiTheme="minorHAnsi" w:cstheme="minorHAnsi"/>
          <w:color w:val="000000"/>
          <w:sz w:val="22"/>
          <w:szCs w:val="22"/>
        </w:rPr>
        <w:t xml:space="preserve">between cohorts in the ages at which the 1.3 (thin dashed line), 1.5 (thin solid line), and 1.8 cohorts (thick dashed line) are placed, but the replacement fertility contour (thick solid line) has moved upwards by around five years between the 1935 and 1938 cohorts. </w:t>
      </w:r>
    </w:p>
    <w:p w14:paraId="2E2D2066" w14:textId="44C25CA5"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By looking at the furthest right of the cumulative schedule, we can see that each schedule becomes vertical after a </w:t>
      </w:r>
      <w:proofErr w:type="gramStart"/>
      <w:r w:rsidRPr="002B73EF">
        <w:rPr>
          <w:rFonts w:asciiTheme="minorHAnsi" w:hAnsiTheme="minorHAnsi" w:cstheme="minorHAnsi"/>
          <w:color w:val="000000"/>
          <w:sz w:val="22"/>
          <w:szCs w:val="22"/>
        </w:rPr>
        <w:t>particular age</w:t>
      </w:r>
      <w:proofErr w:type="gramEnd"/>
      <w:r w:rsidRPr="002B73EF">
        <w:rPr>
          <w:rFonts w:asciiTheme="minorHAnsi" w:hAnsiTheme="minorHAnsi" w:cstheme="minorHAnsi"/>
          <w:color w:val="000000"/>
          <w:sz w:val="22"/>
          <w:szCs w:val="22"/>
        </w:rPr>
        <w:t xml:space="preserve">: for later cohorts, this tends to be around the age of 44, and for earlier cohorts, a slightly earlier age. This is the maximum cumulative fertility reached by each cohort, and we can see that this </w:t>
      </w:r>
      <w:del w:id="246" w:author="Serena Pattaro" w:date="2018-09-26T15:51:00Z">
        <w:r w:rsidRPr="002B73EF" w:rsidDel="003B22E8">
          <w:rPr>
            <w:rFonts w:asciiTheme="minorHAnsi" w:hAnsiTheme="minorHAnsi" w:cstheme="minorHAnsi"/>
            <w:color w:val="000000"/>
            <w:sz w:val="22"/>
            <w:szCs w:val="22"/>
          </w:rPr>
          <w:delText xml:space="preserve">has </w:delText>
        </w:r>
      </w:del>
      <w:r w:rsidRPr="002B73EF">
        <w:rPr>
          <w:rFonts w:asciiTheme="minorHAnsi" w:hAnsiTheme="minorHAnsi" w:cstheme="minorHAnsi"/>
          <w:color w:val="000000"/>
          <w:sz w:val="22"/>
          <w:szCs w:val="22"/>
        </w:rPr>
        <w:t>shifted to the left (</w:t>
      </w:r>
      <w:del w:id="247" w:author="Serena Pattaro" w:date="2018-09-26T15:51:00Z">
        <w:r w:rsidRPr="002B73EF" w:rsidDel="003B22E8">
          <w:rPr>
            <w:rFonts w:asciiTheme="minorHAnsi" w:hAnsiTheme="minorHAnsi" w:cstheme="minorHAnsi"/>
            <w:color w:val="000000"/>
            <w:sz w:val="22"/>
            <w:szCs w:val="22"/>
          </w:rPr>
          <w:delText xml:space="preserve">become </w:delText>
        </w:r>
      </w:del>
      <w:ins w:id="248" w:author="Serena Pattaro" w:date="2018-09-26T15:51:00Z">
        <w:r w:rsidR="003B22E8" w:rsidRPr="002B73EF">
          <w:rPr>
            <w:rFonts w:asciiTheme="minorHAnsi" w:hAnsiTheme="minorHAnsi" w:cstheme="minorHAnsi"/>
            <w:color w:val="000000"/>
            <w:sz w:val="22"/>
            <w:szCs w:val="22"/>
          </w:rPr>
          <w:t>bec</w:t>
        </w:r>
        <w:r w:rsidR="003B22E8">
          <w:rPr>
            <w:rFonts w:asciiTheme="minorHAnsi" w:hAnsiTheme="minorHAnsi" w:cstheme="minorHAnsi"/>
            <w:color w:val="000000"/>
            <w:sz w:val="22"/>
            <w:szCs w:val="22"/>
          </w:rPr>
          <w:t>a</w:t>
        </w:r>
        <w:r w:rsidR="003B22E8" w:rsidRPr="002B73EF">
          <w:rPr>
            <w:rFonts w:asciiTheme="minorHAnsi" w:hAnsiTheme="minorHAnsi" w:cstheme="minorHAnsi"/>
            <w:color w:val="000000"/>
            <w:sz w:val="22"/>
            <w:szCs w:val="22"/>
          </w:rPr>
          <w:t xml:space="preserve">me </w:t>
        </w:r>
      </w:ins>
      <w:r w:rsidRPr="002B73EF">
        <w:rPr>
          <w:rFonts w:asciiTheme="minorHAnsi" w:hAnsiTheme="minorHAnsi" w:cstheme="minorHAnsi"/>
          <w:color w:val="000000"/>
          <w:sz w:val="22"/>
          <w:szCs w:val="22"/>
        </w:rPr>
        <w:t xml:space="preserve">lower) for the 1938 cohort compared with the 1935 cohort. Although the age-specific fertility schedules (on the left of the figure) look similar for both cohorts, the effect of the slight differences in terms of the position of the replacement fertility contour is </w:t>
      </w:r>
      <w:del w:id="249" w:author="Serena Pattaro" w:date="2018-09-26T15:51:00Z">
        <w:r w:rsidRPr="002B73EF" w:rsidDel="003B22E8">
          <w:rPr>
            <w:rFonts w:asciiTheme="minorHAnsi" w:hAnsiTheme="minorHAnsi" w:cstheme="minorHAnsi"/>
            <w:color w:val="000000"/>
            <w:sz w:val="22"/>
            <w:szCs w:val="22"/>
          </w:rPr>
          <w:delText xml:space="preserve">thus </w:delText>
        </w:r>
      </w:del>
      <w:r w:rsidRPr="002B73EF">
        <w:rPr>
          <w:rFonts w:asciiTheme="minorHAnsi" w:hAnsiTheme="minorHAnsi" w:cstheme="minorHAnsi"/>
          <w:color w:val="000000"/>
          <w:sz w:val="22"/>
          <w:szCs w:val="22"/>
        </w:rPr>
        <w:t xml:space="preserve">sizeable. </w:t>
      </w:r>
    </w:p>
    <w:p w14:paraId="1440A2FA" w14:textId="215E09A8"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This </w:t>
      </w:r>
      <w:del w:id="250" w:author="Serena Pattaro" w:date="2018-09-26T15:52:00Z">
        <w:r w:rsidRPr="002B73EF" w:rsidDel="003B22E8">
          <w:rPr>
            <w:rFonts w:asciiTheme="minorHAnsi" w:hAnsiTheme="minorHAnsi" w:cstheme="minorHAnsi"/>
            <w:color w:val="000000"/>
            <w:sz w:val="22"/>
            <w:szCs w:val="22"/>
          </w:rPr>
          <w:delText xml:space="preserve">simple </w:delText>
        </w:r>
      </w:del>
      <w:r w:rsidRPr="002B73EF">
        <w:rPr>
          <w:rFonts w:asciiTheme="minorHAnsi" w:hAnsiTheme="minorHAnsi" w:cstheme="minorHAnsi"/>
          <w:color w:val="000000"/>
          <w:sz w:val="22"/>
          <w:szCs w:val="22"/>
        </w:rPr>
        <w:t xml:space="preserve">case study highlights two important features for interpreting the contour lines: firstly, and as shown in </w:t>
      </w:r>
      <w:del w:id="251" w:author="Serena Pattaro" w:date="2018-09-26T15:53:00Z">
        <w:r w:rsidRPr="002B73EF" w:rsidDel="003B22E8">
          <w:rPr>
            <w:rFonts w:asciiTheme="minorHAnsi" w:hAnsiTheme="minorHAnsi" w:cstheme="minorHAnsi"/>
            <w:color w:val="000000"/>
            <w:sz w:val="22"/>
            <w:szCs w:val="22"/>
          </w:rPr>
          <w:delText>the inset sub</w:delText>
        </w:r>
      </w:del>
      <w:r w:rsidRPr="002B73EF">
        <w:rPr>
          <w:rFonts w:asciiTheme="minorHAnsi" w:hAnsiTheme="minorHAnsi" w:cstheme="minorHAnsi"/>
          <w:color w:val="000000"/>
          <w:sz w:val="22"/>
          <w:szCs w:val="22"/>
        </w:rPr>
        <w:t>figure</w:t>
      </w:r>
      <w:ins w:id="252" w:author="Serena Pattaro" w:date="2018-09-26T15:53:00Z">
        <w:r w:rsidR="003B22E8">
          <w:rPr>
            <w:rFonts w:asciiTheme="minorHAnsi" w:hAnsiTheme="minorHAnsi" w:cstheme="minorHAnsi"/>
            <w:color w:val="000000"/>
            <w:sz w:val="22"/>
            <w:szCs w:val="22"/>
          </w:rPr>
          <w:t xml:space="preserve"> 1b (mid su</w:t>
        </w:r>
      </w:ins>
      <w:ins w:id="253" w:author="Serena Pattaro" w:date="2018-09-26T15:54:00Z">
        <w:r w:rsidR="003B22E8">
          <w:rPr>
            <w:rFonts w:asciiTheme="minorHAnsi" w:hAnsiTheme="minorHAnsi" w:cstheme="minorHAnsi"/>
            <w:color w:val="000000"/>
            <w:sz w:val="22"/>
            <w:szCs w:val="22"/>
          </w:rPr>
          <w:t>bpanel)</w:t>
        </w:r>
      </w:ins>
      <w:r w:rsidRPr="002B73EF">
        <w:rPr>
          <w:rFonts w:asciiTheme="minorHAnsi" w:hAnsiTheme="minorHAnsi" w:cstheme="minorHAnsi"/>
          <w:color w:val="000000"/>
          <w:sz w:val="22"/>
          <w:szCs w:val="22"/>
        </w:rPr>
        <w:t xml:space="preserve">, the ordering of the four contour lines will always be consistent: the thin dashed 1.3 line </w:t>
      </w:r>
      <w:del w:id="254" w:author="Serena Pattaro" w:date="2018-09-26T15:54:00Z">
        <w:r w:rsidRPr="002B73EF" w:rsidDel="003B22E8">
          <w:rPr>
            <w:rFonts w:asciiTheme="minorHAnsi" w:hAnsiTheme="minorHAnsi" w:cstheme="minorHAnsi"/>
            <w:color w:val="000000"/>
            <w:sz w:val="22"/>
            <w:szCs w:val="22"/>
          </w:rPr>
          <w:delText>will always be</w:delText>
        </w:r>
      </w:del>
      <w:ins w:id="255" w:author="Serena Pattaro" w:date="2018-09-26T15:54:00Z">
        <w:r w:rsidR="003B22E8">
          <w:rPr>
            <w:rFonts w:asciiTheme="minorHAnsi" w:hAnsiTheme="minorHAnsi" w:cstheme="minorHAnsi"/>
            <w:color w:val="000000"/>
            <w:sz w:val="22"/>
            <w:szCs w:val="22"/>
          </w:rPr>
          <w:t>as</w:t>
        </w:r>
      </w:ins>
      <w:r w:rsidRPr="002B73EF">
        <w:rPr>
          <w:rFonts w:asciiTheme="minorHAnsi" w:hAnsiTheme="minorHAnsi" w:cstheme="minorHAnsi"/>
          <w:color w:val="000000"/>
          <w:sz w:val="22"/>
          <w:szCs w:val="22"/>
        </w:rPr>
        <w:t xml:space="preserve"> at the lowest of the four lines, followed by the thin solid 1.5 line, then the thick dashed 1.8 line, with the thick solid 2.05 replacement line </w:t>
      </w:r>
      <w:del w:id="256" w:author="Serena Pattaro" w:date="2018-09-26T15:55:00Z">
        <w:r w:rsidRPr="002B73EF" w:rsidDel="003B22E8">
          <w:rPr>
            <w:rFonts w:asciiTheme="minorHAnsi" w:hAnsiTheme="minorHAnsi" w:cstheme="minorHAnsi"/>
            <w:color w:val="000000"/>
            <w:sz w:val="22"/>
            <w:szCs w:val="22"/>
          </w:rPr>
          <w:delText xml:space="preserve">always </w:delText>
        </w:r>
      </w:del>
      <w:ins w:id="257" w:author="Serena Pattaro" w:date="2018-09-26T15:55:00Z">
        <w:r w:rsidR="003B22E8">
          <w:rPr>
            <w:rFonts w:asciiTheme="minorHAnsi" w:hAnsiTheme="minorHAnsi" w:cstheme="minorHAnsi"/>
            <w:color w:val="000000"/>
            <w:sz w:val="22"/>
            <w:szCs w:val="22"/>
          </w:rPr>
          <w:t>a</w:t>
        </w:r>
        <w:r w:rsidR="003B22E8" w:rsidRPr="002B73EF">
          <w:rPr>
            <w:rFonts w:asciiTheme="minorHAnsi" w:hAnsiTheme="minorHAnsi" w:cstheme="minorHAnsi"/>
            <w:color w:val="000000"/>
            <w:sz w:val="22"/>
            <w:szCs w:val="22"/>
          </w:rPr>
          <w:t xml:space="preserve">s </w:t>
        </w:r>
      </w:ins>
      <w:r w:rsidRPr="002B73EF">
        <w:rPr>
          <w:rFonts w:asciiTheme="minorHAnsi" w:hAnsiTheme="minorHAnsi" w:cstheme="minorHAnsi"/>
          <w:color w:val="000000"/>
          <w:sz w:val="22"/>
          <w:szCs w:val="22"/>
        </w:rPr>
        <w:t>the highest of the four contours. Because of this consistent ordering</w:t>
      </w:r>
      <w:del w:id="258" w:author="Serena Pattaro" w:date="2018-09-26T15:55:00Z">
        <w:r w:rsidRPr="002B73EF" w:rsidDel="003B22E8">
          <w:rPr>
            <w:rFonts w:asciiTheme="minorHAnsi" w:hAnsiTheme="minorHAnsi" w:cstheme="minorHAnsi"/>
            <w:color w:val="000000"/>
            <w:sz w:val="22"/>
            <w:szCs w:val="22"/>
          </w:rPr>
          <w:delText xml:space="preserve"> and the limited number of lines displayed</w:delText>
        </w:r>
      </w:del>
      <w:r w:rsidRPr="002B73EF">
        <w:rPr>
          <w:rFonts w:asciiTheme="minorHAnsi" w:hAnsiTheme="minorHAnsi" w:cstheme="minorHAnsi"/>
          <w:color w:val="000000"/>
          <w:sz w:val="22"/>
          <w:szCs w:val="22"/>
        </w:rPr>
        <w:t>, line width and dash type alone can be used to uniquely identify the contours</w:t>
      </w:r>
      <w:del w:id="259" w:author="Serena Pattaro" w:date="2018-09-26T15:56:00Z">
        <w:r w:rsidRPr="002B73EF" w:rsidDel="003B22E8">
          <w:rPr>
            <w:rFonts w:asciiTheme="minorHAnsi" w:hAnsiTheme="minorHAnsi" w:cstheme="minorHAnsi"/>
            <w:color w:val="000000"/>
            <w:sz w:val="22"/>
            <w:szCs w:val="22"/>
          </w:rPr>
          <w:delText>, meaning colour can be used to represent other features in the data, namely the age-specific fertility rates</w:delText>
        </w:r>
      </w:del>
      <w:r w:rsidRPr="002B73EF">
        <w:rPr>
          <w:rFonts w:asciiTheme="minorHAnsi" w:hAnsiTheme="minorHAnsi" w:cstheme="minorHAnsi"/>
          <w:color w:val="000000"/>
          <w:sz w:val="22"/>
          <w:szCs w:val="22"/>
        </w:rPr>
        <w:t xml:space="preserve">. </w:t>
      </w:r>
    </w:p>
    <w:p w14:paraId="0EB91F76" w14:textId="626DD709"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Secondly, we can see how, as the total cumulative fertility of a cohort falls below any of the four fertility milestones, the corresponding contour line will swiftly become vertical</w:t>
      </w:r>
      <w:del w:id="260" w:author="Serena Pattaro" w:date="2018-09-26T15:56:00Z">
        <w:r w:rsidRPr="002B73EF" w:rsidDel="003B22E8">
          <w:rPr>
            <w:rFonts w:asciiTheme="minorHAnsi" w:hAnsiTheme="minorHAnsi" w:cstheme="minorHAnsi"/>
            <w:color w:val="000000"/>
            <w:sz w:val="22"/>
            <w:szCs w:val="22"/>
          </w:rPr>
          <w:delText xml:space="preserve"> on the contour plot</w:delText>
        </w:r>
      </w:del>
      <w:r w:rsidRPr="002B73EF">
        <w:rPr>
          <w:rFonts w:asciiTheme="minorHAnsi" w:hAnsiTheme="minorHAnsi" w:cstheme="minorHAnsi"/>
          <w:color w:val="000000"/>
          <w:sz w:val="22"/>
          <w:szCs w:val="22"/>
        </w:rPr>
        <w:t xml:space="preserve">. </w:t>
      </w:r>
      <w:del w:id="261" w:author="Serena Pattaro" w:date="2018-09-26T15:57:00Z">
        <w:r w:rsidRPr="002B73EF" w:rsidDel="003B22E8">
          <w:rPr>
            <w:rFonts w:asciiTheme="minorHAnsi" w:hAnsiTheme="minorHAnsi" w:cstheme="minorHAnsi"/>
            <w:color w:val="000000"/>
            <w:sz w:val="22"/>
            <w:szCs w:val="22"/>
          </w:rPr>
          <w:delText xml:space="preserve">This necessarily occurs first with the 2.05 contour, and then for the 1.80 contour, and then (for some populations) the 1.50 contour. </w:delText>
        </w:r>
      </w:del>
      <w:r w:rsidRPr="002B73EF">
        <w:rPr>
          <w:rFonts w:asciiTheme="minorHAnsi" w:hAnsiTheme="minorHAnsi" w:cstheme="minorHAnsi"/>
          <w:color w:val="000000"/>
          <w:sz w:val="22"/>
          <w:szCs w:val="22"/>
        </w:rPr>
        <w:t>In the case of West Germa</w:t>
      </w:r>
      <w:r w:rsidR="003952F9">
        <w:rPr>
          <w:rFonts w:asciiTheme="minorHAnsi" w:hAnsiTheme="minorHAnsi" w:cstheme="minorHAnsi"/>
          <w:color w:val="000000"/>
          <w:sz w:val="22"/>
          <w:szCs w:val="22"/>
        </w:rPr>
        <w:t>n</w:t>
      </w:r>
      <w:r w:rsidRPr="002B73EF">
        <w:rPr>
          <w:rFonts w:asciiTheme="minorHAnsi" w:hAnsiTheme="minorHAnsi" w:cstheme="minorHAnsi"/>
          <w:color w:val="000000"/>
          <w:sz w:val="22"/>
          <w:szCs w:val="22"/>
        </w:rPr>
        <w:t xml:space="preserve">y, the total cumulative fertility first falls below replacement for the 1939 </w:t>
      </w:r>
      <w:proofErr w:type="gramStart"/>
      <w:r w:rsidRPr="002B73EF">
        <w:rPr>
          <w:rFonts w:asciiTheme="minorHAnsi" w:hAnsiTheme="minorHAnsi" w:cstheme="minorHAnsi"/>
          <w:color w:val="000000"/>
          <w:sz w:val="22"/>
          <w:szCs w:val="22"/>
        </w:rPr>
        <w:t>cohort, and</w:t>
      </w:r>
      <w:proofErr w:type="gramEnd"/>
      <w:r w:rsidRPr="002B73EF">
        <w:rPr>
          <w:rFonts w:asciiTheme="minorHAnsi" w:hAnsiTheme="minorHAnsi" w:cstheme="minorHAnsi"/>
          <w:color w:val="000000"/>
          <w:sz w:val="22"/>
          <w:szCs w:val="22"/>
        </w:rPr>
        <w:t xml:space="preserve"> has never exceeded this level since. </w:t>
      </w:r>
    </w:p>
    <w:p w14:paraId="42E6D352" w14:textId="4563C461" w:rsidR="00937FBD" w:rsidRDefault="00C8640F" w:rsidP="007525AC">
      <w:pPr>
        <w:spacing w:after="0" w:line="480" w:lineRule="auto"/>
        <w:jc w:val="center"/>
      </w:pPr>
      <w:r>
        <w:t>[Figure 1</w:t>
      </w:r>
      <w:r w:rsidR="002B73EF">
        <w:t>a</w:t>
      </w:r>
      <w:r>
        <w:t xml:space="preserve"> about here]</w:t>
      </w:r>
    </w:p>
    <w:p w14:paraId="38E5217D" w14:textId="7841BF21"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lastRenderedPageBreak/>
        <w:t xml:space="preserve">Figure </w:t>
      </w:r>
      <w:r w:rsidR="001808B5">
        <w:rPr>
          <w:rFonts w:asciiTheme="minorHAnsi" w:hAnsiTheme="minorHAnsi" w:cstheme="minorHAnsi"/>
          <w:color w:val="000000"/>
          <w:sz w:val="22"/>
          <w:szCs w:val="22"/>
        </w:rPr>
        <w:t>1b</w:t>
      </w:r>
      <w:r w:rsidRPr="002B73EF">
        <w:rPr>
          <w:rFonts w:asciiTheme="minorHAnsi" w:hAnsiTheme="minorHAnsi" w:cstheme="minorHAnsi"/>
          <w:color w:val="000000"/>
          <w:sz w:val="22"/>
          <w:szCs w:val="22"/>
        </w:rPr>
        <w:t xml:space="preserve"> continues the focus on West Germany, by showing the two components of the composite plot separately, and pointing out </w:t>
      </w:r>
      <w:bookmarkStart w:id="262" w:name="_GoBack"/>
      <w:bookmarkEnd w:id="262"/>
      <w:del w:id="263" w:author="Serena Pattaro" w:date="2018-09-26T15:58:00Z">
        <w:r w:rsidRPr="002B73EF" w:rsidDel="003B22E8">
          <w:rPr>
            <w:rFonts w:asciiTheme="minorHAnsi" w:hAnsiTheme="minorHAnsi" w:cstheme="minorHAnsi"/>
            <w:color w:val="000000"/>
            <w:sz w:val="22"/>
            <w:szCs w:val="22"/>
          </w:rPr>
          <w:delText xml:space="preserve">a number of </w:delText>
        </w:r>
      </w:del>
      <w:r w:rsidRPr="002B73EF">
        <w:rPr>
          <w:rFonts w:asciiTheme="minorHAnsi" w:hAnsiTheme="minorHAnsi" w:cstheme="minorHAnsi"/>
          <w:color w:val="000000"/>
          <w:sz w:val="22"/>
          <w:szCs w:val="22"/>
        </w:rPr>
        <w:t xml:space="preserve">key features about the data that they each reveal. The top subpanel shows the level plot component of the composite plot, in which different age-specific fertility rates are mapped onto different colours, as per the key shown at the top of the figure. The colour of the tile containing the name of the population indicates the region in which the country is grouped. </w:t>
      </w:r>
      <w:r w:rsidR="003952F9">
        <w:rPr>
          <w:rFonts w:asciiTheme="minorHAnsi" w:hAnsiTheme="minorHAnsi" w:cstheme="minorHAnsi"/>
          <w:color w:val="000000"/>
          <w:sz w:val="22"/>
          <w:szCs w:val="22"/>
        </w:rPr>
        <w:t>A</w:t>
      </w:r>
      <w:r w:rsidRPr="002B73EF">
        <w:rPr>
          <w:rFonts w:asciiTheme="minorHAnsi" w:hAnsiTheme="minorHAnsi" w:cstheme="minorHAnsi"/>
          <w:color w:val="000000"/>
          <w:sz w:val="22"/>
          <w:szCs w:val="22"/>
        </w:rPr>
        <w:t>nnotation features have been added to highlight substantive patterns in the data. Th</w:t>
      </w:r>
      <w:r w:rsidR="003952F9">
        <w:rPr>
          <w:rFonts w:asciiTheme="minorHAnsi" w:hAnsiTheme="minorHAnsi" w:cstheme="minorHAnsi"/>
          <w:color w:val="000000"/>
          <w:sz w:val="22"/>
          <w:szCs w:val="22"/>
        </w:rPr>
        <w:t>ese</w:t>
      </w:r>
      <w:r w:rsidRPr="002B73EF">
        <w:rPr>
          <w:rFonts w:asciiTheme="minorHAnsi" w:hAnsiTheme="minorHAnsi" w:cstheme="minorHAnsi"/>
          <w:color w:val="000000"/>
          <w:sz w:val="22"/>
          <w:szCs w:val="22"/>
        </w:rPr>
        <w:t xml:space="preserve"> include the fall in fertility rates at all ages seen in the late 1960s, as more effective contraceptive methods became available. (As each vertical section through the figure is a cohort, a period effect, such as this, will appears as a striation across the data moving bottom right to top left at 45 degrees.) After the 1960s, the age of peak fertility increased, whereas the level of fertility at the peak fertility age tended to fall. </w:t>
      </w:r>
    </w:p>
    <w:p w14:paraId="494284E9" w14:textId="1E7D7CBD"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The middle subpanel shows the contour lines only, in which each contour line corresponds to a different cumulative fertility milestone. A vertical </w:t>
      </w:r>
      <w:r w:rsidR="003952F9">
        <w:rPr>
          <w:rFonts w:asciiTheme="minorHAnsi" w:hAnsiTheme="minorHAnsi" w:cstheme="minorHAnsi"/>
          <w:color w:val="000000"/>
          <w:sz w:val="22"/>
          <w:szCs w:val="22"/>
        </w:rPr>
        <w:t xml:space="preserve">dotted </w:t>
      </w:r>
      <w:r w:rsidRPr="002B73EF">
        <w:rPr>
          <w:rFonts w:asciiTheme="minorHAnsi" w:hAnsiTheme="minorHAnsi" w:cstheme="minorHAnsi"/>
          <w:color w:val="000000"/>
          <w:sz w:val="22"/>
          <w:szCs w:val="22"/>
        </w:rPr>
        <w:t xml:space="preserve">orange line on the left of the figure shows the first cohort for which the contour lines were shown; earlier cohorts have incomplete age-specific fertility data at some younger ages, and so the cumulative fertility schedules for such cohorts would be incomplete, and misleading if plotted. The diagonal </w:t>
      </w:r>
      <w:r w:rsidR="003952F9">
        <w:rPr>
          <w:rFonts w:asciiTheme="minorHAnsi" w:hAnsiTheme="minorHAnsi" w:cstheme="minorHAnsi"/>
          <w:color w:val="000000"/>
          <w:sz w:val="22"/>
          <w:szCs w:val="22"/>
        </w:rPr>
        <w:t xml:space="preserve">dotted </w:t>
      </w:r>
      <w:r w:rsidRPr="002B73EF">
        <w:rPr>
          <w:rFonts w:asciiTheme="minorHAnsi" w:hAnsiTheme="minorHAnsi" w:cstheme="minorHAnsi"/>
          <w:color w:val="000000"/>
          <w:sz w:val="22"/>
          <w:szCs w:val="22"/>
        </w:rPr>
        <w:t xml:space="preserve">orange line shows the last period for which data are available, and so the highest ages at which cumulative cohort fertility schedules can be calculated for more recent cohorts. </w:t>
      </w:r>
    </w:p>
    <w:p w14:paraId="17F1C9F2" w14:textId="490FCE97"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Starting with the 2.05 contour line, we can see that this line quickly becomes vertical with the 1939 cohort; this was the last cohort which reached replacement fertility levels. The 1.8 babies/woman milestone (thick dashed line) was last observed for the 1944 cohort, and not reached for any subsequent cohorts. We therefore know from the presence and absence of particular contour lines on the figures that cohorts over the next generation </w:t>
      </w:r>
      <w:proofErr w:type="gramStart"/>
      <w:r w:rsidRPr="002B73EF">
        <w:rPr>
          <w:rFonts w:asciiTheme="minorHAnsi" w:hAnsiTheme="minorHAnsi" w:cstheme="minorHAnsi"/>
          <w:color w:val="000000"/>
          <w:sz w:val="22"/>
          <w:szCs w:val="22"/>
        </w:rPr>
        <w:t>or</w:t>
      </w:r>
      <w:proofErr w:type="gramEnd"/>
      <w:r w:rsidRPr="002B73EF">
        <w:rPr>
          <w:rFonts w:asciiTheme="minorHAnsi" w:hAnsiTheme="minorHAnsi" w:cstheme="minorHAnsi"/>
          <w:color w:val="000000"/>
          <w:sz w:val="22"/>
          <w:szCs w:val="22"/>
        </w:rPr>
        <w:t xml:space="preserve"> so each reached total fertility levels of between 1.5 and 1.8 babies/woman, as the 1.5 (thin solid) contour is present for each of these cohorts but the 1.8 (thick dashed) contour line is absent. </w:t>
      </w:r>
    </w:p>
    <w:p w14:paraId="066C52C3" w14:textId="7134F661"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lastRenderedPageBreak/>
        <w:t>Though we can never know with certainty, we can make some reasonable informal extrapolations of the contour lines for more recent cohorts by assuming the following: firstly, that so long as the contour lines are within ages ranging up to around 43 years, they can probably be assumed to continue linearly; secondly, that if the contour lines trend upwards towards older ages (around 44 years and older), the total cumulative fertility of later cohorts is likely to become less than the level indicated by the contour line, and so the contour line is likely to move vertically upwards. If is by making these assumptions that the purple dashed lines show speculative extrapolations of the 1.8 and 1.5 contour lines. Towards the end of the series, the 1.8 contour line is reached around the age of 43 years, for around the 1967 cohort; we therefore expect later cohorts’ total cumulative fertility levels to be below 1.8, and so this contour line will likely trend vertically upwards. By contrast, the 1.3 cohort line, last observed for around the 1977 cohort, is reached around the age of 35, and appears to have stab</w:t>
      </w:r>
      <w:r w:rsidR="001808B5">
        <w:rPr>
          <w:rFonts w:asciiTheme="minorHAnsi" w:hAnsiTheme="minorHAnsi" w:cstheme="minorHAnsi"/>
          <w:color w:val="000000"/>
          <w:sz w:val="22"/>
          <w:szCs w:val="22"/>
        </w:rPr>
        <w:t>i</w:t>
      </w:r>
      <w:r w:rsidRPr="002B73EF">
        <w:rPr>
          <w:rFonts w:asciiTheme="minorHAnsi" w:hAnsiTheme="minorHAnsi" w:cstheme="minorHAnsi"/>
          <w:color w:val="000000"/>
          <w:sz w:val="22"/>
          <w:szCs w:val="22"/>
        </w:rPr>
        <w:t>lised at around this age; we therefore expect it will continue to be reached at similar ages for subsequent cohorts. The bottom subfigure shows the composite plot</w:t>
      </w:r>
      <w:r w:rsidR="001A2143">
        <w:rPr>
          <w:rFonts w:asciiTheme="minorHAnsi" w:hAnsiTheme="minorHAnsi" w:cstheme="minorHAnsi"/>
          <w:color w:val="000000"/>
          <w:sz w:val="22"/>
          <w:szCs w:val="22"/>
        </w:rPr>
        <w:t xml:space="preserve"> which bring together </w:t>
      </w:r>
      <w:r w:rsidRPr="002B73EF">
        <w:rPr>
          <w:rFonts w:asciiTheme="minorHAnsi" w:hAnsiTheme="minorHAnsi" w:cstheme="minorHAnsi"/>
          <w:color w:val="000000"/>
          <w:sz w:val="22"/>
          <w:szCs w:val="22"/>
        </w:rPr>
        <w:t>both level</w:t>
      </w:r>
      <w:r w:rsidR="001808B5">
        <w:rPr>
          <w:rFonts w:asciiTheme="minorHAnsi" w:hAnsiTheme="minorHAnsi" w:cstheme="minorHAnsi"/>
          <w:color w:val="000000"/>
          <w:sz w:val="22"/>
          <w:szCs w:val="22"/>
        </w:rPr>
        <w:t xml:space="preserve"> </w:t>
      </w:r>
      <w:r w:rsidRPr="002B73EF">
        <w:rPr>
          <w:rFonts w:asciiTheme="minorHAnsi" w:hAnsiTheme="minorHAnsi" w:cstheme="minorHAnsi"/>
          <w:color w:val="000000"/>
          <w:sz w:val="22"/>
          <w:szCs w:val="22"/>
        </w:rPr>
        <w:t>plot and contour line elements.</w:t>
      </w:r>
    </w:p>
    <w:p w14:paraId="4BCC3D92" w14:textId="3E9AAFAA" w:rsidR="00C8640F" w:rsidRDefault="00C8640F" w:rsidP="002B73EF">
      <w:pPr>
        <w:spacing w:after="0" w:line="480" w:lineRule="auto"/>
        <w:jc w:val="center"/>
      </w:pPr>
      <w:r>
        <w:t xml:space="preserve">[Figure </w:t>
      </w:r>
      <w:r w:rsidR="002B73EF">
        <w:t>1b</w:t>
      </w:r>
      <w:r>
        <w:t xml:space="preserve"> about here]</w:t>
      </w:r>
    </w:p>
    <w:p w14:paraId="7AD1F533" w14:textId="0E7272A5"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Figure 1c shows the composite plots for both West and East Germany, using a common colour palette for the colour tiles. As many features</w:t>
      </w:r>
      <w:r w:rsidR="001A2143">
        <w:rPr>
          <w:rFonts w:asciiTheme="minorHAnsi" w:hAnsiTheme="minorHAnsi" w:cstheme="minorHAnsi"/>
          <w:color w:val="000000"/>
          <w:sz w:val="22"/>
          <w:szCs w:val="22"/>
        </w:rPr>
        <w:t xml:space="preserve"> regarding</w:t>
      </w:r>
      <w:r w:rsidRPr="001808B5">
        <w:rPr>
          <w:rFonts w:asciiTheme="minorHAnsi" w:hAnsiTheme="minorHAnsi" w:cstheme="minorHAnsi"/>
          <w:color w:val="000000"/>
          <w:sz w:val="22"/>
          <w:szCs w:val="22"/>
        </w:rPr>
        <w:t xml:space="preserve"> West Germany have been </w:t>
      </w:r>
      <w:r w:rsidR="001A2143">
        <w:rPr>
          <w:rFonts w:asciiTheme="minorHAnsi" w:hAnsiTheme="minorHAnsi" w:cstheme="minorHAnsi"/>
          <w:color w:val="000000"/>
          <w:sz w:val="22"/>
          <w:szCs w:val="22"/>
        </w:rPr>
        <w:t>previously discussed</w:t>
      </w:r>
      <w:r w:rsidRPr="001808B5">
        <w:rPr>
          <w:rFonts w:asciiTheme="minorHAnsi" w:hAnsiTheme="minorHAnsi" w:cstheme="minorHAnsi"/>
          <w:color w:val="000000"/>
          <w:sz w:val="22"/>
          <w:szCs w:val="22"/>
        </w:rPr>
        <w:t>, no further annotations have been added to the West German subfigure. Instead,</w:t>
      </w:r>
      <w:r w:rsidR="001A2143">
        <w:rPr>
          <w:rFonts w:asciiTheme="minorHAnsi" w:hAnsiTheme="minorHAnsi" w:cstheme="minorHAnsi"/>
          <w:color w:val="000000"/>
          <w:sz w:val="22"/>
          <w:szCs w:val="22"/>
        </w:rPr>
        <w:t xml:space="preserve"> </w:t>
      </w:r>
      <w:r w:rsidRPr="001808B5">
        <w:rPr>
          <w:rFonts w:asciiTheme="minorHAnsi" w:hAnsiTheme="minorHAnsi" w:cstheme="minorHAnsi"/>
          <w:color w:val="000000"/>
          <w:sz w:val="22"/>
          <w:szCs w:val="22"/>
        </w:rPr>
        <w:t xml:space="preserve">corresponding features, relating both to the level plot and contour plot aspects of the composite plot visualisation, are highlighted for East Germany. </w:t>
      </w:r>
    </w:p>
    <w:p w14:paraId="63B89073" w14:textId="469169E8"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 xml:space="preserve">These annotations </w:t>
      </w:r>
      <w:r w:rsidR="001A2143">
        <w:rPr>
          <w:rFonts w:asciiTheme="minorHAnsi" w:hAnsiTheme="minorHAnsi" w:cstheme="minorHAnsi"/>
          <w:color w:val="000000"/>
          <w:sz w:val="22"/>
          <w:szCs w:val="22"/>
        </w:rPr>
        <w:t>reveal</w:t>
      </w:r>
      <w:r w:rsidRPr="001808B5">
        <w:rPr>
          <w:rFonts w:asciiTheme="minorHAnsi" w:hAnsiTheme="minorHAnsi" w:cstheme="minorHAnsi"/>
          <w:color w:val="000000"/>
          <w:sz w:val="22"/>
          <w:szCs w:val="22"/>
        </w:rPr>
        <w:t xml:space="preserve"> that, unlike West Germany, and </w:t>
      </w:r>
      <w:proofErr w:type="gramStart"/>
      <w:r w:rsidRPr="001808B5">
        <w:rPr>
          <w:rFonts w:asciiTheme="minorHAnsi" w:hAnsiTheme="minorHAnsi" w:cstheme="minorHAnsi"/>
          <w:color w:val="000000"/>
          <w:sz w:val="22"/>
          <w:szCs w:val="22"/>
        </w:rPr>
        <w:t>the majority of</w:t>
      </w:r>
      <w:proofErr w:type="gramEnd"/>
      <w:r w:rsidRPr="001808B5">
        <w:rPr>
          <w:rFonts w:asciiTheme="minorHAnsi" w:hAnsiTheme="minorHAnsi" w:cstheme="minorHAnsi"/>
          <w:color w:val="000000"/>
          <w:sz w:val="22"/>
          <w:szCs w:val="22"/>
        </w:rPr>
        <w:t xml:space="preserve"> European and other rich nations, East Germany experienced two substantial period effects, rather than just one. Though, like most European nations, there was a sharp fall in fertility in the late 1960s, there was then a recovery in age-specific rates for most of the 1970s and 1980s. However, in the late 1980s, with the collapse of the Berlin Wall, fertility rates fell rapidly again, with fertility rates at many ages falling below </w:t>
      </w:r>
      <w:r w:rsidRPr="001808B5">
        <w:rPr>
          <w:rFonts w:asciiTheme="minorHAnsi" w:hAnsiTheme="minorHAnsi" w:cstheme="minorHAnsi"/>
          <w:color w:val="000000"/>
          <w:sz w:val="22"/>
          <w:szCs w:val="22"/>
        </w:rPr>
        <w:lastRenderedPageBreak/>
        <w:t xml:space="preserve">corresponding rates in West Germany. Afterwards, there was a rapid convergence of East German fertility schedules to those seen in West Germany, with a rapid rise in the age of peak fertility. </w:t>
      </w:r>
    </w:p>
    <w:p w14:paraId="3A8A6D69" w14:textId="67187D3C"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 xml:space="preserve">By looking at the contour lines, we can see the effects that these changes in age-specific fertility had on completed cohort fertility rates. Replacement fertility rates were last reached for almost the same cohort for both East Germany (1938) and West Germany (1939). Whereas in West Germany, persistently low birth rates after the 1960s led to cumulative rates falling below 1.8 soon after, total cohort fertility rates remained above 1.8 </w:t>
      </w:r>
      <w:r w:rsidR="002F6F6A">
        <w:rPr>
          <w:rFonts w:asciiTheme="minorHAnsi" w:hAnsiTheme="minorHAnsi" w:cstheme="minorHAnsi"/>
          <w:color w:val="000000"/>
          <w:sz w:val="22"/>
          <w:szCs w:val="22"/>
        </w:rPr>
        <w:t>in subsequent years</w:t>
      </w:r>
      <w:r w:rsidRPr="001808B5">
        <w:rPr>
          <w:rFonts w:asciiTheme="minorHAnsi" w:hAnsiTheme="minorHAnsi" w:cstheme="minorHAnsi"/>
          <w:color w:val="000000"/>
          <w:sz w:val="22"/>
          <w:szCs w:val="22"/>
        </w:rPr>
        <w:t>, though were not achieved for those cohorts who were in their early to mid</w:t>
      </w:r>
      <w:r w:rsidR="002D1B16">
        <w:rPr>
          <w:rFonts w:asciiTheme="minorHAnsi" w:hAnsiTheme="minorHAnsi" w:cstheme="minorHAnsi"/>
          <w:color w:val="000000"/>
          <w:sz w:val="22"/>
          <w:szCs w:val="22"/>
        </w:rPr>
        <w:t>-</w:t>
      </w:r>
      <w:r w:rsidRPr="001808B5">
        <w:rPr>
          <w:rFonts w:asciiTheme="minorHAnsi" w:hAnsiTheme="minorHAnsi" w:cstheme="minorHAnsi"/>
          <w:color w:val="000000"/>
          <w:sz w:val="22"/>
          <w:szCs w:val="22"/>
        </w:rPr>
        <w:t>20s in the late 1960s (i.e. the 1.8 contour first ‘disappears’ then ‘reappears’ for East Germany). For cohorts in East Germany who were of childbearing age in the 1970s and 1980s, cumulative fertility levels of 1.5 were reached before the age of 30. However, after the late 1980s, the 1.5 fertility milestone was reached by cohorts at ever older ages, and in the last observed period after the age of 40 years. Because of this, it appears likely that East Germany will not sustain fertility rates above 1.5 babies/woman in later years.</w:t>
      </w:r>
    </w:p>
    <w:p w14:paraId="31E51E5C" w14:textId="7642218C" w:rsidR="00C77E90" w:rsidRDefault="00C77E90" w:rsidP="00C77E90">
      <w:pPr>
        <w:spacing w:after="0" w:line="480" w:lineRule="auto"/>
        <w:jc w:val="center"/>
      </w:pPr>
      <w:r>
        <w:t xml:space="preserve">[Figure </w:t>
      </w:r>
      <w:r w:rsidR="001808B5">
        <w:t>1c</w:t>
      </w:r>
      <w:r>
        <w:t xml:space="preserve"> about here]</w:t>
      </w:r>
    </w:p>
    <w:p w14:paraId="2B3C8C90" w14:textId="456F3844" w:rsidR="00BC0FC2" w:rsidRDefault="00C77E90" w:rsidP="00C77E90">
      <w:pPr>
        <w:pStyle w:val="Heading2"/>
        <w:spacing w:before="0" w:line="480" w:lineRule="auto"/>
      </w:pPr>
      <w:r>
        <w:t>3.</w:t>
      </w:r>
      <w:r w:rsidR="007525AC">
        <w:t>2</w:t>
      </w:r>
      <w:r>
        <w:t xml:space="preserve"> </w:t>
      </w:r>
      <w:r w:rsidR="001808B5">
        <w:t xml:space="preserve">Comparing Norway and </w:t>
      </w:r>
      <w:r w:rsidR="00ED6E5C">
        <w:t xml:space="preserve">the </w:t>
      </w:r>
      <w:r w:rsidR="001808B5">
        <w:t>USA</w:t>
      </w:r>
      <w:r w:rsidR="00BC0FC2">
        <w:t xml:space="preserve"> </w:t>
      </w:r>
    </w:p>
    <w:p w14:paraId="7754B174" w14:textId="65939D40"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Figure 2 compares the fertility patterns for Norway with those in the USA. When these and other rich nations are compared across a range of internationally comparable measures, they tend to sit at opposite ends of the distribution</w:t>
      </w:r>
      <w:r w:rsidR="00197970">
        <w:rPr>
          <w:rFonts w:asciiTheme="minorHAnsi" w:hAnsiTheme="minorHAnsi" w:cstheme="minorHAnsi"/>
          <w:color w:val="000000"/>
          <w:sz w:val="22"/>
          <w:szCs w:val="22"/>
        </w:rPr>
        <w:t xml:space="preserve"> </w:t>
      </w:r>
      <w:r w:rsidR="00197970">
        <w:rPr>
          <w:rFonts w:asciiTheme="minorHAnsi" w:hAnsiTheme="minorHAnsi" w:cstheme="minorHAnsi"/>
          <w:color w:val="000000"/>
          <w:sz w:val="22"/>
          <w:szCs w:val="22"/>
        </w:rPr>
        <w:fldChar w:fldCharType="begin" w:fldLock="1"/>
      </w:r>
      <w:r w:rsidR="00575CAD">
        <w:rPr>
          <w:rFonts w:asciiTheme="minorHAnsi" w:hAnsiTheme="minorHAnsi" w:cstheme="minorHAnsi"/>
          <w:color w:val="000000"/>
          <w:sz w:val="22"/>
          <w:szCs w:val="22"/>
        </w:rPr>
        <w:instrText>ADDIN CSL_CITATION {"citationItems":[{"id":"ITEM-1","itemData":{"ISBN":"0191524948","author":[{"dropping-particle":"","family":"Esping-Andersen","given":"Gosta","non-dropping-particle":"","parse-names":false,"suffix":""}],"id":"ITEM-1","issued":{"date-parts":[["1999"]]},"publisher":"OUP Oxford","title":"Social foundations of postindustrial economies","type":"book"},"uris":["http://www.mendeley.com/documents/?uuid=56e7593d-e6fa-4ec9-8029-838453d5fd6e"]},{"id":"ITEM-2","itemData":{"ISSN":"1728-4457","author":[{"dropping-particle":"","family":"Esping‐Andersen","given":"Gøsta","non-dropping-particle":"","parse-names":false,"suffix":""},{"dropping-particle":"","family":"Billari","given":"Francesco C","non-dropping-particle":"","parse-names":false,"suffix":""}],"container-title":"Population and Development Review","id":"ITEM-2","issue":"1","issued":{"date-parts":[["2015"]]},"page":"1-31","publisher":"Wiley Online Library","title":"Re‐theorizing Family Demographics","type":"article-journal","volume":"41"},"uris":["http://www.mendeley.com/documents/?uuid=242002c7-61e6-4e83-9d1e-cc1e13ca4a3e"]}],"mendeley":{"formattedCitation":"(Esping-Andersen, 1999; Esping‐Andersen and Billari, 2015)","manualFormatting":"(Esping-Andersen 1999; Esping‐Andersen and Billari 2015)","plainTextFormattedCitation":"(Esping-Andersen, 1999; Esping‐Andersen and Billari, 2015)","previouslyFormattedCitation":"(Esping-Andersen, 1999; Esping‐Andersen and Billari, 2015)"},"properties":{"noteIndex":0},"schema":"https://github.com/citation-style-language/schema/raw/master/csl-citation.json"}</w:instrText>
      </w:r>
      <w:r w:rsidR="00197970">
        <w:rPr>
          <w:rFonts w:asciiTheme="minorHAnsi" w:hAnsiTheme="minorHAnsi" w:cstheme="minorHAnsi"/>
          <w:color w:val="000000"/>
          <w:sz w:val="22"/>
          <w:szCs w:val="22"/>
        </w:rPr>
        <w:fldChar w:fldCharType="separate"/>
      </w:r>
      <w:r w:rsidR="00197970" w:rsidRPr="00197970">
        <w:rPr>
          <w:rFonts w:asciiTheme="minorHAnsi" w:hAnsiTheme="minorHAnsi" w:cstheme="minorHAnsi"/>
          <w:noProof/>
          <w:color w:val="000000"/>
          <w:sz w:val="22"/>
          <w:szCs w:val="22"/>
        </w:rPr>
        <w:t>(Esping-Andersen 1999; Esping‐Andersen and Billari 2015)</w:t>
      </w:r>
      <w:r w:rsidR="00197970">
        <w:rPr>
          <w:rFonts w:asciiTheme="minorHAnsi" w:hAnsiTheme="minorHAnsi" w:cstheme="minorHAnsi"/>
          <w:color w:val="000000"/>
          <w:sz w:val="22"/>
          <w:szCs w:val="22"/>
        </w:rPr>
        <w:fldChar w:fldCharType="end"/>
      </w:r>
      <w:r w:rsidR="002F6F6A">
        <w:rPr>
          <w:rFonts w:asciiTheme="minorHAnsi" w:hAnsiTheme="minorHAnsi" w:cstheme="minorHAnsi"/>
          <w:color w:val="000000"/>
          <w:sz w:val="22"/>
          <w:szCs w:val="22"/>
        </w:rPr>
        <w:t xml:space="preserve">. </w:t>
      </w:r>
      <w:r w:rsidRPr="001808B5">
        <w:rPr>
          <w:rFonts w:asciiTheme="minorHAnsi" w:hAnsiTheme="minorHAnsi" w:cstheme="minorHAnsi"/>
          <w:color w:val="000000"/>
          <w:sz w:val="22"/>
          <w:szCs w:val="22"/>
        </w:rPr>
        <w:t xml:space="preserve">However, the contour lines in the composite plots show that they have in common a feature shared with almost no other country recorded in the Human Fertility Database or Human Fertility Collection: Norway and the USA both ‘regained’ replacement cohort fertility levels after first losing them for </w:t>
      </w:r>
      <w:r w:rsidR="00197970">
        <w:rPr>
          <w:rFonts w:asciiTheme="minorHAnsi" w:hAnsiTheme="minorHAnsi" w:cstheme="minorHAnsi"/>
          <w:color w:val="000000"/>
          <w:sz w:val="22"/>
          <w:szCs w:val="22"/>
        </w:rPr>
        <w:t xml:space="preserve">several </w:t>
      </w:r>
      <w:r w:rsidRPr="001808B5">
        <w:rPr>
          <w:rFonts w:asciiTheme="minorHAnsi" w:hAnsiTheme="minorHAnsi" w:cstheme="minorHAnsi"/>
          <w:color w:val="000000"/>
          <w:sz w:val="22"/>
          <w:szCs w:val="22"/>
        </w:rPr>
        <w:t xml:space="preserve">successive cohorts. We can see this visually by noting the arcing of the thick black contour lines: for both countries these arc vertically upwards for cohorts born in the early 1950s (1950 for the USA, 1953 for Norway), then arc vertically downwards from some </w:t>
      </w:r>
      <w:proofErr w:type="gramStart"/>
      <w:r w:rsidRPr="001808B5">
        <w:rPr>
          <w:rFonts w:asciiTheme="minorHAnsi" w:hAnsiTheme="minorHAnsi" w:cstheme="minorHAnsi"/>
          <w:color w:val="000000"/>
          <w:sz w:val="22"/>
          <w:szCs w:val="22"/>
        </w:rPr>
        <w:t>particular cohort</w:t>
      </w:r>
      <w:proofErr w:type="gramEnd"/>
      <w:r w:rsidRPr="001808B5">
        <w:rPr>
          <w:rFonts w:asciiTheme="minorHAnsi" w:hAnsiTheme="minorHAnsi" w:cstheme="minorHAnsi"/>
          <w:color w:val="000000"/>
          <w:sz w:val="22"/>
          <w:szCs w:val="22"/>
        </w:rPr>
        <w:t xml:space="preserve"> onwards, then remain plotted for later cohorts. Norway ‘regained’ replacement fertility levels after having lost these levels for three cohorts (1953-1956). The USA ‘regained’ replacement fertility levels </w:t>
      </w:r>
      <w:r w:rsidRPr="001808B5">
        <w:rPr>
          <w:rFonts w:asciiTheme="minorHAnsi" w:hAnsiTheme="minorHAnsi" w:cstheme="minorHAnsi"/>
          <w:color w:val="000000"/>
          <w:sz w:val="22"/>
          <w:szCs w:val="22"/>
        </w:rPr>
        <w:lastRenderedPageBreak/>
        <w:t xml:space="preserve">after a much longer period of absence: cohorts born between 1950 and 1962 did not reach replacement fertility, but cohorts from 1963 onwards did. </w:t>
      </w:r>
    </w:p>
    <w:p w14:paraId="0728ABC0" w14:textId="4C77C29F" w:rsidR="001808B5" w:rsidRPr="001808B5" w:rsidRDefault="00197970" w:rsidP="001808B5">
      <w:pPr>
        <w:pStyle w:val="NormalWeb"/>
        <w:spacing w:before="0" w:beforeAutospacing="0" w:after="0" w:afterAutospacing="0" w:line="480" w:lineRule="auto"/>
        <w:rPr>
          <w:rFonts w:asciiTheme="minorHAnsi" w:hAnsiTheme="minorHAnsi" w:cstheme="minorHAnsi"/>
        </w:rPr>
      </w:pPr>
      <w:r>
        <w:rPr>
          <w:rFonts w:asciiTheme="minorHAnsi" w:hAnsiTheme="minorHAnsi" w:cstheme="minorHAnsi"/>
          <w:color w:val="000000"/>
          <w:sz w:val="22"/>
          <w:szCs w:val="22"/>
        </w:rPr>
        <w:t>Alt</w:t>
      </w:r>
      <w:r w:rsidR="001808B5" w:rsidRPr="001808B5">
        <w:rPr>
          <w:rFonts w:asciiTheme="minorHAnsi" w:hAnsiTheme="minorHAnsi" w:cstheme="minorHAnsi"/>
          <w:color w:val="000000"/>
          <w:sz w:val="22"/>
          <w:szCs w:val="22"/>
        </w:rPr>
        <w:t>hough the USA and Norway both re-established replacement fertility levels, whereas almost all other nations have not, more careful exploration of the composite plots shows that they did so in different ways. Firstly, if we compare the late 1960s period effects (grey diagonal band) for both countries, the fall in fertility appears to be larger for the USA and more gradual in Norway. Secondly, if we compare the changing age schedules after the late 1960s, we can see that in Norway (as in West Germany), the age of peak fertility ha</w:t>
      </w:r>
      <w:r>
        <w:rPr>
          <w:rFonts w:asciiTheme="minorHAnsi" w:hAnsiTheme="minorHAnsi" w:cstheme="minorHAnsi"/>
          <w:color w:val="000000"/>
          <w:sz w:val="22"/>
          <w:szCs w:val="22"/>
        </w:rPr>
        <w:t>s</w:t>
      </w:r>
      <w:r w:rsidR="001808B5" w:rsidRPr="001808B5">
        <w:rPr>
          <w:rFonts w:asciiTheme="minorHAnsi" w:hAnsiTheme="minorHAnsi" w:cstheme="minorHAnsi"/>
          <w:color w:val="000000"/>
          <w:sz w:val="22"/>
          <w:szCs w:val="22"/>
        </w:rPr>
        <w:t xml:space="preserve"> moved upwards, from around 25 to 30 years of age. Unlike in West Germany, there was not a pronounced fall in peak birth rates along with the increase in the age of peak birth rate; it has remained at or close to 0.15. In the USA, the post-1960s fertility schedules have not so much </w:t>
      </w:r>
      <w:r w:rsidR="001808B5" w:rsidRPr="001808B5">
        <w:rPr>
          <w:rFonts w:asciiTheme="minorHAnsi" w:hAnsiTheme="minorHAnsi" w:cstheme="minorHAnsi"/>
          <w:i/>
          <w:iCs/>
          <w:color w:val="000000"/>
          <w:sz w:val="22"/>
          <w:szCs w:val="22"/>
        </w:rPr>
        <w:t xml:space="preserve">shifted </w:t>
      </w:r>
      <w:r w:rsidR="001808B5" w:rsidRPr="001808B5">
        <w:rPr>
          <w:rFonts w:asciiTheme="minorHAnsi" w:hAnsiTheme="minorHAnsi" w:cstheme="minorHAnsi"/>
          <w:color w:val="000000"/>
          <w:sz w:val="22"/>
          <w:szCs w:val="22"/>
        </w:rPr>
        <w:t xml:space="preserve">as </w:t>
      </w:r>
      <w:r w:rsidR="001808B5" w:rsidRPr="001808B5">
        <w:rPr>
          <w:rFonts w:asciiTheme="minorHAnsi" w:hAnsiTheme="minorHAnsi" w:cstheme="minorHAnsi"/>
          <w:i/>
          <w:iCs/>
          <w:color w:val="000000"/>
          <w:sz w:val="22"/>
          <w:szCs w:val="22"/>
        </w:rPr>
        <w:t>spread</w:t>
      </w:r>
      <w:r w:rsidR="001808B5" w:rsidRPr="001808B5">
        <w:rPr>
          <w:rFonts w:asciiTheme="minorHAnsi" w:hAnsiTheme="minorHAnsi" w:cstheme="minorHAnsi"/>
          <w:color w:val="000000"/>
          <w:sz w:val="22"/>
          <w:szCs w:val="22"/>
        </w:rPr>
        <w:t xml:space="preserve">, producing a flatter age schedule than in Norway: there is a comparatively wide range of ages, from around 20 to 30 years of age, at which women in the USA have </w:t>
      </w:r>
      <w:r w:rsidR="001808B5" w:rsidRPr="001808B5">
        <w:rPr>
          <w:rFonts w:asciiTheme="minorHAnsi" w:hAnsiTheme="minorHAnsi" w:cstheme="minorHAnsi"/>
          <w:i/>
          <w:iCs/>
          <w:color w:val="000000"/>
          <w:sz w:val="22"/>
          <w:szCs w:val="22"/>
        </w:rPr>
        <w:t xml:space="preserve">moderate </w:t>
      </w:r>
      <w:r w:rsidR="001808B5" w:rsidRPr="001808B5">
        <w:rPr>
          <w:rFonts w:asciiTheme="minorHAnsi" w:hAnsiTheme="minorHAnsi" w:cstheme="minorHAnsi"/>
          <w:color w:val="000000"/>
          <w:sz w:val="22"/>
          <w:szCs w:val="22"/>
        </w:rPr>
        <w:t xml:space="preserve">birth rates (around 0.10-0.12 babies/woman/year).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3E519AEC" w14:textId="2E35D026"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If we consider the trajectories of the replacement contour lines for the USA and Norway after they were re</w:t>
      </w:r>
      <w:r w:rsidR="004D7DCD">
        <w:rPr>
          <w:rFonts w:asciiTheme="minorHAnsi" w:hAnsiTheme="minorHAnsi" w:cstheme="minorHAnsi"/>
          <w:color w:val="000000"/>
          <w:sz w:val="22"/>
          <w:szCs w:val="22"/>
        </w:rPr>
        <w:t>-</w:t>
      </w:r>
      <w:r w:rsidRPr="001808B5">
        <w:rPr>
          <w:rFonts w:asciiTheme="minorHAnsi" w:hAnsiTheme="minorHAnsi" w:cstheme="minorHAnsi"/>
          <w:color w:val="000000"/>
          <w:sz w:val="22"/>
          <w:szCs w:val="22"/>
        </w:rPr>
        <w:t xml:space="preserve">established, we can see that the line has been trending upwards for </w:t>
      </w:r>
      <w:proofErr w:type="gramStart"/>
      <w:r w:rsidRPr="001808B5">
        <w:rPr>
          <w:rFonts w:asciiTheme="minorHAnsi" w:hAnsiTheme="minorHAnsi" w:cstheme="minorHAnsi"/>
          <w:color w:val="000000"/>
          <w:sz w:val="22"/>
          <w:szCs w:val="22"/>
        </w:rPr>
        <w:t>Norway, but</w:t>
      </w:r>
      <w:proofErr w:type="gramEnd"/>
      <w:r w:rsidRPr="001808B5">
        <w:rPr>
          <w:rFonts w:asciiTheme="minorHAnsi" w:hAnsiTheme="minorHAnsi" w:cstheme="minorHAnsi"/>
          <w:color w:val="000000"/>
          <w:sz w:val="22"/>
          <w:szCs w:val="22"/>
        </w:rPr>
        <w:t xml:space="preserve"> falling for the USA. By the end of the series, the age of replacement fertility was around 43 in Norway, but 37 in the USA; if we apply the rule of thumb that cumulative fertility of a cohort by age 43 is likely to be close to that cohort’s total completed fertility, we can assume that Norway looks likely to lose replacement fertility levels over the next few years. By contrast, we might assume that replacement levels will be sustained for longer in the USA. </w:t>
      </w:r>
    </w:p>
    <w:p w14:paraId="3F4DC4B4" w14:textId="1C63053D" w:rsidR="00C77E90" w:rsidRDefault="00C77E90" w:rsidP="001808B5">
      <w:pPr>
        <w:spacing w:after="0" w:line="480" w:lineRule="auto"/>
        <w:jc w:val="center"/>
      </w:pPr>
      <w:r>
        <w:t xml:space="preserve">[Figure </w:t>
      </w:r>
      <w:r w:rsidR="001808B5">
        <w:t>2</w:t>
      </w:r>
      <w:r w:rsidR="008742B9">
        <w:t xml:space="preserve"> </w:t>
      </w:r>
      <w:r>
        <w:t>about here]</w:t>
      </w:r>
    </w:p>
    <w:p w14:paraId="35B046A6" w14:textId="443D3BF9" w:rsidR="001808B5" w:rsidRDefault="001808B5" w:rsidP="001808B5">
      <w:pPr>
        <w:pStyle w:val="Heading2"/>
        <w:spacing w:before="0" w:line="480" w:lineRule="auto"/>
      </w:pPr>
      <w:r>
        <w:lastRenderedPageBreak/>
        <w:t>3.</w:t>
      </w:r>
      <w:r w:rsidR="00ED6E5C">
        <w:t>3</w:t>
      </w:r>
      <w:r>
        <w:t xml:space="preserve"> All countries </w:t>
      </w:r>
    </w:p>
    <w:p w14:paraId="469329F1" w14:textId="0AAFB599" w:rsidR="001808B5" w:rsidRDefault="001808B5" w:rsidP="00E618DF">
      <w:pPr>
        <w:spacing w:after="0" w:line="480" w:lineRule="auto"/>
      </w:pPr>
      <w:r>
        <w:t xml:space="preserve">Figure </w:t>
      </w:r>
      <w:r w:rsidR="00B65BD0">
        <w:t>3</w:t>
      </w:r>
      <w:r>
        <w:t xml:space="preserve"> shows the composite fertility lattice plots for 45 countries, representing a visual summary of hundreds of thousands of separate ASFRs. Because of the number of populations being compared, </w:t>
      </w:r>
      <w:r w:rsidRPr="00574696">
        <w:rPr>
          <w:highlight w:val="yellow"/>
        </w:rPr>
        <w:t>HFC/HFD population codes are used</w:t>
      </w:r>
      <w:r>
        <w:t xml:space="preserve"> and no gridlines are added to avoid </w:t>
      </w:r>
      <w:proofErr w:type="spellStart"/>
      <w:r>
        <w:t>overplotting</w:t>
      </w:r>
      <w:proofErr w:type="spellEnd"/>
      <w:r>
        <w:t xml:space="preserve"> (see the online appendix for a higher-resolution version of the figure with full country names and gridlines). Country labels are coloured according to their geographic region. </w:t>
      </w:r>
      <w:r w:rsidRPr="00574696">
        <w:rPr>
          <w:highlight w:val="yellow"/>
        </w:rPr>
        <w:t>Different fertility pathways can be further explored by comparing the fertility trends of countries by geographic group.</w:t>
      </w:r>
    </w:p>
    <w:p w14:paraId="16BCE203" w14:textId="43D65D9F" w:rsidR="001808B5" w:rsidRDefault="001808B5" w:rsidP="00E618DF">
      <w:pPr>
        <w:spacing w:after="0" w:line="480" w:lineRule="auto"/>
        <w:jc w:val="center"/>
      </w:pPr>
      <w:r>
        <w:t xml:space="preserve">[Figure </w:t>
      </w:r>
      <w:r w:rsidR="00B65BD0">
        <w:t>3</w:t>
      </w:r>
      <w:r>
        <w:t xml:space="preserve"> about here]</w:t>
      </w:r>
    </w:p>
    <w:p w14:paraId="01CF5E92" w14:textId="4B2D32D3" w:rsidR="00DA75C1" w:rsidRDefault="00DD21DB" w:rsidP="00E618DF">
      <w:pPr>
        <w:pStyle w:val="Heading1"/>
        <w:numPr>
          <w:ilvl w:val="0"/>
          <w:numId w:val="1"/>
        </w:numPr>
        <w:spacing w:before="0" w:line="480" w:lineRule="auto"/>
        <w:ind w:left="284" w:hanging="284"/>
      </w:pPr>
      <w:r>
        <w:t>Summary</w:t>
      </w:r>
      <w:r w:rsidR="00DA75C1">
        <w:t xml:space="preserve"> and </w:t>
      </w:r>
      <w:r w:rsidR="00630879">
        <w:t>conclusion</w:t>
      </w:r>
      <w:r w:rsidR="00A93E9A">
        <w:t>s</w:t>
      </w:r>
    </w:p>
    <w:p w14:paraId="2B5025E6" w14:textId="5E1BCE4E" w:rsidR="00E618DF" w:rsidRPr="00E618DF" w:rsidRDefault="00E618DF" w:rsidP="00E618DF">
      <w:pPr>
        <w:spacing w:after="0" w:line="480" w:lineRule="auto"/>
        <w:rPr>
          <w:rFonts w:eastAsia="Times New Roman" w:cstheme="minorHAnsi"/>
          <w:sz w:val="24"/>
          <w:szCs w:val="24"/>
          <w:lang w:eastAsia="en-GB"/>
        </w:rPr>
      </w:pPr>
      <w:r w:rsidRPr="00E618DF">
        <w:rPr>
          <w:rFonts w:eastAsia="Times New Roman" w:cstheme="minorHAnsi"/>
          <w:color w:val="000000"/>
          <w:lang w:eastAsia="en-GB"/>
        </w:rPr>
        <w:t xml:space="preserve">In this paper we describe a new refinement and adaptation of the Lexis surface optimised to fertility data. By using both colour/shade and contour lines to mark age-specific fertility rates, and cumulative cohort fertility milestones, respectively, we show how these two types of data are related, and </w:t>
      </w:r>
      <w:del w:id="264" w:author="Jonathan Minton" w:date="2018-09-08T11:20:00Z">
        <w:r w:rsidRPr="00E618DF" w:rsidDel="00BE430F">
          <w:rPr>
            <w:rFonts w:eastAsia="Times New Roman" w:cstheme="minorHAnsi"/>
            <w:color w:val="000000"/>
            <w:lang w:eastAsia="en-GB"/>
          </w:rPr>
          <w:delText xml:space="preserve">how </w:delText>
        </w:r>
      </w:del>
      <w:ins w:id="265" w:author="Jonathan Minton" w:date="2018-09-08T11:20:00Z">
        <w:r w:rsidR="00BE430F">
          <w:rPr>
            <w:rFonts w:eastAsia="Times New Roman" w:cstheme="minorHAnsi"/>
            <w:color w:val="000000"/>
            <w:lang w:eastAsia="en-GB"/>
          </w:rPr>
          <w:t xml:space="preserve">can </w:t>
        </w:r>
      </w:ins>
      <w:r w:rsidRPr="00E618DF">
        <w:rPr>
          <w:rFonts w:eastAsia="Times New Roman" w:cstheme="minorHAnsi"/>
          <w:color w:val="000000"/>
          <w:lang w:eastAsia="en-GB"/>
        </w:rPr>
        <w:t xml:space="preserve">both </w:t>
      </w:r>
      <w:del w:id="266" w:author="Jonathan Minton" w:date="2018-09-08T11:20:00Z">
        <w:r w:rsidRPr="00E618DF" w:rsidDel="00BE430F">
          <w:rPr>
            <w:rFonts w:eastAsia="Times New Roman" w:cstheme="minorHAnsi"/>
            <w:color w:val="000000"/>
            <w:lang w:eastAsia="en-GB"/>
          </w:rPr>
          <w:delText xml:space="preserve">forms of information can </w:delText>
        </w:r>
      </w:del>
      <w:r w:rsidRPr="00E618DF">
        <w:rPr>
          <w:rFonts w:eastAsia="Times New Roman" w:cstheme="minorHAnsi"/>
          <w:color w:val="000000"/>
          <w:lang w:eastAsia="en-GB"/>
        </w:rPr>
        <w:t xml:space="preserve">be concisely represented </w:t>
      </w:r>
      <w:del w:id="267" w:author="Jonathan Minton" w:date="2018-09-08T11:20:00Z">
        <w:r w:rsidRPr="00E618DF" w:rsidDel="00BE430F">
          <w:rPr>
            <w:rFonts w:eastAsia="Times New Roman" w:cstheme="minorHAnsi"/>
            <w:color w:val="000000"/>
            <w:lang w:eastAsia="en-GB"/>
          </w:rPr>
          <w:delText xml:space="preserve">within </w:delText>
        </w:r>
      </w:del>
      <w:ins w:id="268" w:author="Jonathan Minton" w:date="2018-09-08T11:20:00Z">
        <w:r w:rsidR="00BE430F">
          <w:rPr>
            <w:rFonts w:eastAsia="Times New Roman" w:cstheme="minorHAnsi"/>
            <w:color w:val="000000"/>
            <w:lang w:eastAsia="en-GB"/>
          </w:rPr>
          <w:t xml:space="preserve">in </w:t>
        </w:r>
      </w:ins>
      <w:r w:rsidRPr="00E618DF">
        <w:rPr>
          <w:rFonts w:eastAsia="Times New Roman" w:cstheme="minorHAnsi"/>
          <w:color w:val="000000"/>
          <w:lang w:eastAsia="en-GB"/>
        </w:rPr>
        <w:t xml:space="preserve">a single </w:t>
      </w:r>
      <w:r w:rsidR="005A5815">
        <w:rPr>
          <w:rFonts w:eastAsia="Times New Roman" w:cstheme="minorHAnsi"/>
          <w:color w:val="000000"/>
          <w:lang w:eastAsia="en-GB"/>
        </w:rPr>
        <w:t>visualization</w:t>
      </w:r>
      <w:r w:rsidRPr="00E618DF">
        <w:rPr>
          <w:rFonts w:eastAsia="Times New Roman" w:cstheme="minorHAnsi"/>
          <w:color w:val="000000"/>
          <w:lang w:eastAsia="en-GB"/>
        </w:rPr>
        <w:t xml:space="preserve">. </w:t>
      </w:r>
      <w:r w:rsidR="005A5815" w:rsidRPr="00E618DF">
        <w:rPr>
          <w:rFonts w:eastAsia="Times New Roman" w:cstheme="minorHAnsi"/>
          <w:color w:val="000000"/>
          <w:lang w:eastAsia="en-GB"/>
        </w:rPr>
        <w:t xml:space="preserve">We present extensive pedagogic examples which introduce and comment on different features within specific </w:t>
      </w:r>
      <w:r w:rsidR="005A5815">
        <w:rPr>
          <w:rFonts w:eastAsia="Times New Roman" w:cstheme="minorHAnsi"/>
          <w:color w:val="000000"/>
          <w:lang w:eastAsia="en-GB"/>
        </w:rPr>
        <w:t>countries</w:t>
      </w:r>
      <w:r w:rsidR="005A5815" w:rsidRPr="00E618DF">
        <w:rPr>
          <w:rFonts w:eastAsia="Times New Roman" w:cstheme="minorHAnsi"/>
          <w:color w:val="000000"/>
          <w:lang w:eastAsia="en-GB"/>
        </w:rPr>
        <w:t xml:space="preserve">, to provide conceptual ‘stepping stones’ for developing familiarisation with this novel visualisation approach. </w:t>
      </w:r>
      <w:r w:rsidRPr="00E618DF">
        <w:rPr>
          <w:rFonts w:eastAsia="Times New Roman" w:cstheme="minorHAnsi"/>
          <w:color w:val="000000"/>
          <w:lang w:eastAsia="en-GB"/>
        </w:rPr>
        <w:t xml:space="preserve">We conclude with </w:t>
      </w:r>
      <w:r>
        <w:rPr>
          <w:rFonts w:eastAsia="Times New Roman" w:cstheme="minorHAnsi"/>
          <w:color w:val="000000"/>
          <w:lang w:eastAsia="en-GB"/>
        </w:rPr>
        <w:t>a visualization</w:t>
      </w:r>
      <w:r w:rsidRPr="00E618DF">
        <w:rPr>
          <w:rFonts w:eastAsia="Times New Roman" w:cstheme="minorHAnsi"/>
          <w:color w:val="000000"/>
          <w:lang w:eastAsia="en-GB"/>
        </w:rPr>
        <w:t xml:space="preserve"> </w:t>
      </w:r>
      <w:r>
        <w:rPr>
          <w:rFonts w:eastAsia="Times New Roman" w:cstheme="minorHAnsi"/>
          <w:color w:val="000000"/>
          <w:lang w:eastAsia="en-GB"/>
        </w:rPr>
        <w:t>of</w:t>
      </w:r>
      <w:r w:rsidRPr="00E618DF">
        <w:rPr>
          <w:rFonts w:eastAsia="Times New Roman" w:cstheme="minorHAnsi"/>
          <w:color w:val="000000"/>
          <w:lang w:eastAsia="en-GB"/>
        </w:rPr>
        <w:t xml:space="preserve"> 45 </w:t>
      </w:r>
      <w:r>
        <w:rPr>
          <w:rFonts w:eastAsia="Times New Roman" w:cstheme="minorHAnsi"/>
          <w:color w:val="000000"/>
          <w:lang w:eastAsia="en-GB"/>
        </w:rPr>
        <w:t>countries</w:t>
      </w:r>
      <w:r w:rsidRPr="00E618DF">
        <w:rPr>
          <w:rFonts w:eastAsia="Times New Roman" w:cstheme="minorHAnsi"/>
          <w:color w:val="000000"/>
          <w:lang w:eastAsia="en-GB"/>
        </w:rPr>
        <w:t xml:space="preserve">, based on hundreds of thousands of specific data points. </w:t>
      </w:r>
    </w:p>
    <w:p w14:paraId="4EC137F9" w14:textId="77777777" w:rsidR="00BE430F" w:rsidRDefault="005A5815" w:rsidP="00BE430F">
      <w:pPr>
        <w:spacing w:after="0" w:line="480" w:lineRule="auto"/>
        <w:rPr>
          <w:rFonts w:eastAsia="Times New Roman" w:cstheme="minorHAnsi"/>
          <w:color w:val="000000"/>
          <w:lang w:eastAsia="en-GB"/>
        </w:rPr>
      </w:pPr>
      <w:r>
        <w:t>Our study reveals</w:t>
      </w:r>
      <w:r w:rsidRPr="00084FEC">
        <w:t xml:space="preserve"> that once countries have fallen below a replacement fertility level they tend to not return to it</w:t>
      </w:r>
      <w:r>
        <w:t xml:space="preserve">. </w:t>
      </w:r>
      <w:r w:rsidR="000058EE">
        <w:t>However</w:t>
      </w:r>
      <w:r w:rsidR="0089215D">
        <w:t xml:space="preserve">, </w:t>
      </w:r>
      <w:ins w:id="269" w:author="Jonathan Minton" w:date="2018-09-08T11:21:00Z">
        <w:r w:rsidR="00BE430F">
          <w:t xml:space="preserve">the USA and Norway are both exceptions, and </w:t>
        </w:r>
      </w:ins>
      <w:del w:id="270" w:author="Jonathan Minton" w:date="2018-09-08T11:21:00Z">
        <w:r w:rsidR="0089215D" w:rsidDel="00BE430F">
          <w:delText xml:space="preserve">there is a high degree of heterogeneity </w:delText>
        </w:r>
      </w:del>
      <w:ins w:id="271" w:author="Jonathan Minton" w:date="2018-09-08T11:21:00Z">
        <w:r w:rsidR="00BE430F">
          <w:t xml:space="preserve">the plots reveal </w:t>
        </w:r>
      </w:ins>
      <w:del w:id="272" w:author="Jonathan Minton" w:date="2018-09-08T11:21:00Z">
        <w:r w:rsidR="0089215D" w:rsidDel="00BE430F">
          <w:delText xml:space="preserve">in the </w:delText>
        </w:r>
      </w:del>
      <w:ins w:id="273" w:author="Jonathan Minton" w:date="2018-09-08T11:21:00Z">
        <w:r w:rsidR="00BE430F">
          <w:t xml:space="preserve">much heterogeneity in </w:t>
        </w:r>
      </w:ins>
      <w:del w:id="274" w:author="Jonathan Minton" w:date="2018-09-08T11:21:00Z">
        <w:r w:rsidR="0089215D" w:rsidDel="00BE430F">
          <w:delText xml:space="preserve">development of </w:delText>
        </w:r>
      </w:del>
      <w:r w:rsidR="0089215D">
        <w:t xml:space="preserve">fertility </w:t>
      </w:r>
      <w:del w:id="275" w:author="Jonathan Minton" w:date="2018-09-08T11:21:00Z">
        <w:r w:rsidR="0089215D" w:rsidDel="00BE430F">
          <w:delText xml:space="preserve">trends </w:delText>
        </w:r>
      </w:del>
      <w:ins w:id="276" w:author="Jonathan Minton" w:date="2018-09-08T11:21:00Z">
        <w:r w:rsidR="00BE430F">
          <w:t xml:space="preserve">pathways </w:t>
        </w:r>
      </w:ins>
      <w:r w:rsidR="000610D5">
        <w:t xml:space="preserve">across countries, </w:t>
      </w:r>
      <w:r w:rsidR="0089215D">
        <w:t>which appears to reflect contextual differences</w:t>
      </w:r>
      <w:r w:rsidR="00147C67">
        <w:t xml:space="preserve"> between geographic regions</w:t>
      </w:r>
      <w:r w:rsidR="000610D5">
        <w:t>.</w:t>
      </w:r>
      <w:ins w:id="277" w:author="Jonathan Minton" w:date="2018-09-08T11:22:00Z">
        <w:r w:rsidR="00BE430F">
          <w:t xml:space="preserve"> </w:t>
        </w:r>
      </w:ins>
      <w:moveToRangeStart w:id="278" w:author="Jonathan Minton" w:date="2018-09-08T11:22:00Z" w:name="move524169082"/>
      <w:moveTo w:id="279" w:author="Jonathan Minton" w:date="2018-09-08T11:22:00Z">
        <w:r w:rsidR="00BE430F">
          <w:rPr>
            <w:rFonts w:eastAsia="Times New Roman" w:cstheme="minorHAnsi"/>
            <w:color w:val="000000"/>
            <w:lang w:eastAsia="en-GB"/>
          </w:rPr>
          <w:t>R</w:t>
        </w:r>
        <w:r w:rsidR="00BE430F" w:rsidRPr="00E618DF">
          <w:rPr>
            <w:rFonts w:eastAsia="Times New Roman" w:cstheme="minorHAnsi"/>
            <w:color w:val="000000"/>
            <w:lang w:eastAsia="en-GB"/>
          </w:rPr>
          <w:t>e</w:t>
        </w:r>
        <w:r w:rsidR="00BE430F">
          <w:rPr>
            <w:rFonts w:eastAsia="Times New Roman" w:cstheme="minorHAnsi"/>
            <w:color w:val="000000"/>
            <w:lang w:eastAsia="en-GB"/>
          </w:rPr>
          <w:t xml:space="preserve">cuperation/recovery </w:t>
        </w:r>
        <w:r w:rsidR="00BE430F" w:rsidRPr="00E618DF">
          <w:rPr>
            <w:rFonts w:eastAsia="Times New Roman" w:cstheme="minorHAnsi"/>
            <w:color w:val="000000"/>
            <w:lang w:eastAsia="en-GB"/>
          </w:rPr>
          <w:t>patterns may be due to the influence of immigrant fertility in the USA (see</w:t>
        </w:r>
        <w:r w:rsidR="00BE430F">
          <w:rPr>
            <w:rFonts w:eastAsia="Times New Roman" w:cstheme="minorHAnsi"/>
            <w:color w:val="000000"/>
            <w:lang w:eastAsia="en-GB"/>
          </w:rPr>
          <w:t xml:space="preserve"> </w:t>
        </w:r>
        <w:r w:rsidR="00BE430F">
          <w:rPr>
            <w:rFonts w:eastAsia="Times New Roman" w:cstheme="minorHAnsi"/>
            <w:color w:val="000000"/>
            <w:lang w:eastAsia="en-GB"/>
          </w:rPr>
          <w:fldChar w:fldCharType="begin" w:fldLock="1"/>
        </w:r>
        <w:r w:rsidR="00BE430F">
          <w:rPr>
            <w:rFonts w:eastAsia="Times New Roman" w:cstheme="minorHAnsi"/>
            <w:color w:val="000000"/>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immigrants","type":"article-journal","volume":"30"},"uris":["http://www.mendeley.com/documents/?uuid=e7763881-daec-4eac-b658-ad133b8d7fbb"]}],"mendeley":{"formattedCitation":"(Choi, 2014)","manualFormatting":"Choi (2014)","plainTextFormattedCitation":"(Choi, 2014)","previouslyFormattedCitation":"(Choi, 2014)"},"properties":{"noteIndex":0},"schema":"https://github.com/citation-style-language/schema/raw/master/csl-citation.json"}</w:instrText>
        </w:r>
        <w:r w:rsidR="00BE430F">
          <w:rPr>
            <w:rFonts w:eastAsia="Times New Roman" w:cstheme="minorHAnsi"/>
            <w:color w:val="000000"/>
            <w:lang w:eastAsia="en-GB"/>
          </w:rPr>
          <w:fldChar w:fldCharType="separate"/>
        </w:r>
        <w:r w:rsidR="00BE430F" w:rsidRPr="00575CAD">
          <w:rPr>
            <w:rFonts w:eastAsia="Times New Roman" w:cstheme="minorHAnsi"/>
            <w:noProof/>
            <w:color w:val="000000"/>
            <w:lang w:eastAsia="en-GB"/>
          </w:rPr>
          <w:t xml:space="preserve">Choi </w:t>
        </w:r>
        <w:r w:rsidR="00BE430F">
          <w:rPr>
            <w:rFonts w:eastAsia="Times New Roman" w:cstheme="minorHAnsi"/>
            <w:noProof/>
            <w:color w:val="000000"/>
            <w:lang w:eastAsia="en-GB"/>
          </w:rPr>
          <w:t>(</w:t>
        </w:r>
        <w:r w:rsidR="00BE430F" w:rsidRPr="00575CAD">
          <w:rPr>
            <w:rFonts w:eastAsia="Times New Roman" w:cstheme="minorHAnsi"/>
            <w:noProof/>
            <w:color w:val="000000"/>
            <w:lang w:eastAsia="en-GB"/>
          </w:rPr>
          <w:t>2014)</w:t>
        </w:r>
        <w:r w:rsidR="00BE430F">
          <w:rPr>
            <w:rFonts w:eastAsia="Times New Roman" w:cstheme="minorHAnsi"/>
            <w:color w:val="000000"/>
            <w:lang w:eastAsia="en-GB"/>
          </w:rPr>
          <w:fldChar w:fldCharType="end"/>
        </w:r>
        <w:r w:rsidR="00BE430F">
          <w:rPr>
            <w:rFonts w:eastAsia="Times New Roman" w:cstheme="minorHAnsi"/>
            <w:noProof/>
            <w:color w:val="000000"/>
            <w:lang w:eastAsia="en-GB"/>
          </w:rPr>
          <w:t xml:space="preserve"> and </w:t>
        </w:r>
        <w:r w:rsidR="00BE430F">
          <w:rPr>
            <w:rFonts w:eastAsia="Times New Roman" w:cstheme="minorHAnsi"/>
            <w:color w:val="000000"/>
            <w:lang w:eastAsia="en-GB"/>
          </w:rPr>
          <w:fldChar w:fldCharType="begin" w:fldLock="1"/>
        </w:r>
        <w:r w:rsidR="00BE430F">
          <w:rPr>
            <w:rFonts w:eastAsia="Times New Roman" w:cstheme="minorHAnsi"/>
            <w:color w:val="000000"/>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id":"ITEM-2","itemData":{"ISSN":"0098-7921","author":[{"dropping-particle":"","family":"Coleman","given":"David","non-dropping-particle":"","parse-names":false,"suffix":""}],"container-title":"Population and development review","id":"ITEM-2","issue":"3","issued":{"date-parts":[["2006"]]},"page":"401-446","publisher":"Wiley Online Library","title":"Immigration and ethnic change in low‐fertility countries: A third demographic transition","type":"article-journal","volume":"32"},"uris":["http://www.mendeley.com/documents/?uuid=6de3e5ff-496c-4f7f-af8c-412ad9883dda"]}],"mendeley":{"formattedCitation":"(Coleman, 2006; Choi, 2014)","manualFormatting":"Coleman (2006","plainTextFormattedCitation":"(Coleman, 2006; Choi, 2014)","previouslyFormattedCitation":"(Coleman, 2006; Choi, 2014)"},"properties":{"noteIndex":0},"schema":"https://github.com/citation-style-language/schema/raw/master/csl-citation.json"}</w:instrText>
        </w:r>
        <w:r w:rsidR="00BE430F">
          <w:rPr>
            <w:rFonts w:eastAsia="Times New Roman" w:cstheme="minorHAnsi"/>
            <w:color w:val="000000"/>
            <w:lang w:eastAsia="en-GB"/>
          </w:rPr>
          <w:fldChar w:fldCharType="separate"/>
        </w:r>
        <w:r w:rsidR="00BE430F" w:rsidRPr="00575CAD">
          <w:rPr>
            <w:rFonts w:eastAsia="Times New Roman" w:cstheme="minorHAnsi"/>
            <w:noProof/>
            <w:color w:val="000000"/>
            <w:lang w:eastAsia="en-GB"/>
          </w:rPr>
          <w:t>Coleman</w:t>
        </w:r>
        <w:r w:rsidR="00BE430F">
          <w:rPr>
            <w:rFonts w:eastAsia="Times New Roman" w:cstheme="minorHAnsi"/>
            <w:noProof/>
            <w:color w:val="000000"/>
            <w:lang w:eastAsia="en-GB"/>
          </w:rPr>
          <w:t xml:space="preserve"> (</w:t>
        </w:r>
        <w:r w:rsidR="00BE430F" w:rsidRPr="00575CAD">
          <w:rPr>
            <w:rFonts w:eastAsia="Times New Roman" w:cstheme="minorHAnsi"/>
            <w:noProof/>
            <w:color w:val="000000"/>
            <w:lang w:eastAsia="en-GB"/>
          </w:rPr>
          <w:t>2006</w:t>
        </w:r>
        <w:r w:rsidR="00BE430F">
          <w:rPr>
            <w:rFonts w:eastAsia="Times New Roman" w:cstheme="minorHAnsi"/>
            <w:color w:val="000000"/>
            <w:lang w:eastAsia="en-GB"/>
          </w:rPr>
          <w:fldChar w:fldCharType="end"/>
        </w:r>
        <w:r w:rsidR="00BE430F" w:rsidRPr="00E618DF">
          <w:rPr>
            <w:rFonts w:eastAsia="Times New Roman" w:cstheme="minorHAnsi"/>
            <w:color w:val="000000"/>
            <w:lang w:eastAsia="en-GB"/>
          </w:rPr>
          <w:t>)</w:t>
        </w:r>
        <w:r w:rsidR="00BE430F">
          <w:rPr>
            <w:rFonts w:eastAsia="Times New Roman" w:cstheme="minorHAnsi"/>
            <w:color w:val="000000"/>
            <w:lang w:eastAsia="en-GB"/>
          </w:rPr>
          <w:t>)</w:t>
        </w:r>
        <w:r w:rsidR="00BE430F" w:rsidRPr="00E618DF">
          <w:rPr>
            <w:rFonts w:eastAsia="Times New Roman" w:cstheme="minorHAnsi"/>
            <w:color w:val="000000"/>
            <w:lang w:eastAsia="en-GB"/>
          </w:rPr>
          <w:t xml:space="preserve">. In the case of Norway, sustained replacement fertility levels may also be explained by generous welfare provisions and the ideals of gender equality widely spread at the societal level </w:t>
        </w:r>
        <w:r w:rsidR="00BE430F">
          <w:rPr>
            <w:rFonts w:eastAsia="Times New Roman" w:cstheme="minorHAnsi"/>
            <w:color w:val="000000"/>
            <w:lang w:eastAsia="en-GB"/>
          </w:rPr>
          <w:fldChar w:fldCharType="begin" w:fldLock="1"/>
        </w:r>
        <w:r w:rsidR="00BE430F">
          <w:rPr>
            <w:rFonts w:eastAsia="Times New Roman" w:cstheme="minorHAnsi"/>
            <w:color w:val="000000"/>
            <w:lang w:eastAsia="en-GB"/>
          </w:rPr>
          <w:instrText>ADDIN CSL_CITATION {"citationItems":[{"id":"ITEM-1","itemData":{"author":[{"dropping-particle":"","family":"Kravdal","given":"Øystein","non-dropping-particle":"","parse-names":false,"suffix":""}],"container-title":"Low Fertility, Institutions, and their Policies","editor":[{"dropping-particle":"","family":"Rindfuss","given":"Ronald R","non-dropping-particle":"","parse-names":false,"suffix":""},{"dropping-particle":"","family":"Choe","given":"Minja Kim","non-dropping-particle":"","parse-names":false,"suffix":""}],"id":"ITEM-1","issued":{"date-parts":[["2016"]]},"page":"13-47","publisher":"Springer","title":"Not so Low Fertility in Norway—A Result of Affluence, Liberal Values, Gender-Equality Ideals, and the Welfare State","type":"chapter"},"uris":["http://www.mendeley.com/documents/?uuid=29e28c22-d16a-42da-98fe-8a3b2481a2d3"]}],"mendeley":{"formattedCitation":"(Kravdal, 2016)","manualFormatting":"(Kravdal 2016)","plainTextFormattedCitation":"(Kravdal, 2016)","previouslyFormattedCitation":"(Kravdal, 2016)"},"properties":{"noteIndex":0},"schema":"https://github.com/citation-style-language/schema/raw/master/csl-citation.json"}</w:instrText>
        </w:r>
        <w:r w:rsidR="00BE430F">
          <w:rPr>
            <w:rFonts w:eastAsia="Times New Roman" w:cstheme="minorHAnsi"/>
            <w:color w:val="000000"/>
            <w:lang w:eastAsia="en-GB"/>
          </w:rPr>
          <w:fldChar w:fldCharType="separate"/>
        </w:r>
        <w:r w:rsidR="00BE430F" w:rsidRPr="00575CAD">
          <w:rPr>
            <w:rFonts w:eastAsia="Times New Roman" w:cstheme="minorHAnsi"/>
            <w:noProof/>
            <w:color w:val="000000"/>
            <w:lang w:eastAsia="en-GB"/>
          </w:rPr>
          <w:t>(Kravdal 2016)</w:t>
        </w:r>
        <w:r w:rsidR="00BE430F">
          <w:rPr>
            <w:rFonts w:eastAsia="Times New Roman" w:cstheme="minorHAnsi"/>
            <w:color w:val="000000"/>
            <w:lang w:eastAsia="en-GB"/>
          </w:rPr>
          <w:fldChar w:fldCharType="end"/>
        </w:r>
        <w:r w:rsidR="00BE430F" w:rsidRPr="00E618DF">
          <w:rPr>
            <w:rFonts w:eastAsia="Times New Roman" w:cstheme="minorHAnsi"/>
            <w:color w:val="000000"/>
            <w:lang w:eastAsia="en-GB"/>
          </w:rPr>
          <w:t>.</w:t>
        </w:r>
      </w:moveTo>
    </w:p>
    <w:moveToRangeEnd w:id="278"/>
    <w:p w14:paraId="6915E827" w14:textId="5D7929E5" w:rsidR="008F4897" w:rsidDel="00BE430F" w:rsidRDefault="008F4897" w:rsidP="00E618DF">
      <w:pPr>
        <w:spacing w:after="0" w:line="480" w:lineRule="auto"/>
        <w:rPr>
          <w:del w:id="280" w:author="Jonathan Minton" w:date="2018-09-08T11:22:00Z"/>
        </w:rPr>
      </w:pPr>
    </w:p>
    <w:p w14:paraId="7F11A945" w14:textId="2B1FDBC8" w:rsidR="00C75C6A" w:rsidRDefault="000610D5" w:rsidP="00E618DF">
      <w:pPr>
        <w:spacing w:after="0" w:line="480" w:lineRule="auto"/>
      </w:pPr>
      <w:r>
        <w:lastRenderedPageBreak/>
        <w:t>Among low fertility countries, we illustrated the cases of West and East Germany</w:t>
      </w:r>
      <w:r w:rsidR="00C75C6A">
        <w:t xml:space="preserve">, where </w:t>
      </w:r>
      <w:r w:rsidR="00B726CD">
        <w:t xml:space="preserve">replacement fertility levels were lost for cohorts born before World War II. </w:t>
      </w:r>
      <w:r w:rsidR="00DE295C">
        <w:t xml:space="preserve">After a sharing a </w:t>
      </w:r>
      <w:r w:rsidR="00C75C6A">
        <w:t>fall</w:t>
      </w:r>
      <w:r w:rsidR="00DE295C">
        <w:t xml:space="preserve"> in fertility in late 1960s, East and West Germany experienced </w:t>
      </w:r>
      <w:r w:rsidR="00B726CD">
        <w:t xml:space="preserve">different pathways of fertility transitions during the 1970s and </w:t>
      </w:r>
      <w:r w:rsidR="00DE295C">
        <w:t>1980s, with a rapid convergence of fertility schedules after the collapse of the Berlin Wall.</w:t>
      </w:r>
      <w:r w:rsidR="00DE295C" w:rsidRPr="00DE295C">
        <w:t xml:space="preserve"> </w:t>
      </w:r>
      <w:r w:rsidR="00DE295C">
        <w:t xml:space="preserve">As reported in other studies </w:t>
      </w:r>
      <w:r w:rsidR="00DE295C">
        <w:fldChar w:fldCharType="begin" w:fldLock="1"/>
      </w:r>
      <w:r w:rsidR="00575CAD">
        <w:instrText>ADDIN CSL_CITATION {"citationItems":[{"id":"ITEM-1","itemData":{"DOI":"10.12765/CPoS-2017-10en","author":[{"dropping-particle":"","family":"Frejka","given":"Tomas","non-dropping-particle":"","parse-names":false,"suffix":""}],"container-title":"Comparative Population Studies","id":"ITEM-1","issued":{"date-parts":[["2017"]]},"page":"89-116","title":"The Fertility Transition Revisited: A Cohort Perspective","type":"article-journal","volume":"42"},"uris":["http://www.mendeley.com/documents/?uuid=c888d451-f089-4d31-803b-791a7116e6de"]},{"id":"ITEM-2","itemData":{"DOI":"10.4232/10.CPoS-2011-16en","ISSN":"18698980","abstract":"Across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order-speciﬁ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 initial fertility level, absolute fertility decline at younger ages, and the relative degree of fertility “recuperation” at older ages –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ﬁ rst births, pronounced differentials are observed with regard to the recuperation of second and particularly of third and later births. In line with the differentials observed, projected values of completed fertility in ﬁ ve European countries vary widely for the cohorts born in the early 1980s, ranging from 1.3 in the lowest scenario for Spain to over 1.8 in the highest scenario for the Czech Republic. Keywords","author":[{"dropping-particle":"","family":"Sobotka","given":"Tomáš","non-dropping-particle":"","parse-names":false,"suffix":""},{"dropping-particle":"","family":"Zeman","given":"Kryštof","non-dropping-particle":"","parse-names":false,"suffix":""},{"dropping-particle":"","family":"Lesthaeghe","given":"Ron","non-dropping-particle":"","parse-names":false,"suffix":""},{"dropping-particle":"","family":"Frejka","given":"Tomas","non-dropping-particle":"","parse-names":false,"suffix":""},{"dropping-particle":"","family":"Neels","given":"Karel","non-dropping-particle":"","parse-names":false,"suffix":""}],"container-title":"Comparative Population Studies","id":"ITEM-2","issue":"2-3","issued":{"date-parts":[["2011"]]},"page":"417-452","title":"Postponement and Recuperation in Cohort Fertility: Austria, Germany and Switzerland in a European Context","type":"article-journal","volume":"36"},"uris":["http://www.mendeley.com/documents/?uuid=ab7d4a55-68e8-43a5-b832-b6131a0c45fe"]}],"mendeley":{"formattedCitation":"(Sobotka &lt;i&gt;et al.&lt;/i&gt;, 2011; Frejka, 2017)","manualFormatting":"(Frejka 2017; Sobotka et al. 2011)","plainTextFormattedCitation":"(Sobotka et al., 2011; Frejka, 2017)","previouslyFormattedCitation":"(Sobotka &lt;i&gt;et al.&lt;/i&gt;, 2011; Frejka, 2017)"},"properties":{"noteIndex":0},"schema":"https://github.com/citation-style-language/schema/raw/master/csl-citation.json"}</w:instrText>
      </w:r>
      <w:r w:rsidR="00DE295C">
        <w:fldChar w:fldCharType="separate"/>
      </w:r>
      <w:r w:rsidR="00DE295C" w:rsidRPr="00CD5999">
        <w:rPr>
          <w:noProof/>
        </w:rPr>
        <w:t>(</w:t>
      </w:r>
      <w:r w:rsidR="00575CAD" w:rsidRPr="00CD5999">
        <w:rPr>
          <w:noProof/>
        </w:rPr>
        <w:t>Frejka 2017</w:t>
      </w:r>
      <w:r w:rsidR="00575CAD">
        <w:rPr>
          <w:noProof/>
        </w:rPr>
        <w:t xml:space="preserve">; </w:t>
      </w:r>
      <w:r w:rsidR="00DE295C" w:rsidRPr="00CD5999">
        <w:rPr>
          <w:noProof/>
        </w:rPr>
        <w:t xml:space="preserve">Sobotka </w:t>
      </w:r>
      <w:r w:rsidR="00DE295C" w:rsidRPr="00575CAD">
        <w:rPr>
          <w:noProof/>
        </w:rPr>
        <w:t>et al.</w:t>
      </w:r>
      <w:r w:rsidR="00DE295C" w:rsidRPr="00CD5999">
        <w:rPr>
          <w:noProof/>
        </w:rPr>
        <w:t xml:space="preserve"> 2011)</w:t>
      </w:r>
      <w:r w:rsidR="00DE295C">
        <w:fldChar w:fldCharType="end"/>
      </w:r>
      <w:r w:rsidR="00DE295C">
        <w:t>, cohort fertility rates kept decreasing in East and West Germany and now appear to have stabilised between 1.30 and 1.50 babies per woman.</w:t>
      </w:r>
    </w:p>
    <w:p w14:paraId="3CCAB548" w14:textId="5812E0D3" w:rsidR="00E618DF" w:rsidRDefault="00C75C6A" w:rsidP="00E618DF">
      <w:pPr>
        <w:spacing w:after="0" w:line="480" w:lineRule="auto"/>
        <w:rPr>
          <w:rFonts w:eastAsia="Times New Roman" w:cstheme="minorHAnsi"/>
          <w:color w:val="000000"/>
          <w:lang w:eastAsia="en-GB"/>
        </w:rPr>
      </w:pPr>
      <w:del w:id="281" w:author="Jonathan Minton" w:date="2018-09-08T11:22:00Z">
        <w:r w:rsidDel="00BE430F">
          <w:delText xml:space="preserve">Exceptions are Norway and the USA, which ‘lost’ then ‘recovered’ replacement fertility over time, </w:delText>
        </w:r>
        <w:r w:rsidR="00E618DF" w:rsidRPr="00E618DF" w:rsidDel="00BE430F">
          <w:rPr>
            <w:rFonts w:eastAsia="Times New Roman" w:cstheme="minorHAnsi"/>
            <w:color w:val="000000"/>
            <w:lang w:eastAsia="en-GB"/>
          </w:rPr>
          <w:delText xml:space="preserve">but exploration of age-specific fertility schedules show they did so for different reasons. </w:delText>
        </w:r>
      </w:del>
      <w:moveFromRangeStart w:id="282" w:author="Jonathan Minton" w:date="2018-09-08T11:22:00Z" w:name="move524169082"/>
      <w:moveFrom w:id="283" w:author="Jonathan Minton" w:date="2018-09-08T11:22:00Z">
        <w:r w:rsidDel="00BE430F">
          <w:rPr>
            <w:rFonts w:eastAsia="Times New Roman" w:cstheme="minorHAnsi"/>
            <w:color w:val="000000"/>
            <w:lang w:eastAsia="en-GB"/>
          </w:rPr>
          <w:t>R</w:t>
        </w:r>
        <w:r w:rsidR="00E618DF" w:rsidRPr="00E618DF" w:rsidDel="00BE430F">
          <w:rPr>
            <w:rFonts w:eastAsia="Times New Roman" w:cstheme="minorHAnsi"/>
            <w:color w:val="000000"/>
            <w:lang w:eastAsia="en-GB"/>
          </w:rPr>
          <w:t>e</w:t>
        </w:r>
        <w:r w:rsidDel="00BE430F">
          <w:rPr>
            <w:rFonts w:eastAsia="Times New Roman" w:cstheme="minorHAnsi"/>
            <w:color w:val="000000"/>
            <w:lang w:eastAsia="en-GB"/>
          </w:rPr>
          <w:t>c</w:t>
        </w:r>
        <w:r w:rsidR="008F4897" w:rsidDel="00BE430F">
          <w:rPr>
            <w:rFonts w:eastAsia="Times New Roman" w:cstheme="minorHAnsi"/>
            <w:color w:val="000000"/>
            <w:lang w:eastAsia="en-GB"/>
          </w:rPr>
          <w:t>uperation/recovery</w:t>
        </w:r>
        <w:r w:rsidDel="00BE430F">
          <w:rPr>
            <w:rFonts w:eastAsia="Times New Roman" w:cstheme="minorHAnsi"/>
            <w:color w:val="000000"/>
            <w:lang w:eastAsia="en-GB"/>
          </w:rPr>
          <w:t xml:space="preserve"> </w:t>
        </w:r>
        <w:r w:rsidR="00E618DF" w:rsidRPr="00E618DF" w:rsidDel="00BE430F">
          <w:rPr>
            <w:rFonts w:eastAsia="Times New Roman" w:cstheme="minorHAnsi"/>
            <w:color w:val="000000"/>
            <w:lang w:eastAsia="en-GB"/>
          </w:rPr>
          <w:t>patterns may be due to the influence of immigrant fertility in the USA (see</w:t>
        </w:r>
        <w:r w:rsidR="00575CAD" w:rsidDel="00BE430F">
          <w:rPr>
            <w:rFonts w:eastAsia="Times New Roman" w:cstheme="minorHAnsi"/>
            <w:color w:val="000000"/>
            <w:lang w:eastAsia="en-GB"/>
          </w:rPr>
          <w:t xml:space="preserve"> </w:t>
        </w:r>
        <w:r w:rsidR="00575CAD" w:rsidDel="00BE430F">
          <w:rPr>
            <w:rFonts w:eastAsia="Times New Roman" w:cstheme="minorHAnsi"/>
            <w:color w:val="000000"/>
            <w:lang w:eastAsia="en-GB"/>
          </w:rPr>
          <w:fldChar w:fldCharType="begin" w:fldLock="1"/>
        </w:r>
        <w:r w:rsidR="00726B72" w:rsidDel="00BE430F">
          <w:rPr>
            <w:rFonts w:eastAsia="Times New Roman" w:cstheme="minorHAnsi"/>
            <w:color w:val="000000"/>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immigrants","type":"article-journal","volume":"30"},"uris":["http://www.mendeley.com/documents/?uuid=e7763881-daec-4eac-b658-ad133b8d7fbb"]}],"mendeley":{"formattedCitation":"(Choi, 2014)","manualFormatting":"Choi (2014)","plainTextFormattedCitation":"(Choi, 2014)","previouslyFormattedCitation":"(Choi, 2014)"},"properties":{"noteIndex":0},"schema":"https://github.com/citation-style-language/schema/raw/master/csl-citation.json"}</w:instrText>
        </w:r>
        <w:r w:rsidR="00575CAD" w:rsidDel="00BE430F">
          <w:rPr>
            <w:rFonts w:eastAsia="Times New Roman" w:cstheme="minorHAnsi"/>
            <w:color w:val="000000"/>
            <w:lang w:eastAsia="en-GB"/>
          </w:rPr>
          <w:fldChar w:fldCharType="separate"/>
        </w:r>
        <w:r w:rsidR="00575CAD" w:rsidRPr="00575CAD" w:rsidDel="00BE430F">
          <w:rPr>
            <w:rFonts w:eastAsia="Times New Roman" w:cstheme="minorHAnsi"/>
            <w:noProof/>
            <w:color w:val="000000"/>
            <w:lang w:eastAsia="en-GB"/>
          </w:rPr>
          <w:t xml:space="preserve">Choi </w:t>
        </w:r>
        <w:r w:rsidR="00575CAD" w:rsidDel="00BE430F">
          <w:rPr>
            <w:rFonts w:eastAsia="Times New Roman" w:cstheme="minorHAnsi"/>
            <w:noProof/>
            <w:color w:val="000000"/>
            <w:lang w:eastAsia="en-GB"/>
          </w:rPr>
          <w:t>(</w:t>
        </w:r>
        <w:r w:rsidR="00575CAD" w:rsidRPr="00575CAD" w:rsidDel="00BE430F">
          <w:rPr>
            <w:rFonts w:eastAsia="Times New Roman" w:cstheme="minorHAnsi"/>
            <w:noProof/>
            <w:color w:val="000000"/>
            <w:lang w:eastAsia="en-GB"/>
          </w:rPr>
          <w:t>2014)</w:t>
        </w:r>
        <w:r w:rsidR="00575CAD" w:rsidDel="00BE430F">
          <w:rPr>
            <w:rFonts w:eastAsia="Times New Roman" w:cstheme="minorHAnsi"/>
            <w:color w:val="000000"/>
            <w:lang w:eastAsia="en-GB"/>
          </w:rPr>
          <w:fldChar w:fldCharType="end"/>
        </w:r>
        <w:r w:rsidR="00575CAD" w:rsidDel="00BE430F">
          <w:rPr>
            <w:rFonts w:eastAsia="Times New Roman" w:cstheme="minorHAnsi"/>
            <w:noProof/>
            <w:color w:val="000000"/>
            <w:lang w:eastAsia="en-GB"/>
          </w:rPr>
          <w:t xml:space="preserve"> and </w:t>
        </w:r>
        <w:r w:rsidR="00575CAD" w:rsidDel="00BE430F">
          <w:rPr>
            <w:rFonts w:eastAsia="Times New Roman" w:cstheme="minorHAnsi"/>
            <w:color w:val="000000"/>
            <w:lang w:eastAsia="en-GB"/>
          </w:rPr>
          <w:fldChar w:fldCharType="begin" w:fldLock="1"/>
        </w:r>
        <w:r w:rsidR="00575CAD" w:rsidDel="00BE430F">
          <w:rPr>
            <w:rFonts w:eastAsia="Times New Roman" w:cstheme="minorHAnsi"/>
            <w:color w:val="000000"/>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id":"ITEM-2","itemData":{"ISSN":"0098-7921","author":[{"dropping-particle":"","family":"Coleman","given":"David","non-dropping-particle":"","parse-names":false,"suffix":""}],"container-title":"Population and development review","id":"ITEM-2","issue":"3","issued":{"date-parts":[["2006"]]},"page":"401-446","publisher":"Wiley Online Library","title":"Immigration and ethnic change in low‐fertility countries: A third demographic transition","type":"article-journal","volume":"32"},"uris":["http://www.mendeley.com/documents/?uuid=6de3e5ff-496c-4f7f-af8c-412ad9883dda"]}],"mendeley":{"formattedCitation":"(Coleman, 2006; Choi, 2014)","manualFormatting":"Coleman (2006","plainTextFormattedCitation":"(Coleman, 2006; Choi, 2014)","previouslyFormattedCitation":"(Coleman, 2006; Choi, 2014)"},"properties":{"noteIndex":0},"schema":"https://github.com/citation-style-language/schema/raw/master/csl-citation.json"}</w:instrText>
        </w:r>
        <w:r w:rsidR="00575CAD" w:rsidDel="00BE430F">
          <w:rPr>
            <w:rFonts w:eastAsia="Times New Roman" w:cstheme="minorHAnsi"/>
            <w:color w:val="000000"/>
            <w:lang w:eastAsia="en-GB"/>
          </w:rPr>
          <w:fldChar w:fldCharType="separate"/>
        </w:r>
        <w:r w:rsidR="00575CAD" w:rsidRPr="00575CAD" w:rsidDel="00BE430F">
          <w:rPr>
            <w:rFonts w:eastAsia="Times New Roman" w:cstheme="minorHAnsi"/>
            <w:noProof/>
            <w:color w:val="000000"/>
            <w:lang w:eastAsia="en-GB"/>
          </w:rPr>
          <w:t>Coleman</w:t>
        </w:r>
        <w:r w:rsidR="00575CAD" w:rsidDel="00BE430F">
          <w:rPr>
            <w:rFonts w:eastAsia="Times New Roman" w:cstheme="minorHAnsi"/>
            <w:noProof/>
            <w:color w:val="000000"/>
            <w:lang w:eastAsia="en-GB"/>
          </w:rPr>
          <w:t xml:space="preserve"> (</w:t>
        </w:r>
        <w:r w:rsidR="00575CAD" w:rsidRPr="00575CAD" w:rsidDel="00BE430F">
          <w:rPr>
            <w:rFonts w:eastAsia="Times New Roman" w:cstheme="minorHAnsi"/>
            <w:noProof/>
            <w:color w:val="000000"/>
            <w:lang w:eastAsia="en-GB"/>
          </w:rPr>
          <w:t>2006</w:t>
        </w:r>
        <w:r w:rsidR="00575CAD" w:rsidDel="00BE430F">
          <w:rPr>
            <w:rFonts w:eastAsia="Times New Roman" w:cstheme="minorHAnsi"/>
            <w:color w:val="000000"/>
            <w:lang w:eastAsia="en-GB"/>
          </w:rPr>
          <w:fldChar w:fldCharType="end"/>
        </w:r>
        <w:r w:rsidR="00E618DF" w:rsidRPr="00E618DF" w:rsidDel="00BE430F">
          <w:rPr>
            <w:rFonts w:eastAsia="Times New Roman" w:cstheme="minorHAnsi"/>
            <w:color w:val="000000"/>
            <w:lang w:eastAsia="en-GB"/>
          </w:rPr>
          <w:t>)</w:t>
        </w:r>
        <w:r w:rsidR="00575CAD" w:rsidDel="00BE430F">
          <w:rPr>
            <w:rFonts w:eastAsia="Times New Roman" w:cstheme="minorHAnsi"/>
            <w:color w:val="000000"/>
            <w:lang w:eastAsia="en-GB"/>
          </w:rPr>
          <w:t>)</w:t>
        </w:r>
        <w:r w:rsidR="00E618DF" w:rsidRPr="00E618DF" w:rsidDel="00BE430F">
          <w:rPr>
            <w:rFonts w:eastAsia="Times New Roman" w:cstheme="minorHAnsi"/>
            <w:color w:val="000000"/>
            <w:lang w:eastAsia="en-GB"/>
          </w:rPr>
          <w:t xml:space="preserve">. In the case of Norway, sustained replacement fertility levels may also be explained by generous welfare provisions and the ideals of gender equality widely spread at the societal level </w:t>
        </w:r>
        <w:r w:rsidR="00575CAD" w:rsidDel="00BE430F">
          <w:rPr>
            <w:rFonts w:eastAsia="Times New Roman" w:cstheme="minorHAnsi"/>
            <w:color w:val="000000"/>
            <w:lang w:eastAsia="en-GB"/>
          </w:rPr>
          <w:fldChar w:fldCharType="begin" w:fldLock="1"/>
        </w:r>
        <w:r w:rsidR="00575CAD" w:rsidDel="00BE430F">
          <w:rPr>
            <w:rFonts w:eastAsia="Times New Roman" w:cstheme="minorHAnsi"/>
            <w:color w:val="000000"/>
            <w:lang w:eastAsia="en-GB"/>
          </w:rPr>
          <w:instrText>ADDIN CSL_CITATION {"citationItems":[{"id":"ITEM-1","itemData":{"author":[{"dropping-particle":"","family":"Kravdal","given":"Øystein","non-dropping-particle":"","parse-names":false,"suffix":""}],"container-title":"Low Fertility, Institutions, and their Policies","editor":[{"dropping-particle":"","family":"Rindfuss","given":"Ronald R","non-dropping-particle":"","parse-names":false,"suffix":""},{"dropping-particle":"","family":"Choe","given":"Minja Kim","non-dropping-particle":"","parse-names":false,"suffix":""}],"id":"ITEM-1","issued":{"date-parts":[["2016"]]},"page":"13-47","publisher":"Springer","title":"Not so Low Fertility in Norway—A Result of Affluence, Liberal Values, Gender-Equality Ideals, and the Welfare State","type":"chapter"},"uris":["http://www.mendeley.com/documents/?uuid=29e28c22-d16a-42da-98fe-8a3b2481a2d3"]}],"mendeley":{"formattedCitation":"(Kravdal, 2016)","manualFormatting":"(Kravdal 2016)","plainTextFormattedCitation":"(Kravdal, 2016)","previouslyFormattedCitation":"(Kravdal, 2016)"},"properties":{"noteIndex":0},"schema":"https://github.com/citation-style-language/schema/raw/master/csl-citation.json"}</w:instrText>
        </w:r>
        <w:r w:rsidR="00575CAD" w:rsidDel="00BE430F">
          <w:rPr>
            <w:rFonts w:eastAsia="Times New Roman" w:cstheme="minorHAnsi"/>
            <w:color w:val="000000"/>
            <w:lang w:eastAsia="en-GB"/>
          </w:rPr>
          <w:fldChar w:fldCharType="separate"/>
        </w:r>
        <w:r w:rsidR="00575CAD" w:rsidRPr="00575CAD" w:rsidDel="00BE430F">
          <w:rPr>
            <w:rFonts w:eastAsia="Times New Roman" w:cstheme="minorHAnsi"/>
            <w:noProof/>
            <w:color w:val="000000"/>
            <w:lang w:eastAsia="en-GB"/>
          </w:rPr>
          <w:t>(Kravdal 2016)</w:t>
        </w:r>
        <w:r w:rsidR="00575CAD" w:rsidDel="00BE430F">
          <w:rPr>
            <w:rFonts w:eastAsia="Times New Roman" w:cstheme="minorHAnsi"/>
            <w:color w:val="000000"/>
            <w:lang w:eastAsia="en-GB"/>
          </w:rPr>
          <w:fldChar w:fldCharType="end"/>
        </w:r>
        <w:r w:rsidR="00E618DF" w:rsidRPr="00E618DF" w:rsidDel="00BE430F">
          <w:rPr>
            <w:rFonts w:eastAsia="Times New Roman" w:cstheme="minorHAnsi"/>
            <w:color w:val="000000"/>
            <w:lang w:eastAsia="en-GB"/>
          </w:rPr>
          <w:t>.</w:t>
        </w:r>
      </w:moveFrom>
      <w:moveFromRangeEnd w:id="282"/>
    </w:p>
    <w:p w14:paraId="265E79E4" w14:textId="46BDC9F1" w:rsidR="008F4897" w:rsidRPr="00726B72" w:rsidRDefault="00575CAD" w:rsidP="00726B72">
      <w:pPr>
        <w:pStyle w:val="NormalWeb"/>
        <w:spacing w:before="0" w:beforeAutospacing="0" w:after="0" w:afterAutospacing="0" w:line="480" w:lineRule="auto"/>
        <w:rPr>
          <w:rFonts w:asciiTheme="minorHAnsi" w:hAnsiTheme="minorHAnsi" w:cstheme="minorHAnsi"/>
        </w:rPr>
      </w:pPr>
      <w:r w:rsidRPr="00726B72">
        <w:rPr>
          <w:rFonts w:asciiTheme="minorHAnsi" w:hAnsiTheme="minorHAnsi" w:cstheme="minorHAnsi"/>
          <w:color w:val="000000"/>
          <w:sz w:val="22"/>
          <w:szCs w:val="22"/>
        </w:rPr>
        <w:t xml:space="preserve">The contributions of this paper are both substantive and methodological. The case studies have focused on two paired comparisons at the low and higher end of the fertility spectrum in rich nations. But perhaps the greatest potential value in this paper is in demonstrating how the visualisation can be decoded and applied to understanding and comparing many other populations. Further methodological developments based on the approach include: providing three dimensional representations of the data alongside these map-inspired visualisations; and developing and iteratively refining an interactive app for making it easier to select </w:t>
      </w:r>
      <w:proofErr w:type="gramStart"/>
      <w:r w:rsidRPr="00726B72">
        <w:rPr>
          <w:rFonts w:asciiTheme="minorHAnsi" w:hAnsiTheme="minorHAnsi" w:cstheme="minorHAnsi"/>
          <w:color w:val="000000"/>
          <w:sz w:val="22"/>
          <w:szCs w:val="22"/>
        </w:rPr>
        <w:t>particular populations</w:t>
      </w:r>
      <w:proofErr w:type="gramEnd"/>
      <w:r w:rsidRPr="00726B72">
        <w:rPr>
          <w:rFonts w:asciiTheme="minorHAnsi" w:hAnsiTheme="minorHAnsi" w:cstheme="minorHAnsi"/>
          <w:color w:val="000000"/>
          <w:sz w:val="22"/>
          <w:szCs w:val="22"/>
        </w:rPr>
        <w:t xml:space="preserve"> </w:t>
      </w:r>
      <w:r w:rsidR="00726B72">
        <w:rPr>
          <w:rFonts w:asciiTheme="minorHAnsi" w:hAnsiTheme="minorHAnsi" w:cstheme="minorHAnsi"/>
          <w:color w:val="000000"/>
          <w:sz w:val="22"/>
          <w:szCs w:val="22"/>
        </w:rPr>
        <w:t>and</w:t>
      </w:r>
      <w:r w:rsidRPr="00726B72">
        <w:rPr>
          <w:rFonts w:asciiTheme="minorHAnsi" w:hAnsiTheme="minorHAnsi" w:cstheme="minorHAnsi"/>
          <w:color w:val="000000"/>
          <w:sz w:val="22"/>
          <w:szCs w:val="22"/>
        </w:rPr>
        <w:t xml:space="preserve"> compare associated attributes within the visualisation. This would include options to select different colour palettes, as well as to add, remove and shift the fertility milestones being represented with the contour lines. An interactive app with such features would, for example, make it easier to make informal predictions of the fertility trajectories based on current observations.</w:t>
      </w:r>
    </w:p>
    <w:p w14:paraId="1FB502E7" w14:textId="4E6F9FBE" w:rsidR="006D4FB2" w:rsidRDefault="006D4FB2" w:rsidP="00C77E90">
      <w:pPr>
        <w:spacing w:after="0" w:line="480" w:lineRule="auto"/>
      </w:pPr>
      <w:r>
        <w:br w:type="page"/>
      </w:r>
    </w:p>
    <w:p w14:paraId="00966498" w14:textId="497D5CF1" w:rsidR="004041A1" w:rsidRDefault="004041A1" w:rsidP="004041A1">
      <w:pPr>
        <w:pStyle w:val="Heading1"/>
      </w:pPr>
      <w:r>
        <w:lastRenderedPageBreak/>
        <w:t>References</w:t>
      </w:r>
    </w:p>
    <w:p w14:paraId="54DAC6DE" w14:textId="6920634E" w:rsidR="003D2E3A" w:rsidRDefault="003D2E3A" w:rsidP="003D2E3A">
      <w:pPr>
        <w:spacing w:after="60"/>
        <w:rPr>
          <w:sz w:val="18"/>
          <w:szCs w:val="18"/>
        </w:rPr>
      </w:pPr>
    </w:p>
    <w:p w14:paraId="58A42746"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sz w:val="18"/>
          <w:szCs w:val="18"/>
        </w:rPr>
        <w:fldChar w:fldCharType="begin" w:fldLock="1"/>
      </w:r>
      <w:r w:rsidRPr="00CE10CE">
        <w:rPr>
          <w:sz w:val="18"/>
          <w:szCs w:val="18"/>
        </w:rPr>
        <w:instrText xml:space="preserve">ADDIN Mendeley Bibliography CSL_BIBLIOGRAPHY </w:instrText>
      </w:r>
      <w:r w:rsidRPr="00CE10CE">
        <w:rPr>
          <w:sz w:val="18"/>
          <w:szCs w:val="18"/>
        </w:rPr>
        <w:fldChar w:fldCharType="separate"/>
      </w:r>
      <w:r w:rsidRPr="00CE10CE">
        <w:rPr>
          <w:rFonts w:ascii="Calibri" w:hAnsi="Calibri" w:cs="Calibri"/>
          <w:noProof/>
          <w:sz w:val="18"/>
          <w:szCs w:val="24"/>
        </w:rPr>
        <w:t xml:space="preserve">Adserà, A. and Ferrer, A. (2014). Immigrants and demography: Marriage, divorce, and fertility. In B. R. Chiswick and P. W. Miller (eds) </w:t>
      </w:r>
      <w:r w:rsidRPr="00CE10CE">
        <w:rPr>
          <w:rFonts w:ascii="Calibri" w:hAnsi="Calibri" w:cs="Calibri"/>
          <w:i/>
          <w:iCs/>
          <w:noProof/>
          <w:sz w:val="18"/>
          <w:szCs w:val="24"/>
        </w:rPr>
        <w:t>Handbook of the economics of international migration</w:t>
      </w:r>
      <w:r w:rsidRPr="00CE10CE">
        <w:rPr>
          <w:rFonts w:ascii="Calibri" w:hAnsi="Calibri" w:cs="Calibri"/>
          <w:noProof/>
          <w:sz w:val="18"/>
          <w:szCs w:val="24"/>
        </w:rPr>
        <w:t>. Oxford: Elsevier: 315–358.</w:t>
      </w:r>
    </w:p>
    <w:p w14:paraId="2C839CDF"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Balbo, N., Billari, F. C., and Mills, M. (2013) Fertility in advanced societies: A review of research. </w:t>
      </w:r>
      <w:r w:rsidRPr="00CE10CE">
        <w:rPr>
          <w:rFonts w:ascii="Calibri" w:hAnsi="Calibri" w:cs="Calibri"/>
          <w:i/>
          <w:iCs/>
          <w:noProof/>
          <w:sz w:val="18"/>
          <w:szCs w:val="24"/>
        </w:rPr>
        <w:t>European Journal of Population/Revue européenne de Démographie</w:t>
      </w:r>
      <w:r w:rsidRPr="00CE10CE">
        <w:rPr>
          <w:rFonts w:ascii="Calibri" w:hAnsi="Calibri" w:cs="Calibri"/>
          <w:noProof/>
          <w:sz w:val="18"/>
          <w:szCs w:val="24"/>
        </w:rPr>
        <w:t xml:space="preserve"> 29(1): 1–38.</w:t>
      </w:r>
    </w:p>
    <w:p w14:paraId="5025D4D4"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Basten, S., Sobotka, T., and Zeman, K. (2014. Future fertility in low fertility countries. In W. Lutz, W.P. Butz, and S. KC (eds) </w:t>
      </w:r>
      <w:r w:rsidRPr="00CE10CE">
        <w:rPr>
          <w:rFonts w:ascii="Calibri" w:hAnsi="Calibri" w:cs="Calibri"/>
          <w:i/>
          <w:iCs/>
          <w:noProof/>
          <w:sz w:val="18"/>
          <w:szCs w:val="24"/>
        </w:rPr>
        <w:t>World Population and Human Capital in Twenty-First Century</w:t>
      </w:r>
      <w:r w:rsidRPr="00CE10CE">
        <w:rPr>
          <w:rFonts w:ascii="Calibri" w:hAnsi="Calibri" w:cs="Calibri"/>
          <w:noProof/>
          <w:sz w:val="18"/>
          <w:szCs w:val="24"/>
        </w:rPr>
        <w:t>. Oxford: Oxford University Press: 39–146.</w:t>
      </w:r>
    </w:p>
    <w:p w14:paraId="56629D3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Billari, F. C. (2018). A “great divergence” in fertility? In D. L. Poston, Jr. (ed.) </w:t>
      </w:r>
      <w:r w:rsidRPr="00CE10CE">
        <w:rPr>
          <w:rFonts w:ascii="Calibri" w:hAnsi="Calibri" w:cs="Calibri"/>
          <w:i/>
          <w:iCs/>
          <w:noProof/>
          <w:sz w:val="18"/>
          <w:szCs w:val="24"/>
        </w:rPr>
        <w:t>Low fertility regimes and demographic and societal change</w:t>
      </w:r>
      <w:r w:rsidRPr="00CE10CE">
        <w:rPr>
          <w:rFonts w:ascii="Calibri" w:hAnsi="Calibri" w:cs="Calibri"/>
          <w:noProof/>
          <w:sz w:val="18"/>
          <w:szCs w:val="24"/>
        </w:rPr>
        <w:t>. New York: Springer: 15–35.</w:t>
      </w:r>
    </w:p>
    <w:p w14:paraId="2036E6EF"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Billari, F. and Kohler, H.-P. (2004). Patterns of low and lowest-low fertility in Europe. </w:t>
      </w:r>
      <w:r w:rsidRPr="00CE10CE">
        <w:rPr>
          <w:rFonts w:ascii="Calibri" w:hAnsi="Calibri" w:cs="Calibri"/>
          <w:i/>
          <w:iCs/>
          <w:noProof/>
          <w:sz w:val="18"/>
          <w:szCs w:val="24"/>
        </w:rPr>
        <w:t>Population studies</w:t>
      </w:r>
      <w:r w:rsidRPr="00CE10CE">
        <w:rPr>
          <w:rFonts w:ascii="Calibri" w:hAnsi="Calibri" w:cs="Calibri"/>
          <w:noProof/>
          <w:sz w:val="18"/>
          <w:szCs w:val="24"/>
        </w:rPr>
        <w:t xml:space="preserve"> 58(2): 161–176.</w:t>
      </w:r>
    </w:p>
    <w:p w14:paraId="75461405"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Burkimsher, M. (2017). Evolution of the shape of the fertility curve: Why might some countries develop a bimodal curve? </w:t>
      </w:r>
      <w:r w:rsidRPr="00CE10CE">
        <w:rPr>
          <w:rFonts w:ascii="Calibri" w:hAnsi="Calibri" w:cs="Calibri"/>
          <w:i/>
          <w:iCs/>
          <w:noProof/>
          <w:sz w:val="18"/>
          <w:szCs w:val="24"/>
        </w:rPr>
        <w:t>Demographic Research</w:t>
      </w:r>
      <w:r w:rsidRPr="00CE10CE">
        <w:rPr>
          <w:rFonts w:ascii="Calibri" w:hAnsi="Calibri" w:cs="Calibri"/>
          <w:noProof/>
          <w:sz w:val="18"/>
          <w:szCs w:val="24"/>
        </w:rPr>
        <w:t xml:space="preserve"> 37(11): 295–324.</w:t>
      </w:r>
    </w:p>
    <w:p w14:paraId="1C7B02A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Campbell, M. and Robards, J. (2014). </w:t>
      </w:r>
      <w:r w:rsidRPr="00CE10CE">
        <w:rPr>
          <w:rFonts w:ascii="Calibri" w:hAnsi="Calibri" w:cs="Calibri"/>
          <w:iCs/>
          <w:noProof/>
          <w:sz w:val="18"/>
          <w:szCs w:val="24"/>
        </w:rPr>
        <w:t>Comparing changing age-specific fertility across the United Kingdom using Lexis diagrams.</w:t>
      </w:r>
      <w:r w:rsidRPr="00CE10CE">
        <w:rPr>
          <w:rFonts w:ascii="Calibri" w:hAnsi="Calibri" w:cs="Calibri"/>
          <w:i/>
          <w:iCs/>
          <w:noProof/>
          <w:sz w:val="18"/>
          <w:szCs w:val="24"/>
        </w:rPr>
        <w:t xml:space="preserve"> </w:t>
      </w:r>
      <w:r w:rsidRPr="00CE10CE">
        <w:rPr>
          <w:rFonts w:ascii="Calibri" w:hAnsi="Calibri" w:cs="Calibri"/>
          <w:noProof/>
          <w:sz w:val="18"/>
          <w:szCs w:val="24"/>
        </w:rPr>
        <w:t>Southampton: ESRC Centre for Population Change (ESRC CPC</w:t>
      </w:r>
      <w:r w:rsidRPr="00CE10CE">
        <w:rPr>
          <w:rFonts w:ascii="Calibri" w:hAnsi="Calibri" w:cs="Calibri"/>
          <w:iCs/>
          <w:noProof/>
          <w:sz w:val="18"/>
          <w:szCs w:val="24"/>
        </w:rPr>
        <w:t xml:space="preserve"> Working Paper 50)</w:t>
      </w:r>
      <w:r w:rsidRPr="00CE10CE">
        <w:rPr>
          <w:rFonts w:ascii="Calibri" w:hAnsi="Calibri" w:cs="Calibri"/>
          <w:noProof/>
          <w:sz w:val="18"/>
          <w:szCs w:val="24"/>
        </w:rPr>
        <w:t xml:space="preserve">. </w:t>
      </w:r>
    </w:p>
    <w:p w14:paraId="362247E4"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Caselli, G. and Vallin, J. (2005). From situation events in time to the Lexis Diagram and the Computing of rates. In G. Caselli, J. Vallin, and G. Wunsch (eds) </w:t>
      </w:r>
      <w:r w:rsidRPr="00CE10CE">
        <w:rPr>
          <w:rFonts w:ascii="Calibri" w:hAnsi="Calibri" w:cs="Calibri"/>
          <w:i/>
          <w:iCs/>
          <w:noProof/>
          <w:sz w:val="18"/>
          <w:szCs w:val="24"/>
        </w:rPr>
        <w:t>Demography: Analysis and Synthesis</w:t>
      </w:r>
      <w:r w:rsidRPr="00CE10CE">
        <w:rPr>
          <w:rFonts w:ascii="Calibri" w:hAnsi="Calibri" w:cs="Calibri"/>
          <w:noProof/>
          <w:sz w:val="18"/>
          <w:szCs w:val="24"/>
        </w:rPr>
        <w:t>. Boston, MA: Academic Press.</w:t>
      </w:r>
    </w:p>
    <w:p w14:paraId="5C2CD3A3"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Choi, K. H. (2014). Fertility in the context of Mexican migration to the United States: A case for incorporating the pre-migration fertility of immigrants. </w:t>
      </w:r>
      <w:r w:rsidRPr="00CE10CE">
        <w:rPr>
          <w:rFonts w:ascii="Calibri" w:hAnsi="Calibri" w:cs="Calibri"/>
          <w:i/>
          <w:iCs/>
          <w:noProof/>
          <w:sz w:val="18"/>
          <w:szCs w:val="24"/>
        </w:rPr>
        <w:t>Demographic Research</w:t>
      </w:r>
      <w:r w:rsidRPr="00CE10CE">
        <w:rPr>
          <w:rFonts w:ascii="Calibri" w:hAnsi="Calibri" w:cs="Calibri"/>
          <w:noProof/>
          <w:sz w:val="18"/>
          <w:szCs w:val="24"/>
        </w:rPr>
        <w:t>: 30(24): 703–737.</w:t>
      </w:r>
    </w:p>
    <w:p w14:paraId="3EBFFDF0"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Coleman, D. (2006). Immigration and ethnic change in low‐fertility countries: A third demographic transition. </w:t>
      </w:r>
      <w:r w:rsidRPr="00CE10CE">
        <w:rPr>
          <w:rFonts w:ascii="Calibri" w:hAnsi="Calibri" w:cs="Calibri"/>
          <w:i/>
          <w:iCs/>
          <w:noProof/>
          <w:sz w:val="18"/>
          <w:szCs w:val="24"/>
        </w:rPr>
        <w:t>Population and development review</w:t>
      </w:r>
      <w:r w:rsidRPr="00CE10CE">
        <w:rPr>
          <w:rFonts w:ascii="Calibri" w:hAnsi="Calibri" w:cs="Calibri"/>
          <w:noProof/>
          <w:sz w:val="18"/>
          <w:szCs w:val="24"/>
        </w:rPr>
        <w:t>: 32(3): 401–446.</w:t>
      </w:r>
    </w:p>
    <w:p w14:paraId="667DC557"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Davis, K. (1945). The World Demographic Transition. </w:t>
      </w:r>
      <w:r w:rsidRPr="00CE10CE">
        <w:rPr>
          <w:rFonts w:ascii="Calibri" w:hAnsi="Calibri" w:cs="Calibri"/>
          <w:i/>
          <w:iCs/>
          <w:noProof/>
          <w:sz w:val="18"/>
          <w:szCs w:val="24"/>
        </w:rPr>
        <w:t>The Annals of the American Academy of Political and Social Science</w:t>
      </w:r>
      <w:r w:rsidRPr="00CE10CE">
        <w:rPr>
          <w:rFonts w:ascii="Calibri" w:hAnsi="Calibri" w:cs="Calibri"/>
          <w:noProof/>
          <w:sz w:val="18"/>
          <w:szCs w:val="24"/>
        </w:rPr>
        <w:t>, 237(Jan.): 1–11.</w:t>
      </w:r>
    </w:p>
    <w:p w14:paraId="02087CB1"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Esping-Andersen, G. (1999). </w:t>
      </w:r>
      <w:r w:rsidRPr="00CE10CE">
        <w:rPr>
          <w:rFonts w:ascii="Calibri" w:hAnsi="Calibri" w:cs="Calibri"/>
          <w:i/>
          <w:iCs/>
          <w:noProof/>
          <w:sz w:val="18"/>
          <w:szCs w:val="24"/>
        </w:rPr>
        <w:t>Social foundations of postindustrial economies</w:t>
      </w:r>
      <w:r w:rsidRPr="00CE10CE">
        <w:rPr>
          <w:rFonts w:ascii="Calibri" w:hAnsi="Calibri" w:cs="Calibri"/>
          <w:noProof/>
          <w:sz w:val="18"/>
          <w:szCs w:val="24"/>
        </w:rPr>
        <w:t>. Oxford: Oxford University Press.</w:t>
      </w:r>
    </w:p>
    <w:p w14:paraId="1AA43CDD"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Esping‐Andersen, G. and Billari, F. C. (2015). Re‐theorizing Family Demographics. </w:t>
      </w:r>
      <w:r w:rsidRPr="00CE10CE">
        <w:rPr>
          <w:rFonts w:ascii="Calibri" w:hAnsi="Calibri" w:cs="Calibri"/>
          <w:i/>
          <w:iCs/>
          <w:noProof/>
          <w:sz w:val="18"/>
          <w:szCs w:val="24"/>
        </w:rPr>
        <w:t>Population and Development Review</w:t>
      </w:r>
      <w:r w:rsidRPr="00CE10CE">
        <w:rPr>
          <w:rFonts w:ascii="Calibri" w:hAnsi="Calibri" w:cs="Calibri"/>
          <w:noProof/>
          <w:sz w:val="18"/>
          <w:szCs w:val="24"/>
        </w:rPr>
        <w:t xml:space="preserve"> 41(1): 1–31.</w:t>
      </w:r>
    </w:p>
    <w:p w14:paraId="29BFA45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Frejka, T. (2017). The Fertility Transition Revisited: A Cohort Perspective. </w:t>
      </w:r>
      <w:r w:rsidRPr="00CE10CE">
        <w:rPr>
          <w:rFonts w:ascii="Calibri" w:hAnsi="Calibri" w:cs="Calibri"/>
          <w:i/>
          <w:iCs/>
          <w:noProof/>
          <w:sz w:val="18"/>
          <w:szCs w:val="24"/>
        </w:rPr>
        <w:t>Comparative Population Studies</w:t>
      </w:r>
      <w:r w:rsidRPr="00CE10CE">
        <w:rPr>
          <w:rFonts w:ascii="Calibri" w:hAnsi="Calibri" w:cs="Calibri"/>
          <w:noProof/>
          <w:sz w:val="18"/>
          <w:szCs w:val="24"/>
        </w:rPr>
        <w:t>, 42: 89–116.</w:t>
      </w:r>
    </w:p>
    <w:p w14:paraId="38111F23"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Goldstein, J. R., Sobotka, T., and Jasilioniene, A. (2009). The End of “Lowest-Low” Fertility? </w:t>
      </w:r>
      <w:r w:rsidRPr="00CE10CE">
        <w:rPr>
          <w:rFonts w:ascii="Calibri" w:hAnsi="Calibri" w:cs="Calibri"/>
          <w:i/>
          <w:iCs/>
          <w:noProof/>
          <w:sz w:val="18"/>
          <w:szCs w:val="24"/>
        </w:rPr>
        <w:t>Population and Development Review</w:t>
      </w:r>
      <w:r w:rsidRPr="00CE10CE">
        <w:rPr>
          <w:rFonts w:ascii="Calibri" w:hAnsi="Calibri" w:cs="Calibri"/>
          <w:noProof/>
          <w:sz w:val="18"/>
          <w:szCs w:val="24"/>
        </w:rPr>
        <w:t xml:space="preserve"> 35(4): 663–699.</w:t>
      </w:r>
    </w:p>
    <w:p w14:paraId="03E440A9"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Grigorieva, O., Jasilioniene, A., Jdanov, D. A., Grigoriev, P., Sobotka, T., Zeman, K., and Shkolnikov, V. M. (2015). </w:t>
      </w:r>
      <w:r w:rsidRPr="00CE10CE">
        <w:rPr>
          <w:rFonts w:ascii="Calibri" w:hAnsi="Calibri" w:cs="Calibri"/>
          <w:iCs/>
          <w:noProof/>
          <w:sz w:val="18"/>
          <w:szCs w:val="24"/>
        </w:rPr>
        <w:t>Methods Protocol for the Human Fertility Collection</w:t>
      </w:r>
      <w:r w:rsidRPr="00CE10CE">
        <w:rPr>
          <w:rFonts w:ascii="Calibri" w:hAnsi="Calibri" w:cs="Calibri"/>
          <w:noProof/>
          <w:sz w:val="18"/>
          <w:szCs w:val="24"/>
        </w:rPr>
        <w:t>. Available at: http://www.fertilitydata.org/docs/methods.pdf (Accessed: 25 August 2017).</w:t>
      </w:r>
    </w:p>
    <w:p w14:paraId="669136AF"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Kravdal, Ø. (2016). Not so Low Fertility in Norway—A Result of Affluence, Liberal Values, Gender-Equality Ideals, and the Welfare State. In R. R. Rindfuss and M. K. Choe (eds) </w:t>
      </w:r>
      <w:r w:rsidRPr="00CE10CE">
        <w:rPr>
          <w:rFonts w:ascii="Calibri" w:hAnsi="Calibri" w:cs="Calibri"/>
          <w:i/>
          <w:iCs/>
          <w:noProof/>
          <w:sz w:val="18"/>
          <w:szCs w:val="24"/>
        </w:rPr>
        <w:t>Low Fertility, Institutions, and their Policies</w:t>
      </w:r>
      <w:r w:rsidRPr="00CE10CE">
        <w:rPr>
          <w:rFonts w:ascii="Calibri" w:hAnsi="Calibri" w:cs="Calibri"/>
          <w:noProof/>
          <w:sz w:val="18"/>
          <w:szCs w:val="24"/>
        </w:rPr>
        <w:t>. New York: Springer: 13–47.</w:t>
      </w:r>
    </w:p>
    <w:p w14:paraId="6BEBC69E"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Lesthaeghe, R. (1995). The second demographic transition in Western countries: An interpretation. In K. Oppenheim Mason and A.-M.Jensen (eds) </w:t>
      </w:r>
      <w:r w:rsidRPr="00CE10CE">
        <w:rPr>
          <w:rFonts w:ascii="Calibri" w:hAnsi="Calibri" w:cs="Calibri"/>
          <w:i/>
          <w:iCs/>
          <w:noProof/>
          <w:sz w:val="18"/>
          <w:szCs w:val="24"/>
        </w:rPr>
        <w:t>Gender and family change in industrialized countries</w:t>
      </w:r>
      <w:r w:rsidRPr="00CE10CE">
        <w:rPr>
          <w:rFonts w:ascii="Calibri" w:hAnsi="Calibri" w:cs="Calibri"/>
          <w:noProof/>
          <w:sz w:val="18"/>
          <w:szCs w:val="24"/>
        </w:rPr>
        <w:t>. Oxford: Clarendon Press: 17–62.</w:t>
      </w:r>
    </w:p>
    <w:p w14:paraId="4F2F7C94"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Lesthaeghe, R. (2010). The unfolding story of the Second Demographic Transition. </w:t>
      </w:r>
      <w:r w:rsidRPr="00CE10CE">
        <w:rPr>
          <w:rFonts w:ascii="Calibri" w:hAnsi="Calibri" w:cs="Calibri"/>
          <w:i/>
          <w:iCs/>
          <w:noProof/>
          <w:sz w:val="18"/>
          <w:szCs w:val="24"/>
        </w:rPr>
        <w:t>Population and Development Review</w:t>
      </w:r>
      <w:r w:rsidRPr="00CE10CE">
        <w:rPr>
          <w:rFonts w:ascii="Calibri" w:hAnsi="Calibri" w:cs="Calibri"/>
          <w:noProof/>
          <w:sz w:val="18"/>
          <w:szCs w:val="24"/>
        </w:rPr>
        <w:t xml:space="preserve"> 36(2): 211–251.</w:t>
      </w:r>
    </w:p>
    <w:p w14:paraId="6BCB2A3B"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Lesthaeghe, R. and van de Kaa, D. (1986). Twee demografische transities? In R. Lesthaeghe and D. van de Kaa (eds) </w:t>
      </w:r>
      <w:r w:rsidRPr="00CE10CE">
        <w:rPr>
          <w:rFonts w:ascii="Calibri" w:hAnsi="Calibri" w:cs="Calibri"/>
          <w:i/>
          <w:iCs/>
          <w:noProof/>
          <w:sz w:val="18"/>
          <w:szCs w:val="24"/>
        </w:rPr>
        <w:t>Bevolking: Groei en krimp. Mens an Maatschappij</w:t>
      </w:r>
      <w:r w:rsidRPr="00CE10CE">
        <w:rPr>
          <w:rFonts w:ascii="Calibri" w:hAnsi="Calibri" w:cs="Calibri"/>
          <w:noProof/>
          <w:sz w:val="18"/>
          <w:szCs w:val="24"/>
        </w:rPr>
        <w:t>. Deventer: Van Loghum-Slaterus: 9–24.</w:t>
      </w:r>
    </w:p>
    <w:p w14:paraId="6C200BE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Max Planck Institute for Demographic Research (Germany) and Vienna Institute of Demography (Austria) (2015). </w:t>
      </w:r>
      <w:r w:rsidRPr="00CE10CE">
        <w:rPr>
          <w:rFonts w:ascii="Calibri" w:hAnsi="Calibri" w:cs="Calibri"/>
          <w:i/>
          <w:iCs/>
          <w:noProof/>
          <w:sz w:val="18"/>
          <w:szCs w:val="24"/>
        </w:rPr>
        <w:t>Human Fertility Collection</w:t>
      </w:r>
      <w:r w:rsidRPr="00CE10CE">
        <w:rPr>
          <w:rFonts w:ascii="Calibri" w:hAnsi="Calibri" w:cs="Calibri"/>
          <w:noProof/>
          <w:sz w:val="18"/>
          <w:szCs w:val="24"/>
        </w:rPr>
        <w:t>. Available at: http://www.fertilitydata.org/cgi-bin/terms.php (Accessed: 19 November 2016).</w:t>
      </w:r>
    </w:p>
    <w:p w14:paraId="24764B8E"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Max Planck Institute for Demographic Research (Germany) and Vienna Institute of Demography (Austria) (2016). </w:t>
      </w:r>
      <w:r w:rsidRPr="00CE10CE">
        <w:rPr>
          <w:rFonts w:ascii="Calibri" w:hAnsi="Calibri" w:cs="Calibri"/>
          <w:i/>
          <w:iCs/>
          <w:noProof/>
          <w:sz w:val="18"/>
          <w:szCs w:val="24"/>
        </w:rPr>
        <w:t>Human Fertility Database</w:t>
      </w:r>
      <w:r w:rsidRPr="00CE10CE">
        <w:rPr>
          <w:rFonts w:ascii="Calibri" w:hAnsi="Calibri" w:cs="Calibri"/>
          <w:noProof/>
          <w:sz w:val="18"/>
          <w:szCs w:val="24"/>
        </w:rPr>
        <w:t>. Available at: www.humanfertility.org (Accessed: 1 January 2015).</w:t>
      </w:r>
    </w:p>
    <w:p w14:paraId="693D52F0"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Myrskylä, M., Goldstein, J. R., and Cheng, Y. A. (2013). New cohort forecasts for the developed world : Rises, falls, and reversals. </w:t>
      </w:r>
      <w:r w:rsidRPr="00CE10CE">
        <w:rPr>
          <w:rFonts w:ascii="Calibri" w:hAnsi="Calibri" w:cs="Calibri"/>
          <w:i/>
          <w:noProof/>
          <w:sz w:val="18"/>
          <w:szCs w:val="24"/>
        </w:rPr>
        <w:t xml:space="preserve">Population and Development Review </w:t>
      </w:r>
      <w:r w:rsidRPr="00CE10CE">
        <w:rPr>
          <w:rFonts w:ascii="Calibri" w:hAnsi="Calibri" w:cs="Calibri"/>
          <w:noProof/>
          <w:sz w:val="18"/>
          <w:szCs w:val="24"/>
        </w:rPr>
        <w:t xml:space="preserve"> 39(1): 31–56.</w:t>
      </w:r>
    </w:p>
    <w:p w14:paraId="70A39E8C" w14:textId="08E74E94"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Neuwirth, E. (2014). RColorBrewer: ColorBrewer Palettes. R Foundation for Statistical Computing, Vienna, Austr</w:t>
      </w:r>
      <w:del w:id="284" w:author="Serena Pattaro" w:date="2018-09-26T14:39:00Z">
        <w:r w:rsidRPr="00CE10CE" w:rsidDel="006B491E">
          <w:rPr>
            <w:rFonts w:ascii="Calibri" w:hAnsi="Calibri" w:cs="Calibri"/>
            <w:noProof/>
            <w:sz w:val="18"/>
            <w:szCs w:val="24"/>
          </w:rPr>
          <w:delText>a</w:delText>
        </w:r>
      </w:del>
      <w:r w:rsidRPr="00CE10CE">
        <w:rPr>
          <w:rFonts w:ascii="Calibri" w:hAnsi="Calibri" w:cs="Calibri"/>
          <w:noProof/>
          <w:sz w:val="18"/>
          <w:szCs w:val="24"/>
        </w:rPr>
        <w:t>ia (http://www.R-project.org/</w:t>
      </w:r>
      <w:ins w:id="285" w:author="Serena Pattaro" w:date="2018-09-26T14:39:00Z">
        <w:r w:rsidR="006B491E">
          <w:rPr>
            <w:rFonts w:ascii="Calibri" w:hAnsi="Calibri" w:cs="Calibri"/>
            <w:noProof/>
            <w:sz w:val="18"/>
            <w:szCs w:val="24"/>
          </w:rPr>
          <w:t>)</w:t>
        </w:r>
      </w:ins>
      <w:r w:rsidRPr="00CE10CE">
        <w:rPr>
          <w:rFonts w:ascii="Calibri" w:hAnsi="Calibri" w:cs="Calibri"/>
          <w:noProof/>
          <w:sz w:val="18"/>
          <w:szCs w:val="24"/>
        </w:rPr>
        <w:t>.</w:t>
      </w:r>
    </w:p>
    <w:p w14:paraId="50064723"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Notestein, F. W. (1945). Population: the long view. In T. Schultz (ed.) </w:t>
      </w:r>
      <w:r w:rsidRPr="00CE10CE">
        <w:rPr>
          <w:rFonts w:ascii="Calibri" w:hAnsi="Calibri" w:cs="Calibri"/>
          <w:i/>
          <w:iCs/>
          <w:noProof/>
          <w:sz w:val="18"/>
          <w:szCs w:val="24"/>
        </w:rPr>
        <w:t>Food for the World</w:t>
      </w:r>
      <w:r w:rsidRPr="00CE10CE">
        <w:rPr>
          <w:rFonts w:ascii="Calibri" w:hAnsi="Calibri" w:cs="Calibri"/>
          <w:noProof/>
          <w:sz w:val="18"/>
          <w:szCs w:val="24"/>
        </w:rPr>
        <w:t>. Chicago: Chicago University Press: 36–57.</w:t>
      </w:r>
    </w:p>
    <w:p w14:paraId="1BE3E14F"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Oeppen, J. and Vaupel, J. W. (2002). Broken limits to life expectancy. </w:t>
      </w:r>
      <w:r w:rsidRPr="00CE10CE">
        <w:rPr>
          <w:rFonts w:ascii="Calibri" w:hAnsi="Calibri" w:cs="Calibri"/>
          <w:i/>
          <w:iCs/>
          <w:noProof/>
          <w:sz w:val="18"/>
          <w:szCs w:val="24"/>
        </w:rPr>
        <w:t>Science</w:t>
      </w:r>
      <w:r w:rsidRPr="00CE10CE">
        <w:rPr>
          <w:rFonts w:ascii="Calibri" w:hAnsi="Calibri" w:cs="Calibri"/>
          <w:noProof/>
          <w:sz w:val="18"/>
          <w:szCs w:val="24"/>
        </w:rPr>
        <w:t>, 296(10 May): 1029–1031.</w:t>
      </w:r>
    </w:p>
    <w:p w14:paraId="10475424"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Rau, R., Bohk-Ewald, R., Muszyńska, M. M., and Vaupel, J. W. (2018). </w:t>
      </w:r>
      <w:r w:rsidRPr="00CE10CE">
        <w:rPr>
          <w:rFonts w:ascii="Calibri" w:hAnsi="Calibri" w:cs="Calibri"/>
          <w:i/>
          <w:iCs/>
          <w:noProof/>
          <w:sz w:val="18"/>
          <w:szCs w:val="24"/>
        </w:rPr>
        <w:t>Visualizing Mortality Dynamics in the Lexis Diagram</w:t>
      </w:r>
      <w:r w:rsidRPr="00CE10CE">
        <w:rPr>
          <w:rFonts w:ascii="Calibri" w:hAnsi="Calibri" w:cs="Calibri"/>
          <w:noProof/>
          <w:sz w:val="18"/>
          <w:szCs w:val="24"/>
        </w:rPr>
        <w:t>. New York: Springer.</w:t>
      </w:r>
    </w:p>
    <w:p w14:paraId="1B73A4A6"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Sarkar, D. (2008) </w:t>
      </w:r>
      <w:r w:rsidRPr="00CE10CE">
        <w:rPr>
          <w:rFonts w:ascii="Calibri" w:hAnsi="Calibri" w:cs="Calibri"/>
          <w:i/>
          <w:iCs/>
          <w:noProof/>
          <w:sz w:val="18"/>
          <w:szCs w:val="24"/>
        </w:rPr>
        <w:t>Lattice: Multivariate Data Visualization with R</w:t>
      </w:r>
      <w:r w:rsidRPr="00CE10CE">
        <w:rPr>
          <w:rFonts w:ascii="Calibri" w:hAnsi="Calibri" w:cs="Calibri"/>
          <w:noProof/>
          <w:sz w:val="18"/>
          <w:szCs w:val="24"/>
        </w:rPr>
        <w:t>. New York: Springer.</w:t>
      </w:r>
    </w:p>
    <w:p w14:paraId="3E80374A"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lastRenderedPageBreak/>
        <w:t xml:space="preserve">Schöley, J. and Willekens, F. (2017). Visualizing compositional data on the Lexis surface. </w:t>
      </w:r>
      <w:r w:rsidRPr="00CE10CE">
        <w:rPr>
          <w:rFonts w:ascii="Calibri" w:hAnsi="Calibri" w:cs="Calibri"/>
          <w:i/>
          <w:iCs/>
          <w:noProof/>
          <w:sz w:val="18"/>
          <w:szCs w:val="24"/>
        </w:rPr>
        <w:t>Demographic Research</w:t>
      </w:r>
      <w:r w:rsidRPr="00CE10CE">
        <w:rPr>
          <w:rFonts w:ascii="Calibri" w:hAnsi="Calibri" w:cs="Calibri"/>
          <w:noProof/>
          <w:sz w:val="18"/>
          <w:szCs w:val="24"/>
        </w:rPr>
        <w:t xml:space="preserve"> 36(21): 627–658.</w:t>
      </w:r>
    </w:p>
    <w:p w14:paraId="57D5FA8E"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Shkolnikov, V. M., Jdanov, D. A., Andreev, E. M., and Vaupel, J. W. (2011). Steep increase in best-practice cohort life expectancy. </w:t>
      </w:r>
      <w:r w:rsidRPr="00CE10CE">
        <w:rPr>
          <w:rFonts w:ascii="Calibri" w:hAnsi="Calibri" w:cs="Calibri"/>
          <w:i/>
          <w:iCs/>
          <w:noProof/>
          <w:sz w:val="18"/>
          <w:szCs w:val="24"/>
        </w:rPr>
        <w:t>Population and Development Review</w:t>
      </w:r>
      <w:r w:rsidRPr="00CE10CE">
        <w:rPr>
          <w:rFonts w:ascii="Calibri" w:hAnsi="Calibri" w:cs="Calibri"/>
          <w:noProof/>
          <w:sz w:val="18"/>
          <w:szCs w:val="24"/>
        </w:rPr>
        <w:t xml:space="preserve"> 37(3): 419–434.</w:t>
      </w:r>
    </w:p>
    <w:p w14:paraId="46FA1046"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Sobotka, T. (2008). Overview chapter 7: The rising importance of migrants for childbearing in Europe. </w:t>
      </w:r>
      <w:r w:rsidRPr="00CE10CE">
        <w:rPr>
          <w:rFonts w:ascii="Calibri" w:hAnsi="Calibri" w:cs="Calibri"/>
          <w:i/>
          <w:iCs/>
          <w:noProof/>
          <w:sz w:val="18"/>
          <w:szCs w:val="24"/>
        </w:rPr>
        <w:t>Demographic Research</w:t>
      </w:r>
      <w:r w:rsidRPr="00CE10CE">
        <w:rPr>
          <w:rFonts w:ascii="Calibri" w:hAnsi="Calibri" w:cs="Calibri"/>
          <w:noProof/>
          <w:sz w:val="18"/>
          <w:szCs w:val="24"/>
        </w:rPr>
        <w:t xml:space="preserve"> 19(9): 225–248.</w:t>
      </w:r>
    </w:p>
    <w:p w14:paraId="024F1C7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Sobotka, T., Zeman, K., Lesthaeghe, R., Frejka, T., and Neels, K. (2011). Postponement and Recuperation in Cohort Fertility: Austria, Germany and Switzerland in a European Context. </w:t>
      </w:r>
      <w:r w:rsidRPr="00CE10CE">
        <w:rPr>
          <w:rFonts w:ascii="Calibri" w:hAnsi="Calibri" w:cs="Calibri"/>
          <w:i/>
          <w:iCs/>
          <w:noProof/>
          <w:sz w:val="18"/>
          <w:szCs w:val="24"/>
        </w:rPr>
        <w:t>Comparative Population Studies</w:t>
      </w:r>
      <w:r w:rsidRPr="00CE10CE">
        <w:rPr>
          <w:rFonts w:ascii="Calibri" w:hAnsi="Calibri" w:cs="Calibri"/>
          <w:noProof/>
          <w:sz w:val="18"/>
          <w:szCs w:val="24"/>
        </w:rPr>
        <w:t xml:space="preserve"> 36(2–3): 417–452.</w:t>
      </w:r>
    </w:p>
    <w:p w14:paraId="3004665D"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Sobotka, T. (2017). Post-transitional fertility: the role of childbearing postponement in fuelling the shift to low and unstable fertility levels. </w:t>
      </w:r>
      <w:r w:rsidRPr="00CE10CE">
        <w:rPr>
          <w:rFonts w:ascii="Calibri" w:hAnsi="Calibri" w:cs="Calibri"/>
          <w:i/>
          <w:iCs/>
          <w:noProof/>
          <w:sz w:val="18"/>
          <w:szCs w:val="24"/>
        </w:rPr>
        <w:t>Journal of biosocial science</w:t>
      </w:r>
      <w:r w:rsidRPr="00CE10CE">
        <w:rPr>
          <w:rFonts w:ascii="Calibri" w:hAnsi="Calibri" w:cs="Calibri"/>
          <w:noProof/>
          <w:sz w:val="18"/>
          <w:szCs w:val="24"/>
        </w:rPr>
        <w:t xml:space="preserve"> 49(S1): S20–S45.</w:t>
      </w:r>
    </w:p>
    <w:p w14:paraId="33D7C2C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Vaupel, J. W., Gambill, B. A., and Yashin, A. I. (1987) </w:t>
      </w:r>
      <w:r w:rsidRPr="00CE10CE">
        <w:rPr>
          <w:rFonts w:ascii="Calibri" w:hAnsi="Calibri" w:cs="Calibri"/>
          <w:iCs/>
          <w:noProof/>
          <w:sz w:val="18"/>
          <w:szCs w:val="24"/>
        </w:rPr>
        <w:t>Thousands of Data at a Glance: Shaded Contour Maps of Demographic Surfaces</w:t>
      </w:r>
      <w:r w:rsidRPr="00CE10CE">
        <w:rPr>
          <w:rFonts w:ascii="Calibri" w:hAnsi="Calibri" w:cs="Calibri"/>
          <w:noProof/>
          <w:sz w:val="18"/>
          <w:szCs w:val="24"/>
        </w:rPr>
        <w:t>. Laxenburg, Austria: International Institute for Applied Systems Analysis (IIASA Research Report 87-016).</w:t>
      </w:r>
    </w:p>
    <w:p w14:paraId="7493072A" w14:textId="7758E1C0" w:rsidR="00C8640F" w:rsidRPr="00CE10CE" w:rsidRDefault="00CE10CE" w:rsidP="00CE10CE">
      <w:pPr>
        <w:spacing w:after="60"/>
        <w:ind w:left="170" w:hanging="170"/>
        <w:rPr>
          <w:color w:val="FF0000"/>
          <w:sz w:val="18"/>
          <w:szCs w:val="18"/>
        </w:rPr>
      </w:pPr>
      <w:r w:rsidRPr="00CE10CE">
        <w:rPr>
          <w:sz w:val="18"/>
          <w:szCs w:val="18"/>
        </w:rPr>
        <w:fldChar w:fldCharType="end"/>
      </w:r>
    </w:p>
    <w:p w14:paraId="7F6D56F5" w14:textId="77777777" w:rsidR="00C8640F" w:rsidRDefault="00C8640F">
      <w:pPr>
        <w:spacing w:after="200"/>
        <w:rPr>
          <w:sz w:val="18"/>
          <w:szCs w:val="18"/>
        </w:rPr>
      </w:pPr>
      <w:r>
        <w:rPr>
          <w:sz w:val="18"/>
          <w:szCs w:val="18"/>
        </w:rPr>
        <w:br w:type="page"/>
      </w:r>
    </w:p>
    <w:p w14:paraId="20ADF8BB" w14:textId="4C6A79C8" w:rsidR="00C8640F" w:rsidRDefault="00C8640F" w:rsidP="00C8640F">
      <w:pPr>
        <w:pStyle w:val="Caption"/>
      </w:pPr>
      <w:r>
        <w:lastRenderedPageBreak/>
        <w:t>Figu</w:t>
      </w:r>
      <w:r w:rsidR="00691282">
        <w:t>re 1</w:t>
      </w:r>
      <w:r w:rsidR="0047757E">
        <w:t>a</w:t>
      </w:r>
      <w:r w:rsidR="00691282">
        <w:t xml:space="preserve"> </w:t>
      </w:r>
      <w:r w:rsidR="0047757E">
        <w:t>Illustration of construction of cumulative cohort fertility contours</w:t>
      </w:r>
    </w:p>
    <w:p w14:paraId="4D2BDDFF" w14:textId="7BB17978" w:rsidR="00C8640F" w:rsidRDefault="0047757E" w:rsidP="00C8640F">
      <w:r>
        <w:rPr>
          <w:rFonts w:ascii="Arial" w:hAnsi="Arial" w:cs="Arial"/>
          <w:noProof/>
          <w:color w:val="000000"/>
          <w:lang w:eastAsia="en-GB"/>
        </w:rPr>
        <w:drawing>
          <wp:inline distT="0" distB="0" distL="0" distR="0" wp14:anchorId="583FBF63" wp14:editId="551D788C">
            <wp:extent cx="5731510" cy="3380121"/>
            <wp:effectExtent l="0" t="0" r="2540" b="0"/>
            <wp:docPr id="3" name="Picture 3" descr="https://lh4.googleusercontent.com/_NASxyKeq9v1bOaIQKy8DUgXj_LkAJDwkFjPb1fLttCNUhnvm5aQhNIOGJ2gbmtIyNdq2tbxwRgFx7G2Gbdy_UlfumrYHSHdUQHf1jKEQLAS6hqhhnLRb-wGKWBkYifEQU--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NASxyKeq9v1bOaIQKy8DUgXj_LkAJDwkFjPb1fLttCNUhnvm5aQhNIOGJ2gbmtIyNdq2tbxwRgFx7G2Gbdy_UlfumrYHSHdUQHf1jKEQLAS6hqhhnLRb-wGKWBkYifEQU--7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0121"/>
                    </a:xfrm>
                    <a:prstGeom prst="rect">
                      <a:avLst/>
                    </a:prstGeom>
                    <a:noFill/>
                    <a:ln>
                      <a:noFill/>
                    </a:ln>
                  </pic:spPr>
                </pic:pic>
              </a:graphicData>
            </a:graphic>
          </wp:inline>
        </w:drawing>
      </w:r>
    </w:p>
    <w:p w14:paraId="6276504E" w14:textId="77777777" w:rsidR="0047757E" w:rsidRDefault="00C8640F" w:rsidP="00C8640F">
      <w:pPr>
        <w:spacing w:after="60"/>
        <w:rPr>
          <w:rFonts w:cstheme="minorHAnsi"/>
          <w:color w:val="000000"/>
          <w:sz w:val="18"/>
          <w:szCs w:val="18"/>
        </w:rPr>
      </w:pPr>
      <w:r w:rsidRPr="0047757E">
        <w:rPr>
          <w:rFonts w:cstheme="minorHAnsi"/>
          <w:sz w:val="18"/>
          <w:szCs w:val="18"/>
        </w:rPr>
        <w:t xml:space="preserve">Notes: </w:t>
      </w:r>
      <w:r w:rsidR="0047757E" w:rsidRPr="0047757E">
        <w:rPr>
          <w:rFonts w:cstheme="minorHAnsi"/>
          <w:color w:val="000000"/>
          <w:sz w:val="18"/>
          <w:szCs w:val="18"/>
        </w:rPr>
        <w:t>Illustration of how the cumulative cohort fertility contours are constructed, using fertility schedules from West Germany for cohorts born in 1935 and 1938.</w:t>
      </w:r>
    </w:p>
    <w:p w14:paraId="6F62FAF2" w14:textId="532C383D" w:rsidR="00C8640F" w:rsidRDefault="00C8640F" w:rsidP="00C8640F">
      <w:pPr>
        <w:spacing w:after="60"/>
        <w:rPr>
          <w:sz w:val="18"/>
          <w:szCs w:val="18"/>
        </w:rPr>
      </w:pPr>
      <w:r w:rsidRPr="0047757E">
        <w:rPr>
          <w:rFonts w:cstheme="minorHAnsi"/>
          <w:sz w:val="18"/>
          <w:szCs w:val="18"/>
        </w:rPr>
        <w:t>Source: Human</w:t>
      </w:r>
      <w:r w:rsidRPr="00274964">
        <w:rPr>
          <w:sz w:val="18"/>
          <w:szCs w:val="18"/>
        </w:rPr>
        <w:t xml:space="preserve"> Fertility Database (HFD) and Human Fertility Collection (HFC)</w:t>
      </w:r>
      <w:r>
        <w:rPr>
          <w:sz w:val="18"/>
          <w:szCs w:val="18"/>
        </w:rPr>
        <w:t>, own calculations.</w:t>
      </w:r>
    </w:p>
    <w:p w14:paraId="624D6BB1" w14:textId="7E2FD77E" w:rsidR="00C8640F" w:rsidRDefault="00C8640F">
      <w:pPr>
        <w:spacing w:after="200"/>
        <w:rPr>
          <w:sz w:val="18"/>
          <w:szCs w:val="18"/>
        </w:rPr>
      </w:pPr>
      <w:r>
        <w:rPr>
          <w:sz w:val="18"/>
          <w:szCs w:val="18"/>
        </w:rPr>
        <w:br w:type="page"/>
      </w:r>
    </w:p>
    <w:p w14:paraId="77E60FFA" w14:textId="5CE71EB0" w:rsidR="00C8640F" w:rsidRDefault="00C8640F" w:rsidP="00C8640F">
      <w:pPr>
        <w:pStyle w:val="Caption"/>
      </w:pPr>
      <w:r>
        <w:lastRenderedPageBreak/>
        <w:t>F</w:t>
      </w:r>
      <w:r w:rsidR="00691282">
        <w:t xml:space="preserve">igure </w:t>
      </w:r>
      <w:r w:rsidR="0047757E">
        <w:t>1b</w:t>
      </w:r>
      <w:r w:rsidR="00691282">
        <w:t xml:space="preserve"> </w:t>
      </w:r>
      <w:commentRangeStart w:id="286"/>
      <w:r w:rsidR="0047757E">
        <w:t>Production of composite fertility lattice plot for West Germany</w:t>
      </w:r>
    </w:p>
    <w:p w14:paraId="4FFFDB1C" w14:textId="45D99748" w:rsidR="00C8640F" w:rsidRDefault="0047757E" w:rsidP="00C8640F">
      <w:pPr>
        <w:rPr>
          <w:sz w:val="18"/>
          <w:szCs w:val="18"/>
        </w:rPr>
      </w:pPr>
      <w:r>
        <w:rPr>
          <w:rFonts w:ascii="Arial" w:hAnsi="Arial" w:cs="Arial"/>
          <w:noProof/>
          <w:color w:val="000000"/>
          <w:lang w:eastAsia="en-GB"/>
        </w:rPr>
        <w:drawing>
          <wp:inline distT="0" distB="0" distL="0" distR="0" wp14:anchorId="102DE7EE" wp14:editId="450096C8">
            <wp:extent cx="5731252" cy="6057265"/>
            <wp:effectExtent l="0" t="0" r="3175" b="635"/>
            <wp:docPr id="6" name="Picture 6" descr="https://lh4.googleusercontent.com/E1eTQhdigvoKsBsygOfdAz-p1APstnCdGzzV_hzH87E-kRccJDro62JojZh5N6Me1Gk3X2E_pT7a4wPNJgn_cQEWTfRrYB9cIVfHECptCzqZYOL6HqdumCrbC0gMFuHEqXk2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1eTQhdigvoKsBsygOfdAz-p1APstnCdGzzV_hzH87E-kRccJDro62JojZh5N6Me1Gk3X2E_pT7a4wPNJgn_cQEWTfRrYB9cIVfHECptCzqZYOL6HqdumCrbC0gMFuHEqXk2I-8"/>
                    <pic:cNvPicPr>
                      <a:picLocks noChangeAspect="1" noChangeArrowheads="1"/>
                    </pic:cNvPicPr>
                  </pic:nvPicPr>
                  <pic:blipFill rotWithShape="1">
                    <a:blip r:embed="rId10">
                      <a:extLst>
                        <a:ext uri="{28A0092B-C50C-407E-A947-70E740481C1C}">
                          <a14:useLocalDpi xmlns:a14="http://schemas.microsoft.com/office/drawing/2010/main" val="0"/>
                        </a:ext>
                      </a:extLst>
                    </a:blip>
                    <a:srcRect t="10975"/>
                    <a:stretch/>
                  </pic:blipFill>
                  <pic:spPr bwMode="auto">
                    <a:xfrm>
                      <a:off x="0" y="0"/>
                      <a:ext cx="5731510" cy="6057537"/>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6"/>
      <w:r w:rsidR="00CE39E8">
        <w:rPr>
          <w:rStyle w:val="CommentReference"/>
        </w:rPr>
        <w:commentReference w:id="286"/>
      </w:r>
    </w:p>
    <w:p w14:paraId="15476959" w14:textId="77777777" w:rsidR="00C8640F" w:rsidRDefault="00C8640F" w:rsidP="00C8640F">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0C6AE574" w14:textId="2BBA022E" w:rsidR="00C8640F" w:rsidRDefault="00C8640F">
      <w:pPr>
        <w:spacing w:after="200"/>
        <w:rPr>
          <w:sz w:val="18"/>
          <w:szCs w:val="18"/>
        </w:rPr>
      </w:pPr>
      <w:r>
        <w:rPr>
          <w:sz w:val="18"/>
          <w:szCs w:val="18"/>
        </w:rPr>
        <w:br w:type="page"/>
      </w:r>
    </w:p>
    <w:p w14:paraId="7FAF07FA" w14:textId="77777777" w:rsidR="00BE430F" w:rsidRDefault="00BE430F" w:rsidP="00C77E90">
      <w:pPr>
        <w:pStyle w:val="Caption"/>
        <w:rPr>
          <w:ins w:id="287" w:author="Jonathan Minton" w:date="2018-09-08T11:24:00Z"/>
        </w:rPr>
        <w:sectPr w:rsidR="00BE430F">
          <w:pgSz w:w="11906" w:h="16838"/>
          <w:pgMar w:top="1440" w:right="1440" w:bottom="1440" w:left="1440" w:header="708" w:footer="708" w:gutter="0"/>
          <w:cols w:space="708"/>
          <w:docGrid w:linePitch="360"/>
        </w:sectPr>
      </w:pPr>
    </w:p>
    <w:p w14:paraId="2CD7140A" w14:textId="4317B607" w:rsidR="00C77E90" w:rsidRDefault="00C77E90" w:rsidP="00C77E90">
      <w:pPr>
        <w:pStyle w:val="Caption"/>
      </w:pPr>
      <w:commentRangeStart w:id="288"/>
      <w:r>
        <w:lastRenderedPageBreak/>
        <w:t xml:space="preserve">Figure </w:t>
      </w:r>
      <w:r w:rsidR="0047757E">
        <w:t>1c</w:t>
      </w:r>
      <w:r w:rsidR="008742B9">
        <w:t xml:space="preserve"> </w:t>
      </w:r>
      <w:r w:rsidR="0047757E">
        <w:t>Comparison of West and East Germany</w:t>
      </w:r>
    </w:p>
    <w:p w14:paraId="522889EA" w14:textId="7B8165D7" w:rsidR="00C77E90" w:rsidRDefault="0047757E" w:rsidP="00C77E90">
      <w:pPr>
        <w:rPr>
          <w:sz w:val="18"/>
          <w:szCs w:val="18"/>
        </w:rPr>
      </w:pPr>
      <w:del w:id="289" w:author="Jonathan Minton" w:date="2018-09-08T12:41:00Z">
        <w:r w:rsidDel="00DE7310">
          <w:rPr>
            <w:rFonts w:ascii="Arial" w:hAnsi="Arial" w:cs="Arial"/>
            <w:noProof/>
            <w:color w:val="000000"/>
            <w:lang w:eastAsia="en-GB"/>
            <w:rPrChange w:id="290" w:author="Unknown">
              <w:rPr>
                <w:noProof/>
                <w:lang w:eastAsia="en-GB"/>
              </w:rPr>
            </w:rPrChange>
          </w:rPr>
          <w:drawing>
            <wp:inline distT="0" distB="0" distL="0" distR="0" wp14:anchorId="16801CDA" wp14:editId="2E2CDB86">
              <wp:extent cx="9475303" cy="3352800"/>
              <wp:effectExtent l="0" t="0" r="0" b="0"/>
              <wp:docPr id="7" name="Picture 7" descr="https://lh3.googleusercontent.com/9mOuxAJcTZLeDYDr7LlQ-kb3WNFyluvioCNUtC4tu0VgwE4068441viigtclCi0NHxCI2QaPdsbkp3b-0sr9pjH9gfhfNcmFgX98socGGJ4jkMmcFgO0DhUsiPbtNQMuj1HMy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mOuxAJcTZLeDYDr7LlQ-kb3WNFyluvioCNUtC4tu0VgwE4068441viigtclCi0NHxCI2QaPdsbkp3b-0sr9pjH9gfhfNcmFgX98socGGJ4jkMmcFgO0DhUsiPbtNQMuj1HMy5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94974" cy="3359760"/>
                      </a:xfrm>
                      <a:prstGeom prst="rect">
                        <a:avLst/>
                      </a:prstGeom>
                      <a:noFill/>
                      <a:ln>
                        <a:noFill/>
                      </a:ln>
                    </pic:spPr>
                  </pic:pic>
                </a:graphicData>
              </a:graphic>
            </wp:inline>
          </w:drawing>
        </w:r>
      </w:del>
    </w:p>
    <w:p w14:paraId="7E46619E" w14:textId="77777777" w:rsidR="00DE7310" w:rsidRDefault="00DE7310" w:rsidP="00C77E90">
      <w:pPr>
        <w:spacing w:after="60"/>
        <w:rPr>
          <w:ins w:id="291" w:author="Jonathan Minton" w:date="2018-09-08T12:41:00Z"/>
          <w:sz w:val="18"/>
          <w:szCs w:val="18"/>
        </w:rPr>
      </w:pPr>
      <w:ins w:id="292" w:author="Jonathan Minton" w:date="2018-09-08T12:41:00Z">
        <w:r>
          <w:rPr>
            <w:noProof/>
            <w:sz w:val="18"/>
            <w:szCs w:val="18"/>
            <w:lang w:eastAsia="en-GB"/>
            <w:rPrChange w:id="293" w:author="Unknown">
              <w:rPr>
                <w:noProof/>
                <w:lang w:eastAsia="en-GB"/>
              </w:rPr>
            </w:rPrChange>
          </w:rPr>
          <w:lastRenderedPageBreak/>
          <w:drawing>
            <wp:inline distT="0" distB="0" distL="0" distR="0" wp14:anchorId="0C448A9B" wp14:editId="3C8610FC">
              <wp:extent cx="5730240" cy="5730240"/>
              <wp:effectExtent l="0" t="0" r="3810" b="3810"/>
              <wp:docPr id="1" name="Picture 1" descr="E:\repos\comparative_fertility\figures\germanies_top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comparative_fertility\figures\germanies_topbott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ins>
    </w:p>
    <w:p w14:paraId="4077906A" w14:textId="6D1BF4F0" w:rsidR="00C77E90" w:rsidRDefault="00C77E90" w:rsidP="00C77E90">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commentRangeEnd w:id="288"/>
      <w:r w:rsidR="00574696">
        <w:rPr>
          <w:rStyle w:val="CommentReference"/>
        </w:rPr>
        <w:commentReference w:id="288"/>
      </w:r>
    </w:p>
    <w:p w14:paraId="28CD32B9" w14:textId="77777777" w:rsidR="00BE430F" w:rsidRDefault="00BE430F">
      <w:pPr>
        <w:spacing w:after="200"/>
        <w:rPr>
          <w:ins w:id="294" w:author="Jonathan Minton" w:date="2018-09-08T12:41:00Z"/>
          <w:sz w:val="18"/>
          <w:szCs w:val="18"/>
        </w:rPr>
      </w:pPr>
    </w:p>
    <w:p w14:paraId="61568721" w14:textId="6AABF591" w:rsidR="00B907B6" w:rsidRDefault="00B907B6">
      <w:pPr>
        <w:spacing w:after="200"/>
        <w:rPr>
          <w:ins w:id="295" w:author="Jonathan Minton" w:date="2018-09-08T11:24:00Z"/>
          <w:sz w:val="18"/>
          <w:szCs w:val="18"/>
        </w:rPr>
        <w:sectPr w:rsidR="00B907B6" w:rsidSect="00DE7310">
          <w:type w:val="continuous"/>
          <w:pgSz w:w="11906" w:h="16838"/>
          <w:pgMar w:top="1440" w:right="1440" w:bottom="1440" w:left="1440" w:header="708" w:footer="708" w:gutter="0"/>
          <w:cols w:space="708"/>
          <w:docGrid w:linePitch="360"/>
          <w:sectPrChange w:id="296" w:author="Jonathan Minton" w:date="2018-09-08T12:42:00Z">
            <w:sectPr w:rsidR="00B907B6" w:rsidSect="00DE7310">
              <w:type w:val="nextPage"/>
              <w:pgMar w:top="1440" w:right="1440" w:bottom="1440" w:left="1440" w:header="708" w:footer="708" w:gutter="0"/>
            </w:sectPr>
          </w:sectPrChange>
        </w:sectPr>
      </w:pPr>
    </w:p>
    <w:p w14:paraId="21E25709" w14:textId="5777C809" w:rsidR="00C77E90" w:rsidDel="00BE430F" w:rsidRDefault="00C77E90">
      <w:pPr>
        <w:spacing w:after="200"/>
        <w:rPr>
          <w:del w:id="297" w:author="Jonathan Minton" w:date="2018-09-08T11:24:00Z"/>
          <w:sz w:val="18"/>
          <w:szCs w:val="18"/>
        </w:rPr>
      </w:pPr>
      <w:del w:id="298" w:author="Jonathan Minton" w:date="2018-09-08T11:24:00Z">
        <w:r w:rsidDel="00BE430F">
          <w:rPr>
            <w:sz w:val="18"/>
            <w:szCs w:val="18"/>
          </w:rPr>
          <w:lastRenderedPageBreak/>
          <w:br w:type="page"/>
        </w:r>
      </w:del>
    </w:p>
    <w:p w14:paraId="00422620" w14:textId="39543466" w:rsidR="00C77E90" w:rsidRDefault="00C77E90">
      <w:pPr>
        <w:spacing w:after="200"/>
        <w:pPrChange w:id="299" w:author="Jonathan Minton" w:date="2018-09-08T11:24:00Z">
          <w:pPr>
            <w:pStyle w:val="Caption"/>
          </w:pPr>
        </w:pPrChange>
      </w:pPr>
      <w:r>
        <w:lastRenderedPageBreak/>
        <w:t xml:space="preserve">Figure </w:t>
      </w:r>
      <w:r w:rsidR="0047757E">
        <w:t>2</w:t>
      </w:r>
      <w:r w:rsidR="008742B9">
        <w:t xml:space="preserve"> </w:t>
      </w:r>
      <w:r w:rsidR="0047757E">
        <w:t>Comparison of Norway and the USA</w:t>
      </w:r>
    </w:p>
    <w:p w14:paraId="04BD3A39" w14:textId="5535F2BF" w:rsidR="00C77E90" w:rsidRDefault="0047757E" w:rsidP="00C77E90">
      <w:pPr>
        <w:rPr>
          <w:sz w:val="18"/>
          <w:szCs w:val="18"/>
        </w:rPr>
      </w:pPr>
      <w:r>
        <w:rPr>
          <w:rFonts w:ascii="Arial" w:hAnsi="Arial" w:cs="Arial"/>
          <w:noProof/>
          <w:color w:val="000000"/>
          <w:sz w:val="40"/>
          <w:szCs w:val="40"/>
          <w:lang w:eastAsia="en-GB"/>
        </w:rPr>
        <w:drawing>
          <wp:inline distT="0" distB="0" distL="0" distR="0" wp14:anchorId="5519D95A" wp14:editId="313466D5">
            <wp:extent cx="5731510" cy="5077530"/>
            <wp:effectExtent l="0" t="0" r="2540" b="8890"/>
            <wp:docPr id="8" name="Picture 8" descr="https://lh5.googleusercontent.com/LWtXxNl32VKk5Br45Vbu0ir-Bta1t1-kdP-DoLN0-0tSRIaCT7Ae2NTldZhNWn-27p6WewjYSFjgj7-QmKSvm_JHAh0D9t3lFdNbpo50jIQq7ghDr1ku2ozigkcYe_ISe7Qh5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LWtXxNl32VKk5Br45Vbu0ir-Bta1t1-kdP-DoLN0-0tSRIaCT7Ae2NTldZhNWn-27p6WewjYSFjgj7-QmKSvm_JHAh0D9t3lFdNbpo50jIQq7ghDr1ku2ozigkcYe_ISe7Qh5r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077530"/>
                    </a:xfrm>
                    <a:prstGeom prst="rect">
                      <a:avLst/>
                    </a:prstGeom>
                    <a:noFill/>
                    <a:ln>
                      <a:noFill/>
                    </a:ln>
                  </pic:spPr>
                </pic:pic>
              </a:graphicData>
            </a:graphic>
          </wp:inline>
        </w:drawing>
      </w:r>
    </w:p>
    <w:p w14:paraId="4B781A36" w14:textId="77777777" w:rsidR="00C77E90" w:rsidRDefault="00C77E90" w:rsidP="00C77E90">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7171D0BF" w14:textId="46BB897E" w:rsidR="0047757E" w:rsidRDefault="0047757E">
      <w:pPr>
        <w:spacing w:after="200"/>
        <w:rPr>
          <w:sz w:val="18"/>
          <w:szCs w:val="18"/>
        </w:rPr>
      </w:pPr>
      <w:r>
        <w:rPr>
          <w:sz w:val="18"/>
          <w:szCs w:val="18"/>
        </w:rPr>
        <w:br w:type="page"/>
      </w:r>
    </w:p>
    <w:p w14:paraId="606651FB" w14:textId="4849FB9E" w:rsidR="0047757E" w:rsidRDefault="0047757E" w:rsidP="0047757E">
      <w:pPr>
        <w:pStyle w:val="Caption"/>
      </w:pPr>
      <w:commentRangeStart w:id="300"/>
      <w:r>
        <w:lastRenderedPageBreak/>
        <w:t xml:space="preserve">Figure 3 Composite </w:t>
      </w:r>
      <w:r w:rsidR="00574696">
        <w:t>Fertility Lattice Plot for 45 countries by geographic region</w:t>
      </w:r>
      <w:commentRangeEnd w:id="300"/>
      <w:r w:rsidR="00574696">
        <w:rPr>
          <w:rStyle w:val="CommentReference"/>
          <w:b w:val="0"/>
          <w:bCs w:val="0"/>
          <w:color w:val="auto"/>
        </w:rPr>
        <w:commentReference w:id="300"/>
      </w:r>
    </w:p>
    <w:p w14:paraId="5063F375" w14:textId="757E0E98" w:rsidR="0047757E" w:rsidRDefault="00574696" w:rsidP="0047757E">
      <w:pPr>
        <w:rPr>
          <w:sz w:val="18"/>
          <w:szCs w:val="18"/>
        </w:rPr>
      </w:pPr>
      <w:r>
        <w:rPr>
          <w:rFonts w:ascii="Arial" w:hAnsi="Arial" w:cs="Arial"/>
          <w:noProof/>
          <w:color w:val="000000"/>
          <w:sz w:val="40"/>
          <w:szCs w:val="40"/>
          <w:lang w:eastAsia="en-GB"/>
        </w:rPr>
        <w:drawing>
          <wp:inline distT="0" distB="0" distL="0" distR="0" wp14:anchorId="3F9EE36A" wp14:editId="75B43C54">
            <wp:extent cx="5731510" cy="5731510"/>
            <wp:effectExtent l="0" t="0" r="2540" b="2540"/>
            <wp:docPr id="9" name="Picture 9" descr="https://lh3.googleusercontent.com/H_xqXgDZCkRtDdhmuUvHwDIEPfH5baGSfI0aV_UjaCWggY2jKoM01pQakHrqjValmsyv_xw78-SVpCVoYpGd7tfxabvGpZPwN1Yl-iSLHLXrzp7VkzK2gXz6M8_AjfPYpP8Kn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_xqXgDZCkRtDdhmuUvHwDIEPfH5baGSfI0aV_UjaCWggY2jKoM01pQakHrqjValmsyv_xw78-SVpCVoYpGd7tfxabvGpZPwN1Yl-iSLHLXrzp7VkzK2gXz6M8_AjfPYpP8Knq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57FB136" w14:textId="77777777" w:rsidR="0047757E" w:rsidRDefault="0047757E" w:rsidP="0047757E">
      <w:pPr>
        <w:spacing w:after="60"/>
        <w:rPr>
          <w:sz w:val="18"/>
          <w:szCs w:val="18"/>
        </w:rPr>
      </w:pPr>
      <w:r>
        <w:rPr>
          <w:sz w:val="18"/>
          <w:szCs w:val="18"/>
        </w:rPr>
        <w:t>Notes: (a)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ic fertility rates (ASFRs). (b) T</w:t>
      </w:r>
      <w:r w:rsidRPr="00274964">
        <w:rPr>
          <w:sz w:val="18"/>
          <w:szCs w:val="18"/>
        </w:rPr>
        <w:t xml:space="preserve">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 (c) Countries are ranked in descending order by CCFR in 2007 (last common year of observation). (d) Countries are grouped in geographic macro-regions as follows: (1) South-Eastern Europe: Albania (ALB), Romania (ROU), Macedonia (MKD), Bosnia and Herzegovina (BIH), Bulgaria (BGR); (2) Western Europe: Ireland (IRL), UK-Northern Ireland (GBR_NIR), France (FRA), UK-England and Wales (GBRTENW), UK-Scotland (GBR_SCO), Netherlands (NLD), Belgium (BEL) and German-speaking countries: East Germany (DEUTE), Austria (AUT), Switzerland (CHE), West Germany (DEUTW); (3) Northern Europe: Iceland (ISL), Norway (NOR), Sweden (SWE), Finland (FIN), Denmark (DNK); (4) East and South-East Asian countries: Taiwan (TWN), Republic of Kora (KOR), Japan (JPN); (5) Non-European English-speaking countries: New Zealand (NZL), Australia (AUS), United States of America (USA), Canada (CAN); (6) Eastern Europe: Moldova (MDA), Belarus (BLR), Ukraine (UKR), Russia (RUS); (7) Central Europe: Slovakia (SVK), Poland (POL), Czech Republic (CZE), Estonia (EST), Hungary (HUN); Lithuania (LTU), Croatia (HRV), Slovenia (SVN), Latvia (LVA); (8) Southern Europe: Spain (ESP), Portugal (PRT), Greece (GRC), Italy (ITA).</w:t>
      </w:r>
    </w:p>
    <w:p w14:paraId="2EBE3910" w14:textId="77777777" w:rsidR="0047757E" w:rsidRDefault="0047757E" w:rsidP="0047757E">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529FE97D" w14:textId="77777777" w:rsidR="0047757E" w:rsidRPr="00274964" w:rsidRDefault="0047757E" w:rsidP="0047757E">
      <w:pPr>
        <w:ind w:left="567" w:hanging="567"/>
        <w:rPr>
          <w:sz w:val="18"/>
          <w:szCs w:val="18"/>
        </w:rPr>
      </w:pPr>
    </w:p>
    <w:p w14:paraId="23968483" w14:textId="77777777" w:rsidR="003D2E3A" w:rsidRPr="00274964" w:rsidRDefault="003D2E3A" w:rsidP="00C8640F">
      <w:pPr>
        <w:ind w:left="567" w:hanging="567"/>
        <w:rPr>
          <w:sz w:val="18"/>
          <w:szCs w:val="18"/>
        </w:rPr>
      </w:pPr>
    </w:p>
    <w:sectPr w:rsidR="003D2E3A" w:rsidRPr="0027496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3" w:author="Richard Shaw" w:date="2018-09-11T15:17:00Z" w:initials="RS">
    <w:p w14:paraId="2E4F911F" w14:textId="50D1C9E1" w:rsidR="004A415F" w:rsidRDefault="004A415F">
      <w:pPr>
        <w:pStyle w:val="CommentText"/>
      </w:pPr>
      <w:r>
        <w:rPr>
          <w:rStyle w:val="CommentReference"/>
        </w:rPr>
        <w:annotationRef/>
      </w:r>
      <w:r>
        <w:t>Possibly cut this altogether</w:t>
      </w:r>
    </w:p>
  </w:comment>
  <w:comment w:id="83" w:author="Richard Shaw" w:date="2018-09-11T15:11:00Z" w:initials="RS">
    <w:p w14:paraId="3C529BD5" w14:textId="1BF41774" w:rsidR="00087008" w:rsidRDefault="00087008">
      <w:pPr>
        <w:pStyle w:val="CommentText"/>
      </w:pPr>
      <w:r>
        <w:rPr>
          <w:rStyle w:val="CommentReference"/>
        </w:rPr>
        <w:annotationRef/>
      </w:r>
      <w:r>
        <w:t xml:space="preserve">Few of these would lead to reversals, the only one perhaps being economic </w:t>
      </w:r>
      <w:proofErr w:type="spellStart"/>
      <w:r>
        <w:t>uncertainity</w:t>
      </w:r>
      <w:proofErr w:type="spellEnd"/>
      <w:r>
        <w:t xml:space="preserve">. I would suggest something like “Economic uncertainly may trigger increased fertility among women who had </w:t>
      </w:r>
      <w:proofErr w:type="spellStart"/>
      <w:r>
        <w:t>pervoous</w:t>
      </w:r>
      <w:proofErr w:type="spellEnd"/>
      <w:r>
        <w:t xml:space="preserve"> delayed”. </w:t>
      </w:r>
    </w:p>
  </w:comment>
  <w:comment w:id="120" w:author="Richard Shaw" w:date="2018-09-11T15:24:00Z" w:initials="RS">
    <w:p w14:paraId="40CE52EC" w14:textId="086A1E48" w:rsidR="004A415F" w:rsidRDefault="004A415F">
      <w:pPr>
        <w:pStyle w:val="CommentText"/>
      </w:pPr>
      <w:r>
        <w:rPr>
          <w:rStyle w:val="CommentReference"/>
        </w:rPr>
        <w:annotationRef/>
      </w:r>
      <w:r>
        <w:t xml:space="preserve">Insight is both repetition and perhaps too strong a word. </w:t>
      </w:r>
    </w:p>
  </w:comment>
  <w:comment w:id="178" w:author="Richard Shaw" w:date="2018-09-15T01:45:00Z" w:initials="RS">
    <w:p w14:paraId="258062A0" w14:textId="77777777" w:rsidR="00734F0F" w:rsidRDefault="00734F0F" w:rsidP="00734F0F">
      <w:pPr>
        <w:pStyle w:val="CommentText"/>
      </w:pPr>
      <w:r>
        <w:rPr>
          <w:rStyle w:val="CommentReference"/>
        </w:rPr>
        <w:annotationRef/>
      </w:r>
      <w:r>
        <w:t xml:space="preserve">Move the details to the online appendices. </w:t>
      </w:r>
    </w:p>
  </w:comment>
  <w:comment w:id="188" w:author="Richard Shaw" w:date="2018-09-11T15:41:00Z" w:initials="RS">
    <w:p w14:paraId="3F04CD4A" w14:textId="05026417" w:rsidR="002E3C1A" w:rsidRDefault="002E3C1A">
      <w:pPr>
        <w:pStyle w:val="CommentText"/>
      </w:pPr>
      <w:r>
        <w:rPr>
          <w:rStyle w:val="CommentReference"/>
        </w:rPr>
        <w:annotationRef/>
      </w:r>
      <w:r>
        <w:t>Put in discussion if needed</w:t>
      </w:r>
    </w:p>
  </w:comment>
  <w:comment w:id="197" w:author="Richard Shaw" w:date="2018-09-15T01:45:00Z" w:initials="RS">
    <w:p w14:paraId="5DD3B9CF" w14:textId="5B3177CF" w:rsidR="004D2894" w:rsidRDefault="004D2894">
      <w:pPr>
        <w:pStyle w:val="CommentText"/>
      </w:pPr>
      <w:r>
        <w:rPr>
          <w:rStyle w:val="CommentReference"/>
        </w:rPr>
        <w:annotationRef/>
      </w:r>
      <w:r>
        <w:t xml:space="preserve">Move the details to the online appendices. </w:t>
      </w:r>
    </w:p>
  </w:comment>
  <w:comment w:id="241" w:author="Serena Pattaro" w:date="2018-09-26T15:10:00Z" w:initials="SP">
    <w:p w14:paraId="575EEB0D" w14:textId="355B2376" w:rsidR="002E7DFB" w:rsidRDefault="002E7DFB">
      <w:pPr>
        <w:pStyle w:val="CommentText"/>
      </w:pPr>
      <w:r>
        <w:rPr>
          <w:rStyle w:val="CommentReference"/>
        </w:rPr>
        <w:annotationRef/>
      </w:r>
      <w:r>
        <w:t xml:space="preserve">Perhaps this can be added as a note below the </w:t>
      </w:r>
      <w:proofErr w:type="gramStart"/>
      <w:r>
        <w:t>45 country</w:t>
      </w:r>
      <w:proofErr w:type="gramEnd"/>
      <w:r>
        <w:t xml:space="preserve"> plot.</w:t>
      </w:r>
    </w:p>
  </w:comment>
  <w:comment w:id="205" w:author="Serena Pattaro [2]" w:date="2018-09-07T12:44:00Z" w:initials="SP">
    <w:p w14:paraId="47159581" w14:textId="34DD3F7E" w:rsidR="00726B72" w:rsidRDefault="00726B72">
      <w:pPr>
        <w:pStyle w:val="CommentText"/>
      </w:pPr>
      <w:r>
        <w:rPr>
          <w:rStyle w:val="CommentReference"/>
        </w:rPr>
        <w:annotationRef/>
      </w:r>
      <w:r>
        <w:t>This section needs to be revised by including new equation objects.</w:t>
      </w:r>
    </w:p>
  </w:comment>
  <w:comment w:id="286" w:author="Serena Pattaro [2]" w:date="2018-09-07T15:21:00Z" w:initials="SP">
    <w:p w14:paraId="53D59977" w14:textId="112436FE" w:rsidR="00CE39E8" w:rsidRDefault="00CE39E8">
      <w:pPr>
        <w:pStyle w:val="CommentText"/>
      </w:pPr>
      <w:r>
        <w:rPr>
          <w:rStyle w:val="CommentReference"/>
        </w:rPr>
        <w:annotationRef/>
      </w:r>
      <w:r w:rsidR="00205E5D">
        <w:t>The title inside the image should be erased for consistency</w:t>
      </w:r>
    </w:p>
  </w:comment>
  <w:comment w:id="288" w:author="Serena Pattaro [2]" w:date="2018-09-07T10:54:00Z" w:initials="SP">
    <w:p w14:paraId="51A1365D" w14:textId="77777777" w:rsidR="00574696" w:rsidRDefault="00574696">
      <w:pPr>
        <w:pStyle w:val="CommentText"/>
      </w:pPr>
      <w:r>
        <w:rPr>
          <w:rStyle w:val="CommentReference"/>
        </w:rPr>
        <w:annotationRef/>
      </w:r>
      <w:r>
        <w:t>Perhaps it would be better to produce Figure 1c using the same format of figure 2: i.e. superimposing one country over the other as the images seem bigger and more intelligible</w:t>
      </w:r>
      <w:r w:rsidR="00C75C6A">
        <w:t>.</w:t>
      </w:r>
    </w:p>
    <w:p w14:paraId="5280A9CF" w14:textId="77777777" w:rsidR="00C75C6A" w:rsidRDefault="00C75C6A">
      <w:pPr>
        <w:pStyle w:val="CommentText"/>
      </w:pPr>
    </w:p>
    <w:p w14:paraId="513AC540" w14:textId="77777777" w:rsidR="00C75C6A" w:rsidRDefault="00C75C6A">
      <w:pPr>
        <w:pStyle w:val="CommentText"/>
      </w:pPr>
      <w:r>
        <w:t>Annotation bottom left of figure for East Germany: “Initial fertility fall in late 1960s</w:t>
      </w:r>
      <w:r w:rsidR="008F4897">
        <w:t xml:space="preserve"> similar to East Germany</w:t>
      </w:r>
      <w:r>
        <w:t>”</w:t>
      </w:r>
      <w:r w:rsidR="008F4897">
        <w:t>; East Germany here should be replaced with West Germany.</w:t>
      </w:r>
    </w:p>
    <w:p w14:paraId="6B178F19" w14:textId="77777777" w:rsidR="008F4897" w:rsidRDefault="008F4897">
      <w:pPr>
        <w:pStyle w:val="CommentText"/>
      </w:pPr>
    </w:p>
    <w:p w14:paraId="7F53157B" w14:textId="64EE7BFF" w:rsidR="008F4897" w:rsidRDefault="008F4897">
      <w:pPr>
        <w:pStyle w:val="CommentText"/>
      </w:pPr>
      <w:r>
        <w:t>Should we include a legend for cumulative cohort fertility milestones (2.05, 1.80, 1.50, 1.30 embedded at the bottom of this and subsequent figures for clarity?</w:t>
      </w:r>
    </w:p>
  </w:comment>
  <w:comment w:id="300" w:author="Serena Pattaro [2]" w:date="2018-09-07T10:56:00Z" w:initials="SP">
    <w:p w14:paraId="4D5B7B32" w14:textId="6B4D9285" w:rsidR="00574696" w:rsidRDefault="00574696">
      <w:pPr>
        <w:pStyle w:val="CommentText"/>
      </w:pPr>
      <w:r>
        <w:rPr>
          <w:rStyle w:val="CommentReference"/>
        </w:rPr>
        <w:annotationRef/>
      </w:r>
      <w:r>
        <w:t>Jon – as you also suggested - would you be able to split this image in two pages, landscape layout so we can enlarge the visualizations as much as possible?</w:t>
      </w:r>
    </w:p>
    <w:p w14:paraId="19FADB00" w14:textId="77777777" w:rsidR="008F4897" w:rsidRDefault="008F4897">
      <w:pPr>
        <w:pStyle w:val="CommentText"/>
      </w:pPr>
    </w:p>
    <w:p w14:paraId="16453E41" w14:textId="5FF2267E" w:rsidR="00574696" w:rsidRDefault="00574696">
      <w:pPr>
        <w:pStyle w:val="CommentText"/>
      </w:pPr>
      <w:r>
        <w:t>Do you think it would be better to enter the full name of countries instead of acronyms?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4F911F" w15:done="0"/>
  <w15:commentEx w15:paraId="3C529BD5" w15:done="0"/>
  <w15:commentEx w15:paraId="40CE52EC" w15:done="0"/>
  <w15:commentEx w15:paraId="258062A0" w15:done="0"/>
  <w15:commentEx w15:paraId="3F04CD4A" w15:done="0"/>
  <w15:commentEx w15:paraId="5DD3B9CF" w15:done="0"/>
  <w15:commentEx w15:paraId="575EEB0D" w15:done="0"/>
  <w15:commentEx w15:paraId="47159581" w15:done="0"/>
  <w15:commentEx w15:paraId="53D59977" w15:done="0"/>
  <w15:commentEx w15:paraId="7F53157B" w15:done="0"/>
  <w15:commentEx w15:paraId="16453E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4F911F" w16cid:durableId="1F560AC5"/>
  <w16cid:commentId w16cid:paraId="3C529BD5" w16cid:durableId="1F560AC6"/>
  <w16cid:commentId w16cid:paraId="40CE52EC" w16cid:durableId="1F560AC7"/>
  <w16cid:commentId w16cid:paraId="3F04CD4A" w16cid:durableId="1F560AC8"/>
  <w16cid:commentId w16cid:paraId="5DD3B9CF" w16cid:durableId="1F560AC9"/>
  <w16cid:commentId w16cid:paraId="575EEB0D" w16cid:durableId="1F561FE0"/>
  <w16cid:commentId w16cid:paraId="47159581" w16cid:durableId="1F3CF126"/>
  <w16cid:commentId w16cid:paraId="53D59977" w16cid:durableId="1F3D15F5"/>
  <w16cid:commentId w16cid:paraId="7F53157B" w16cid:durableId="1F3CD781"/>
  <w16cid:commentId w16cid:paraId="16453E41" w16cid:durableId="1F3CD7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E3A0F"/>
    <w:multiLevelType w:val="hybridMultilevel"/>
    <w:tmpl w:val="C54EE058"/>
    <w:lvl w:ilvl="0" w:tplc="0809000F">
      <w:start w:val="1"/>
      <w:numFmt w:val="decimal"/>
      <w:lvlText w:val="%1."/>
      <w:lvlJc w:val="left"/>
      <w:pPr>
        <w:ind w:left="4755"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Shaw">
    <w15:presenceInfo w15:providerId="Windows Live" w15:userId="54f5a757e1f87856"/>
  </w15:person>
  <w15:person w15:author="Jonathan Minton">
    <w15:presenceInfo w15:providerId="AD" w15:userId="S-1-5-21-3392181128-250301629-2379905336-241998"/>
  </w15:person>
  <w15:person w15:author="Serena Pattaro">
    <w15:presenceInfo w15:providerId="AD" w15:userId="S-1-5-21-3392181128-250301629-2379905336-299815"/>
  </w15:person>
  <w15:person w15:author="Serena Pattaro [2]">
    <w15:presenceInfo w15:providerId="Windows Live" w15:userId="3c2216c4d1bd09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BC9"/>
    <w:rsid w:val="0000060E"/>
    <w:rsid w:val="000058EE"/>
    <w:rsid w:val="00011C50"/>
    <w:rsid w:val="00025281"/>
    <w:rsid w:val="000610D5"/>
    <w:rsid w:val="00062879"/>
    <w:rsid w:val="00066DA4"/>
    <w:rsid w:val="00067A02"/>
    <w:rsid w:val="00072E56"/>
    <w:rsid w:val="00082D41"/>
    <w:rsid w:val="00084FEC"/>
    <w:rsid w:val="00087008"/>
    <w:rsid w:val="00091C74"/>
    <w:rsid w:val="00092BAE"/>
    <w:rsid w:val="000A1FB1"/>
    <w:rsid w:val="000A48DD"/>
    <w:rsid w:val="000A7181"/>
    <w:rsid w:val="000B24C9"/>
    <w:rsid w:val="001021BC"/>
    <w:rsid w:val="001060FB"/>
    <w:rsid w:val="00110F92"/>
    <w:rsid w:val="001163D1"/>
    <w:rsid w:val="0013273D"/>
    <w:rsid w:val="00140559"/>
    <w:rsid w:val="001416DD"/>
    <w:rsid w:val="001428FC"/>
    <w:rsid w:val="00147C67"/>
    <w:rsid w:val="001561E4"/>
    <w:rsid w:val="001669CE"/>
    <w:rsid w:val="001745C2"/>
    <w:rsid w:val="001808B5"/>
    <w:rsid w:val="001818AD"/>
    <w:rsid w:val="00186969"/>
    <w:rsid w:val="00190715"/>
    <w:rsid w:val="001917B1"/>
    <w:rsid w:val="0019248D"/>
    <w:rsid w:val="001943D9"/>
    <w:rsid w:val="00197139"/>
    <w:rsid w:val="00197970"/>
    <w:rsid w:val="00197DC1"/>
    <w:rsid w:val="001A2143"/>
    <w:rsid w:val="001A3BDB"/>
    <w:rsid w:val="001B2E6F"/>
    <w:rsid w:val="001B35B6"/>
    <w:rsid w:val="001B4E8B"/>
    <w:rsid w:val="001B704F"/>
    <w:rsid w:val="001C3DF8"/>
    <w:rsid w:val="001C4B18"/>
    <w:rsid w:val="001E4624"/>
    <w:rsid w:val="001E6F93"/>
    <w:rsid w:val="001F44CC"/>
    <w:rsid w:val="001F5DA2"/>
    <w:rsid w:val="001F7CDB"/>
    <w:rsid w:val="002026D0"/>
    <w:rsid w:val="00205E5D"/>
    <w:rsid w:val="00214275"/>
    <w:rsid w:val="0022045A"/>
    <w:rsid w:val="00234A02"/>
    <w:rsid w:val="00234F4A"/>
    <w:rsid w:val="00236BA8"/>
    <w:rsid w:val="00250AB5"/>
    <w:rsid w:val="00252F23"/>
    <w:rsid w:val="002607A5"/>
    <w:rsid w:val="00263DC1"/>
    <w:rsid w:val="002657B5"/>
    <w:rsid w:val="00274964"/>
    <w:rsid w:val="00277A95"/>
    <w:rsid w:val="00293F2D"/>
    <w:rsid w:val="002965DC"/>
    <w:rsid w:val="002975B8"/>
    <w:rsid w:val="002B73EF"/>
    <w:rsid w:val="002D1B16"/>
    <w:rsid w:val="002D55F1"/>
    <w:rsid w:val="002E14F8"/>
    <w:rsid w:val="002E3C1A"/>
    <w:rsid w:val="002E7DFB"/>
    <w:rsid w:val="002F1DEB"/>
    <w:rsid w:val="002F3456"/>
    <w:rsid w:val="002F6F6A"/>
    <w:rsid w:val="00304313"/>
    <w:rsid w:val="00321CEB"/>
    <w:rsid w:val="00325E86"/>
    <w:rsid w:val="0033470C"/>
    <w:rsid w:val="0033794B"/>
    <w:rsid w:val="003419C1"/>
    <w:rsid w:val="003433FF"/>
    <w:rsid w:val="00345F55"/>
    <w:rsid w:val="00347E23"/>
    <w:rsid w:val="00351FB5"/>
    <w:rsid w:val="003520A2"/>
    <w:rsid w:val="00354493"/>
    <w:rsid w:val="003545BE"/>
    <w:rsid w:val="00364802"/>
    <w:rsid w:val="00367DDD"/>
    <w:rsid w:val="00375611"/>
    <w:rsid w:val="00377F1B"/>
    <w:rsid w:val="00384534"/>
    <w:rsid w:val="00387264"/>
    <w:rsid w:val="00394611"/>
    <w:rsid w:val="003952F9"/>
    <w:rsid w:val="003A259E"/>
    <w:rsid w:val="003A43A1"/>
    <w:rsid w:val="003A45D8"/>
    <w:rsid w:val="003A462E"/>
    <w:rsid w:val="003A56EF"/>
    <w:rsid w:val="003A6C03"/>
    <w:rsid w:val="003A7398"/>
    <w:rsid w:val="003A79AE"/>
    <w:rsid w:val="003B22E8"/>
    <w:rsid w:val="003B50CD"/>
    <w:rsid w:val="003B6905"/>
    <w:rsid w:val="003C3DB4"/>
    <w:rsid w:val="003C715F"/>
    <w:rsid w:val="003D0CA5"/>
    <w:rsid w:val="003D2E3A"/>
    <w:rsid w:val="003E08FA"/>
    <w:rsid w:val="003E6DB8"/>
    <w:rsid w:val="003E7660"/>
    <w:rsid w:val="004041A1"/>
    <w:rsid w:val="00405545"/>
    <w:rsid w:val="004059A3"/>
    <w:rsid w:val="0041075A"/>
    <w:rsid w:val="004211C6"/>
    <w:rsid w:val="0042286C"/>
    <w:rsid w:val="0042436B"/>
    <w:rsid w:val="00430154"/>
    <w:rsid w:val="004317D4"/>
    <w:rsid w:val="00431D33"/>
    <w:rsid w:val="00434265"/>
    <w:rsid w:val="00444E49"/>
    <w:rsid w:val="004643BD"/>
    <w:rsid w:val="0047188F"/>
    <w:rsid w:val="0047601B"/>
    <w:rsid w:val="0047757E"/>
    <w:rsid w:val="004809B6"/>
    <w:rsid w:val="004850EB"/>
    <w:rsid w:val="0049370F"/>
    <w:rsid w:val="004A415F"/>
    <w:rsid w:val="004B41AC"/>
    <w:rsid w:val="004C4073"/>
    <w:rsid w:val="004D2894"/>
    <w:rsid w:val="004D7DCD"/>
    <w:rsid w:val="004E05A0"/>
    <w:rsid w:val="004F5A64"/>
    <w:rsid w:val="005108F1"/>
    <w:rsid w:val="00510971"/>
    <w:rsid w:val="00512747"/>
    <w:rsid w:val="00513BA5"/>
    <w:rsid w:val="00515161"/>
    <w:rsid w:val="00515957"/>
    <w:rsid w:val="00522103"/>
    <w:rsid w:val="00555766"/>
    <w:rsid w:val="00557010"/>
    <w:rsid w:val="00562812"/>
    <w:rsid w:val="00563BC9"/>
    <w:rsid w:val="00574696"/>
    <w:rsid w:val="00575CAD"/>
    <w:rsid w:val="00576726"/>
    <w:rsid w:val="00592799"/>
    <w:rsid w:val="005A4C36"/>
    <w:rsid w:val="005A521D"/>
    <w:rsid w:val="005A5815"/>
    <w:rsid w:val="005B69FF"/>
    <w:rsid w:val="005D6F4E"/>
    <w:rsid w:val="005E194B"/>
    <w:rsid w:val="00610A72"/>
    <w:rsid w:val="006155D9"/>
    <w:rsid w:val="00616367"/>
    <w:rsid w:val="006201D9"/>
    <w:rsid w:val="00621319"/>
    <w:rsid w:val="00630879"/>
    <w:rsid w:val="0063168B"/>
    <w:rsid w:val="00631AEB"/>
    <w:rsid w:val="00632E34"/>
    <w:rsid w:val="00637433"/>
    <w:rsid w:val="00640E38"/>
    <w:rsid w:val="0064249D"/>
    <w:rsid w:val="006537F8"/>
    <w:rsid w:val="00653B7B"/>
    <w:rsid w:val="00673686"/>
    <w:rsid w:val="0067556D"/>
    <w:rsid w:val="006800A5"/>
    <w:rsid w:val="00691282"/>
    <w:rsid w:val="0069217A"/>
    <w:rsid w:val="00694E99"/>
    <w:rsid w:val="006A3617"/>
    <w:rsid w:val="006A3840"/>
    <w:rsid w:val="006A4E5F"/>
    <w:rsid w:val="006A70E3"/>
    <w:rsid w:val="006B491E"/>
    <w:rsid w:val="006B4D65"/>
    <w:rsid w:val="006D4FB2"/>
    <w:rsid w:val="006D6BE3"/>
    <w:rsid w:val="006E67F8"/>
    <w:rsid w:val="006F2736"/>
    <w:rsid w:val="006F542D"/>
    <w:rsid w:val="00700317"/>
    <w:rsid w:val="007038EC"/>
    <w:rsid w:val="007124EB"/>
    <w:rsid w:val="007168A0"/>
    <w:rsid w:val="00721A46"/>
    <w:rsid w:val="00726B72"/>
    <w:rsid w:val="0073223E"/>
    <w:rsid w:val="00734F0F"/>
    <w:rsid w:val="00736412"/>
    <w:rsid w:val="00744CD3"/>
    <w:rsid w:val="0074563F"/>
    <w:rsid w:val="007525AC"/>
    <w:rsid w:val="007562EB"/>
    <w:rsid w:val="0075716E"/>
    <w:rsid w:val="00760D06"/>
    <w:rsid w:val="00765CDA"/>
    <w:rsid w:val="00767118"/>
    <w:rsid w:val="00781F27"/>
    <w:rsid w:val="007A525F"/>
    <w:rsid w:val="007B549D"/>
    <w:rsid w:val="007B6424"/>
    <w:rsid w:val="007C5BF8"/>
    <w:rsid w:val="007C7BCA"/>
    <w:rsid w:val="007D3ADD"/>
    <w:rsid w:val="007D758F"/>
    <w:rsid w:val="007E12C8"/>
    <w:rsid w:val="007E26BB"/>
    <w:rsid w:val="007F1EE0"/>
    <w:rsid w:val="008117AC"/>
    <w:rsid w:val="00814B1F"/>
    <w:rsid w:val="0081532C"/>
    <w:rsid w:val="00837133"/>
    <w:rsid w:val="00844373"/>
    <w:rsid w:val="008466A8"/>
    <w:rsid w:val="008575FA"/>
    <w:rsid w:val="00862DE1"/>
    <w:rsid w:val="00863F9F"/>
    <w:rsid w:val="0086436E"/>
    <w:rsid w:val="008648C5"/>
    <w:rsid w:val="0087159A"/>
    <w:rsid w:val="008742B9"/>
    <w:rsid w:val="008755E6"/>
    <w:rsid w:val="00883F66"/>
    <w:rsid w:val="00884CA1"/>
    <w:rsid w:val="00887951"/>
    <w:rsid w:val="0089009B"/>
    <w:rsid w:val="00891233"/>
    <w:rsid w:val="0089215D"/>
    <w:rsid w:val="00896FA7"/>
    <w:rsid w:val="008A2512"/>
    <w:rsid w:val="008A74DF"/>
    <w:rsid w:val="008B03F0"/>
    <w:rsid w:val="008B41CF"/>
    <w:rsid w:val="008B5C11"/>
    <w:rsid w:val="008C7081"/>
    <w:rsid w:val="008F4897"/>
    <w:rsid w:val="008F6BF2"/>
    <w:rsid w:val="0090026D"/>
    <w:rsid w:val="00911512"/>
    <w:rsid w:val="00911ED5"/>
    <w:rsid w:val="00915E7D"/>
    <w:rsid w:val="00920123"/>
    <w:rsid w:val="00921DCE"/>
    <w:rsid w:val="00932F80"/>
    <w:rsid w:val="00934789"/>
    <w:rsid w:val="009362B9"/>
    <w:rsid w:val="00937FBD"/>
    <w:rsid w:val="00950433"/>
    <w:rsid w:val="00951109"/>
    <w:rsid w:val="009635B5"/>
    <w:rsid w:val="009660B3"/>
    <w:rsid w:val="009679CE"/>
    <w:rsid w:val="00973954"/>
    <w:rsid w:val="009779BA"/>
    <w:rsid w:val="0098443F"/>
    <w:rsid w:val="00986000"/>
    <w:rsid w:val="0098623B"/>
    <w:rsid w:val="009877A5"/>
    <w:rsid w:val="0099166E"/>
    <w:rsid w:val="0099601C"/>
    <w:rsid w:val="009A0434"/>
    <w:rsid w:val="009A74AF"/>
    <w:rsid w:val="009C0A7C"/>
    <w:rsid w:val="009C539A"/>
    <w:rsid w:val="009D17CA"/>
    <w:rsid w:val="009D37CE"/>
    <w:rsid w:val="009D3868"/>
    <w:rsid w:val="009D555C"/>
    <w:rsid w:val="009D5C51"/>
    <w:rsid w:val="009E6FD4"/>
    <w:rsid w:val="009F4C35"/>
    <w:rsid w:val="009F5E0A"/>
    <w:rsid w:val="009F6EF2"/>
    <w:rsid w:val="00A0102E"/>
    <w:rsid w:val="00A1011F"/>
    <w:rsid w:val="00A16DA3"/>
    <w:rsid w:val="00A238C1"/>
    <w:rsid w:val="00A24081"/>
    <w:rsid w:val="00A3219B"/>
    <w:rsid w:val="00A4245C"/>
    <w:rsid w:val="00A42FEC"/>
    <w:rsid w:val="00A635DB"/>
    <w:rsid w:val="00A70C00"/>
    <w:rsid w:val="00A71EE3"/>
    <w:rsid w:val="00A73685"/>
    <w:rsid w:val="00A93E9A"/>
    <w:rsid w:val="00AA504F"/>
    <w:rsid w:val="00AA6E12"/>
    <w:rsid w:val="00AB1312"/>
    <w:rsid w:val="00AB4448"/>
    <w:rsid w:val="00AC7876"/>
    <w:rsid w:val="00AD0EB1"/>
    <w:rsid w:val="00AD5980"/>
    <w:rsid w:val="00AD5C8D"/>
    <w:rsid w:val="00AE1950"/>
    <w:rsid w:val="00AE595A"/>
    <w:rsid w:val="00AE71B2"/>
    <w:rsid w:val="00AE7C88"/>
    <w:rsid w:val="00B10394"/>
    <w:rsid w:val="00B17D72"/>
    <w:rsid w:val="00B206C2"/>
    <w:rsid w:val="00B313C2"/>
    <w:rsid w:val="00B31B93"/>
    <w:rsid w:val="00B35A47"/>
    <w:rsid w:val="00B548FD"/>
    <w:rsid w:val="00B54E76"/>
    <w:rsid w:val="00B562FC"/>
    <w:rsid w:val="00B65BD0"/>
    <w:rsid w:val="00B726CD"/>
    <w:rsid w:val="00B72981"/>
    <w:rsid w:val="00B816F3"/>
    <w:rsid w:val="00B83957"/>
    <w:rsid w:val="00B90175"/>
    <w:rsid w:val="00B907B6"/>
    <w:rsid w:val="00B93D47"/>
    <w:rsid w:val="00BA176F"/>
    <w:rsid w:val="00BA5171"/>
    <w:rsid w:val="00BB12A7"/>
    <w:rsid w:val="00BB310A"/>
    <w:rsid w:val="00BB58CC"/>
    <w:rsid w:val="00BC0F9A"/>
    <w:rsid w:val="00BC0FC2"/>
    <w:rsid w:val="00BC4F8E"/>
    <w:rsid w:val="00BC59B3"/>
    <w:rsid w:val="00BD7660"/>
    <w:rsid w:val="00BE134E"/>
    <w:rsid w:val="00BE430F"/>
    <w:rsid w:val="00BE518B"/>
    <w:rsid w:val="00BE5CF0"/>
    <w:rsid w:val="00BE782C"/>
    <w:rsid w:val="00BF37DF"/>
    <w:rsid w:val="00BF4EB4"/>
    <w:rsid w:val="00C00819"/>
    <w:rsid w:val="00C03B84"/>
    <w:rsid w:val="00C1181A"/>
    <w:rsid w:val="00C323EE"/>
    <w:rsid w:val="00C512BD"/>
    <w:rsid w:val="00C64348"/>
    <w:rsid w:val="00C75C6A"/>
    <w:rsid w:val="00C77E90"/>
    <w:rsid w:val="00C81609"/>
    <w:rsid w:val="00C82D2F"/>
    <w:rsid w:val="00C83782"/>
    <w:rsid w:val="00C85168"/>
    <w:rsid w:val="00C8640F"/>
    <w:rsid w:val="00C90D25"/>
    <w:rsid w:val="00C939B7"/>
    <w:rsid w:val="00CA05E3"/>
    <w:rsid w:val="00CA782A"/>
    <w:rsid w:val="00CB5186"/>
    <w:rsid w:val="00CC366F"/>
    <w:rsid w:val="00CD5095"/>
    <w:rsid w:val="00CD5249"/>
    <w:rsid w:val="00CD5999"/>
    <w:rsid w:val="00CE10CE"/>
    <w:rsid w:val="00CE39E8"/>
    <w:rsid w:val="00CE3FDE"/>
    <w:rsid w:val="00CE64A4"/>
    <w:rsid w:val="00D00633"/>
    <w:rsid w:val="00D0213B"/>
    <w:rsid w:val="00D04365"/>
    <w:rsid w:val="00D201F9"/>
    <w:rsid w:val="00D27233"/>
    <w:rsid w:val="00D27610"/>
    <w:rsid w:val="00D32F70"/>
    <w:rsid w:val="00D415FE"/>
    <w:rsid w:val="00D42862"/>
    <w:rsid w:val="00D44F4A"/>
    <w:rsid w:val="00D45D72"/>
    <w:rsid w:val="00D54795"/>
    <w:rsid w:val="00D559A0"/>
    <w:rsid w:val="00D633A4"/>
    <w:rsid w:val="00D72E5B"/>
    <w:rsid w:val="00D73A78"/>
    <w:rsid w:val="00D82C6B"/>
    <w:rsid w:val="00D858A2"/>
    <w:rsid w:val="00D860E4"/>
    <w:rsid w:val="00DA07EE"/>
    <w:rsid w:val="00DA33D9"/>
    <w:rsid w:val="00DA75C1"/>
    <w:rsid w:val="00DB122F"/>
    <w:rsid w:val="00DD21DB"/>
    <w:rsid w:val="00DD678B"/>
    <w:rsid w:val="00DD6916"/>
    <w:rsid w:val="00DE18E4"/>
    <w:rsid w:val="00DE295C"/>
    <w:rsid w:val="00DE7310"/>
    <w:rsid w:val="00DF4717"/>
    <w:rsid w:val="00E028E0"/>
    <w:rsid w:val="00E03075"/>
    <w:rsid w:val="00E07AB4"/>
    <w:rsid w:val="00E1519F"/>
    <w:rsid w:val="00E23719"/>
    <w:rsid w:val="00E25CD7"/>
    <w:rsid w:val="00E27A5E"/>
    <w:rsid w:val="00E37083"/>
    <w:rsid w:val="00E419EB"/>
    <w:rsid w:val="00E436A4"/>
    <w:rsid w:val="00E5574F"/>
    <w:rsid w:val="00E618DF"/>
    <w:rsid w:val="00E6396F"/>
    <w:rsid w:val="00E66E05"/>
    <w:rsid w:val="00E95958"/>
    <w:rsid w:val="00E960B8"/>
    <w:rsid w:val="00EA3E34"/>
    <w:rsid w:val="00EA4A55"/>
    <w:rsid w:val="00EA72B4"/>
    <w:rsid w:val="00EB04F1"/>
    <w:rsid w:val="00EB0B0F"/>
    <w:rsid w:val="00EB0CD3"/>
    <w:rsid w:val="00EB119E"/>
    <w:rsid w:val="00EB6058"/>
    <w:rsid w:val="00EB6275"/>
    <w:rsid w:val="00EB780D"/>
    <w:rsid w:val="00EC0321"/>
    <w:rsid w:val="00EC12E4"/>
    <w:rsid w:val="00EC13BE"/>
    <w:rsid w:val="00ED258A"/>
    <w:rsid w:val="00ED6E5C"/>
    <w:rsid w:val="00EF0287"/>
    <w:rsid w:val="00EF0F3D"/>
    <w:rsid w:val="00EF684A"/>
    <w:rsid w:val="00EF7F8E"/>
    <w:rsid w:val="00F0514B"/>
    <w:rsid w:val="00F1224B"/>
    <w:rsid w:val="00F13030"/>
    <w:rsid w:val="00F20434"/>
    <w:rsid w:val="00F303C2"/>
    <w:rsid w:val="00F43D1A"/>
    <w:rsid w:val="00F43F5C"/>
    <w:rsid w:val="00F44B8C"/>
    <w:rsid w:val="00F4582E"/>
    <w:rsid w:val="00F51CE8"/>
    <w:rsid w:val="00F5327B"/>
    <w:rsid w:val="00F54B98"/>
    <w:rsid w:val="00F62878"/>
    <w:rsid w:val="00F63834"/>
    <w:rsid w:val="00F64FC0"/>
    <w:rsid w:val="00F7039C"/>
    <w:rsid w:val="00F92849"/>
    <w:rsid w:val="00F93A1A"/>
    <w:rsid w:val="00FA5533"/>
    <w:rsid w:val="00FB0762"/>
    <w:rsid w:val="00FB1AFB"/>
    <w:rsid w:val="00FB1B74"/>
    <w:rsid w:val="00FB1F45"/>
    <w:rsid w:val="00FB2BEE"/>
    <w:rsid w:val="00FB4C71"/>
    <w:rsid w:val="00FC24BB"/>
    <w:rsid w:val="00FC5BFD"/>
    <w:rsid w:val="00FD7508"/>
    <w:rsid w:val="00FD7CDD"/>
    <w:rsid w:val="00FF0664"/>
    <w:rsid w:val="00FF642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1F45"/>
    <w:pPr>
      <w:spacing w:after="120"/>
    </w:pPr>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52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 w:type="character" w:styleId="Hyperlink">
    <w:name w:val="Hyperlink"/>
    <w:basedOn w:val="DefaultParagraphFont"/>
    <w:uiPriority w:val="99"/>
    <w:unhideWhenUsed/>
    <w:rsid w:val="00D54795"/>
    <w:rPr>
      <w:color w:val="0000FF" w:themeColor="hyperlink"/>
      <w:u w:val="single"/>
    </w:rPr>
  </w:style>
  <w:style w:type="character" w:customStyle="1" w:styleId="UnresolvedMention1">
    <w:name w:val="Unresolved Mention1"/>
    <w:basedOn w:val="DefaultParagraphFont"/>
    <w:uiPriority w:val="99"/>
    <w:semiHidden/>
    <w:unhideWhenUsed/>
    <w:rsid w:val="00D54795"/>
    <w:rPr>
      <w:color w:val="808080"/>
      <w:shd w:val="clear" w:color="auto" w:fill="E6E6E6"/>
    </w:rPr>
  </w:style>
  <w:style w:type="character" w:customStyle="1" w:styleId="Heading3Char">
    <w:name w:val="Heading 3 Char"/>
    <w:basedOn w:val="DefaultParagraphFont"/>
    <w:link w:val="Heading3"/>
    <w:uiPriority w:val="9"/>
    <w:rsid w:val="005A521D"/>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1745C2"/>
    <w:pPr>
      <w:ind w:left="720"/>
      <w:contextualSpacing/>
    </w:pPr>
  </w:style>
  <w:style w:type="paragraph" w:styleId="NormalWeb">
    <w:name w:val="Normal (Web)"/>
    <w:basedOn w:val="Normal"/>
    <w:uiPriority w:val="99"/>
    <w:unhideWhenUsed/>
    <w:rsid w:val="002B73E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790121">
      <w:bodyDiv w:val="1"/>
      <w:marLeft w:val="0"/>
      <w:marRight w:val="0"/>
      <w:marTop w:val="0"/>
      <w:marBottom w:val="0"/>
      <w:divBdr>
        <w:top w:val="none" w:sz="0" w:space="0" w:color="auto"/>
        <w:left w:val="none" w:sz="0" w:space="0" w:color="auto"/>
        <w:bottom w:val="none" w:sz="0" w:space="0" w:color="auto"/>
        <w:right w:val="none" w:sz="0" w:space="0" w:color="auto"/>
      </w:divBdr>
    </w:div>
    <w:div w:id="383531948">
      <w:bodyDiv w:val="1"/>
      <w:marLeft w:val="0"/>
      <w:marRight w:val="0"/>
      <w:marTop w:val="0"/>
      <w:marBottom w:val="0"/>
      <w:divBdr>
        <w:top w:val="none" w:sz="0" w:space="0" w:color="auto"/>
        <w:left w:val="none" w:sz="0" w:space="0" w:color="auto"/>
        <w:bottom w:val="none" w:sz="0" w:space="0" w:color="auto"/>
        <w:right w:val="none" w:sz="0" w:space="0" w:color="auto"/>
      </w:divBdr>
    </w:div>
    <w:div w:id="417094844">
      <w:bodyDiv w:val="1"/>
      <w:marLeft w:val="0"/>
      <w:marRight w:val="0"/>
      <w:marTop w:val="0"/>
      <w:marBottom w:val="0"/>
      <w:divBdr>
        <w:top w:val="none" w:sz="0" w:space="0" w:color="auto"/>
        <w:left w:val="none" w:sz="0" w:space="0" w:color="auto"/>
        <w:bottom w:val="none" w:sz="0" w:space="0" w:color="auto"/>
        <w:right w:val="none" w:sz="0" w:space="0" w:color="auto"/>
      </w:divBdr>
    </w:div>
    <w:div w:id="567426256">
      <w:bodyDiv w:val="1"/>
      <w:marLeft w:val="0"/>
      <w:marRight w:val="0"/>
      <w:marTop w:val="0"/>
      <w:marBottom w:val="0"/>
      <w:divBdr>
        <w:top w:val="none" w:sz="0" w:space="0" w:color="auto"/>
        <w:left w:val="none" w:sz="0" w:space="0" w:color="auto"/>
        <w:bottom w:val="none" w:sz="0" w:space="0" w:color="auto"/>
        <w:right w:val="none" w:sz="0" w:space="0" w:color="auto"/>
      </w:divBdr>
    </w:div>
    <w:div w:id="605121341">
      <w:bodyDiv w:val="1"/>
      <w:marLeft w:val="0"/>
      <w:marRight w:val="0"/>
      <w:marTop w:val="0"/>
      <w:marBottom w:val="0"/>
      <w:divBdr>
        <w:top w:val="none" w:sz="0" w:space="0" w:color="auto"/>
        <w:left w:val="none" w:sz="0" w:space="0" w:color="auto"/>
        <w:bottom w:val="none" w:sz="0" w:space="0" w:color="auto"/>
        <w:right w:val="none" w:sz="0" w:space="0" w:color="auto"/>
      </w:divBdr>
    </w:div>
    <w:div w:id="729420429">
      <w:bodyDiv w:val="1"/>
      <w:marLeft w:val="0"/>
      <w:marRight w:val="0"/>
      <w:marTop w:val="0"/>
      <w:marBottom w:val="0"/>
      <w:divBdr>
        <w:top w:val="none" w:sz="0" w:space="0" w:color="auto"/>
        <w:left w:val="none" w:sz="0" w:space="0" w:color="auto"/>
        <w:bottom w:val="none" w:sz="0" w:space="0" w:color="auto"/>
        <w:right w:val="none" w:sz="0" w:space="0" w:color="auto"/>
      </w:divBdr>
    </w:div>
    <w:div w:id="1490975644">
      <w:bodyDiv w:val="1"/>
      <w:marLeft w:val="0"/>
      <w:marRight w:val="0"/>
      <w:marTop w:val="0"/>
      <w:marBottom w:val="0"/>
      <w:divBdr>
        <w:top w:val="none" w:sz="0" w:space="0" w:color="auto"/>
        <w:left w:val="none" w:sz="0" w:space="0" w:color="auto"/>
        <w:bottom w:val="none" w:sz="0" w:space="0" w:color="auto"/>
        <w:right w:val="none" w:sz="0" w:space="0" w:color="auto"/>
      </w:divBdr>
    </w:div>
    <w:div w:id="203496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B6885-E5A2-464F-A355-F18C9AF24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E770C631.dotm</Template>
  <TotalTime>0</TotalTime>
  <Pages>23</Pages>
  <Words>14821</Words>
  <Characters>84482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Serena Pattaro</cp:lastModifiedBy>
  <cp:revision>2</cp:revision>
  <cp:lastPrinted>2018-09-26T14:23:00Z</cp:lastPrinted>
  <dcterms:created xsi:type="dcterms:W3CDTF">2018-09-26T16:41:00Z</dcterms:created>
  <dcterms:modified xsi:type="dcterms:W3CDTF">2018-09-26T16:41:00Z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