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43037" w14:textId="545E6CA6" w:rsidR="005A4C36" w:rsidRDefault="00B10394" w:rsidP="00B654DE">
      <w:pPr>
        <w:pStyle w:val="Heading1"/>
      </w:pPr>
      <w:r>
        <w:t xml:space="preserve">Exploring age-specific and cumulative cohort rates using </w:t>
      </w:r>
      <w:r w:rsidR="002F1DEB">
        <w:t xml:space="preserve">composite </w:t>
      </w:r>
      <w:r w:rsidR="007562EB">
        <w:t xml:space="preserve">fertility lattice plots: </w:t>
      </w:r>
      <w:r w:rsidR="00F5327B">
        <w:t>a</w:t>
      </w:r>
      <w:r w:rsidR="007562EB">
        <w:t xml:space="preserve">n international comparison of Human Fertility Database and Human Fertility Collection </w:t>
      </w:r>
      <w:r w:rsidR="00F5327B">
        <w:t>d</w:t>
      </w:r>
      <w:r w:rsidR="007562EB">
        <w:t>ata</w:t>
      </w:r>
    </w:p>
    <w:p w14:paraId="457AFD56" w14:textId="7B6FBE49" w:rsidR="00084FEC" w:rsidRDefault="00084FEC" w:rsidP="00781F27"/>
    <w:p w14:paraId="08E3FCB8" w14:textId="77777777" w:rsidR="004F6731" w:rsidRDefault="004F6731" w:rsidP="00781F27"/>
    <w:p w14:paraId="00C0B400" w14:textId="2D62DE9C" w:rsidR="007562EB" w:rsidRDefault="007562EB" w:rsidP="00C8640F">
      <w:pPr>
        <w:pStyle w:val="Heading1"/>
        <w:spacing w:before="0"/>
      </w:pPr>
      <w:r w:rsidRPr="00FB1F45">
        <w:t>Abstract</w:t>
      </w:r>
    </w:p>
    <w:p w14:paraId="4502D040" w14:textId="77777777" w:rsidR="004F6731" w:rsidRPr="004F6731" w:rsidRDefault="004F6731" w:rsidP="004F6731"/>
    <w:p w14:paraId="6EDAC140" w14:textId="4B8B860F" w:rsidR="00EC0321" w:rsidRPr="00FB1F45" w:rsidRDefault="00EC0321" w:rsidP="00C8640F">
      <w:pPr>
        <w:pStyle w:val="Heading2"/>
        <w:spacing w:before="0"/>
      </w:pPr>
      <w:r w:rsidRPr="00FB1F45">
        <w:t>BACKGROUND</w:t>
      </w:r>
    </w:p>
    <w:p w14:paraId="42A2B89A" w14:textId="622B570B" w:rsidR="008575FA" w:rsidRPr="004F6731" w:rsidRDefault="0022045A" w:rsidP="00C8640F">
      <w:pPr>
        <w:rPr>
          <w:szCs w:val="24"/>
        </w:rPr>
      </w:pPr>
      <w:r w:rsidRPr="004F6731">
        <w:rPr>
          <w:szCs w:val="24"/>
        </w:rPr>
        <w:t xml:space="preserve">The Human Fertility Database (HFD) and Human Fertility Collection (HFC) provide disaggregated data </w:t>
      </w:r>
      <w:r w:rsidR="00E03075" w:rsidRPr="004F6731">
        <w:rPr>
          <w:szCs w:val="24"/>
        </w:rPr>
        <w:t>on age-specific fertility rates</w:t>
      </w:r>
      <w:r w:rsidRPr="004F6731">
        <w:rPr>
          <w:szCs w:val="24"/>
        </w:rPr>
        <w:t xml:space="preserve"> for </w:t>
      </w:r>
      <w:r w:rsidR="00DA75C1" w:rsidRPr="004F6731">
        <w:rPr>
          <w:szCs w:val="24"/>
        </w:rPr>
        <w:t>45</w:t>
      </w:r>
      <w:r w:rsidRPr="004F6731">
        <w:rPr>
          <w:szCs w:val="24"/>
        </w:rPr>
        <w:t xml:space="preserve"> </w:t>
      </w:r>
      <w:r w:rsidR="00E03075" w:rsidRPr="004F6731">
        <w:rPr>
          <w:szCs w:val="24"/>
        </w:rPr>
        <w:t>countries</w:t>
      </w:r>
      <w:r w:rsidRPr="004F6731">
        <w:rPr>
          <w:szCs w:val="24"/>
        </w:rPr>
        <w:t xml:space="preserve">. These sources </w:t>
      </w:r>
      <w:r w:rsidR="001021BC" w:rsidRPr="004F6731">
        <w:rPr>
          <w:szCs w:val="24"/>
        </w:rPr>
        <w:t>offer the</w:t>
      </w:r>
      <w:r w:rsidRPr="004F6731">
        <w:rPr>
          <w:szCs w:val="24"/>
        </w:rPr>
        <w:t xml:space="preserve"> opportunity </w:t>
      </w:r>
      <w:r w:rsidR="00E37083" w:rsidRPr="004F6731">
        <w:rPr>
          <w:szCs w:val="24"/>
        </w:rPr>
        <w:t xml:space="preserve">to </w:t>
      </w:r>
      <w:r w:rsidRPr="004F6731">
        <w:rPr>
          <w:szCs w:val="24"/>
        </w:rPr>
        <w:t xml:space="preserve">learn about </w:t>
      </w:r>
      <w:r w:rsidR="00321CEB" w:rsidRPr="004F6731">
        <w:rPr>
          <w:szCs w:val="24"/>
        </w:rPr>
        <w:t>the development of different pathways of transition to low fertility</w:t>
      </w:r>
      <w:r w:rsidRPr="004F6731">
        <w:rPr>
          <w:szCs w:val="24"/>
        </w:rPr>
        <w:t xml:space="preserve"> </w:t>
      </w:r>
      <w:r w:rsidR="00E03075" w:rsidRPr="004F6731">
        <w:rPr>
          <w:szCs w:val="24"/>
        </w:rPr>
        <w:t xml:space="preserve">both within and </w:t>
      </w:r>
      <w:r w:rsidRPr="004F6731">
        <w:rPr>
          <w:szCs w:val="24"/>
        </w:rPr>
        <w:t xml:space="preserve">between countries. </w:t>
      </w:r>
    </w:p>
    <w:p w14:paraId="15AD2E7A" w14:textId="77777777" w:rsidR="00FB1F45" w:rsidRDefault="00C512BD" w:rsidP="00C8640F">
      <w:pPr>
        <w:pStyle w:val="Heading2"/>
        <w:spacing w:before="0"/>
      </w:pPr>
      <w:r w:rsidRPr="00FB1F45">
        <w:t>OBJECTIVE</w:t>
      </w:r>
    </w:p>
    <w:p w14:paraId="0CE073F6" w14:textId="34B8A0B0" w:rsidR="00321CEB" w:rsidRPr="004F6731" w:rsidRDefault="0022045A" w:rsidP="00C8640F">
      <w:pPr>
        <w:rPr>
          <w:szCs w:val="24"/>
        </w:rPr>
      </w:pPr>
      <w:r w:rsidRPr="004F6731">
        <w:rPr>
          <w:szCs w:val="24"/>
        </w:rPr>
        <w:t>T</w:t>
      </w:r>
      <w:r w:rsidR="00781F27" w:rsidRPr="004F6731">
        <w:rPr>
          <w:szCs w:val="24"/>
        </w:rPr>
        <w:t>he aim of this paper is t</w:t>
      </w:r>
      <w:r w:rsidR="003C3DB4" w:rsidRPr="004F6731">
        <w:rPr>
          <w:szCs w:val="24"/>
        </w:rPr>
        <w:t xml:space="preserve">o use </w:t>
      </w:r>
      <w:r w:rsidR="00321CEB" w:rsidRPr="004F6731">
        <w:rPr>
          <w:szCs w:val="24"/>
        </w:rPr>
        <w:t>composite fertility lattice plots</w:t>
      </w:r>
      <w:r w:rsidR="003C3DB4" w:rsidRPr="004F6731">
        <w:rPr>
          <w:szCs w:val="24"/>
        </w:rPr>
        <w:t>, which combine information from different visuali</w:t>
      </w:r>
      <w:r w:rsidR="001745C2" w:rsidRPr="004F6731">
        <w:rPr>
          <w:szCs w:val="24"/>
        </w:rPr>
        <w:t>z</w:t>
      </w:r>
      <w:r w:rsidR="003C3DB4" w:rsidRPr="004F6731">
        <w:rPr>
          <w:szCs w:val="24"/>
        </w:rPr>
        <w:t xml:space="preserve">ation </w:t>
      </w:r>
      <w:r w:rsidR="00197139" w:rsidRPr="004F6731">
        <w:rPr>
          <w:szCs w:val="24"/>
        </w:rPr>
        <w:t>techniques</w:t>
      </w:r>
      <w:r w:rsidR="003C3DB4" w:rsidRPr="004F6731">
        <w:rPr>
          <w:szCs w:val="24"/>
        </w:rPr>
        <w:t xml:space="preserve"> of the Lexis surface, </w:t>
      </w:r>
      <w:r w:rsidR="00AA6E12" w:rsidRPr="004F6731">
        <w:rPr>
          <w:szCs w:val="24"/>
        </w:rPr>
        <w:t xml:space="preserve">namely </w:t>
      </w:r>
      <w:r w:rsidR="00197139" w:rsidRPr="004F6731">
        <w:rPr>
          <w:szCs w:val="24"/>
        </w:rPr>
        <w:t xml:space="preserve">level </w:t>
      </w:r>
      <w:r w:rsidR="007D3ADD" w:rsidRPr="004F6731">
        <w:rPr>
          <w:szCs w:val="24"/>
        </w:rPr>
        <w:t xml:space="preserve">plots </w:t>
      </w:r>
      <w:r w:rsidR="00197139" w:rsidRPr="004F6731">
        <w:rPr>
          <w:szCs w:val="24"/>
        </w:rPr>
        <w:t>and</w:t>
      </w:r>
      <w:r w:rsidR="003C3DB4" w:rsidRPr="004F6731">
        <w:rPr>
          <w:szCs w:val="24"/>
        </w:rPr>
        <w:t xml:space="preserve"> contour plots, to explore changes in</w:t>
      </w:r>
      <w:r w:rsidR="00321CEB" w:rsidRPr="004F6731">
        <w:rPr>
          <w:szCs w:val="24"/>
        </w:rPr>
        <w:t xml:space="preserve"> </w:t>
      </w:r>
      <w:r w:rsidRPr="004F6731">
        <w:rPr>
          <w:szCs w:val="24"/>
        </w:rPr>
        <w:t xml:space="preserve">age-specific fertility rates </w:t>
      </w:r>
      <w:r w:rsidR="00D54795" w:rsidRPr="004F6731">
        <w:rPr>
          <w:szCs w:val="24"/>
        </w:rPr>
        <w:t>and deriv</w:t>
      </w:r>
      <w:r w:rsidR="003C3DB4" w:rsidRPr="004F6731">
        <w:rPr>
          <w:szCs w:val="24"/>
        </w:rPr>
        <w:t>ed</w:t>
      </w:r>
      <w:r w:rsidRPr="004F6731">
        <w:rPr>
          <w:szCs w:val="24"/>
        </w:rPr>
        <w:t xml:space="preserve"> cumulative cohort fertility rates </w:t>
      </w:r>
      <w:r w:rsidR="003C3DB4" w:rsidRPr="004F6731">
        <w:rPr>
          <w:szCs w:val="24"/>
        </w:rPr>
        <w:t>across</w:t>
      </w:r>
      <w:r w:rsidRPr="004F6731">
        <w:rPr>
          <w:szCs w:val="24"/>
        </w:rPr>
        <w:t xml:space="preserve"> countries </w:t>
      </w:r>
      <w:r w:rsidR="00D54795" w:rsidRPr="004F6731">
        <w:rPr>
          <w:szCs w:val="24"/>
        </w:rPr>
        <w:t>and geographic</w:t>
      </w:r>
      <w:r w:rsidR="00E03075" w:rsidRPr="004F6731">
        <w:rPr>
          <w:szCs w:val="24"/>
        </w:rPr>
        <w:t xml:space="preserve"> regions</w:t>
      </w:r>
      <w:r w:rsidR="00092BAE" w:rsidRPr="004F6731">
        <w:rPr>
          <w:szCs w:val="24"/>
        </w:rPr>
        <w:t>.</w:t>
      </w:r>
      <w:r w:rsidR="00321CEB" w:rsidRPr="004F6731">
        <w:rPr>
          <w:szCs w:val="24"/>
        </w:rPr>
        <w:t xml:space="preserve"> </w:t>
      </w:r>
    </w:p>
    <w:p w14:paraId="7E8A3DB0" w14:textId="53196A58" w:rsidR="00EC0321" w:rsidRDefault="00F5327B" w:rsidP="00C8640F">
      <w:pPr>
        <w:pStyle w:val="Heading2"/>
        <w:spacing w:before="0"/>
      </w:pPr>
      <w:r>
        <w:t>METHODS</w:t>
      </w:r>
    </w:p>
    <w:p w14:paraId="0D8966E4" w14:textId="34D6CAF8" w:rsidR="00C64348" w:rsidRPr="004F6731" w:rsidRDefault="001B4E8B" w:rsidP="00C8640F">
      <w:pPr>
        <w:rPr>
          <w:szCs w:val="24"/>
        </w:rPr>
      </w:pPr>
      <w:r w:rsidRPr="004F6731">
        <w:rPr>
          <w:szCs w:val="24"/>
        </w:rPr>
        <w:t xml:space="preserve">Through key examples we introduce a new refinement </w:t>
      </w:r>
      <w:r w:rsidR="0042286C" w:rsidRPr="004F6731">
        <w:rPr>
          <w:szCs w:val="24"/>
        </w:rPr>
        <w:t>of the Lexis surface, combining level plots which use</w:t>
      </w:r>
      <w:r w:rsidR="00D04365" w:rsidRPr="004F6731">
        <w:rPr>
          <w:szCs w:val="24"/>
        </w:rPr>
        <w:t xml:space="preserve"> colour/shade to indicate age-specific fertility rates, and contour lines to </w:t>
      </w:r>
      <w:r w:rsidR="0042286C" w:rsidRPr="004F6731">
        <w:rPr>
          <w:szCs w:val="24"/>
        </w:rPr>
        <w:t xml:space="preserve">indicate </w:t>
      </w:r>
      <w:r w:rsidR="00D04365" w:rsidRPr="004F6731">
        <w:rPr>
          <w:szCs w:val="24"/>
        </w:rPr>
        <w:t xml:space="preserve">cumulative </w:t>
      </w:r>
      <w:r w:rsidR="0042286C" w:rsidRPr="004F6731">
        <w:rPr>
          <w:szCs w:val="24"/>
        </w:rPr>
        <w:t xml:space="preserve">cohort </w:t>
      </w:r>
      <w:r w:rsidR="00D04365" w:rsidRPr="004F6731">
        <w:rPr>
          <w:szCs w:val="24"/>
        </w:rPr>
        <w:t xml:space="preserve">fertility </w:t>
      </w:r>
      <w:r w:rsidR="0042286C" w:rsidRPr="004F6731">
        <w:rPr>
          <w:szCs w:val="24"/>
        </w:rPr>
        <w:t>milestones</w:t>
      </w:r>
      <w:r w:rsidR="00D04365" w:rsidRPr="004F6731">
        <w:rPr>
          <w:szCs w:val="24"/>
        </w:rPr>
        <w:t xml:space="preserve">. </w:t>
      </w:r>
    </w:p>
    <w:p w14:paraId="186D7C08" w14:textId="56AFFCBE" w:rsidR="00EC0321" w:rsidRDefault="00F5327B" w:rsidP="00C8640F">
      <w:pPr>
        <w:pStyle w:val="Heading2"/>
        <w:spacing w:before="0"/>
      </w:pPr>
      <w:r>
        <w:lastRenderedPageBreak/>
        <w:t>RESULTS</w:t>
      </w:r>
    </w:p>
    <w:p w14:paraId="53980962" w14:textId="3AB0C670" w:rsidR="0022045A" w:rsidRPr="004F6731" w:rsidRDefault="00EA72B4" w:rsidP="00C8640F">
      <w:pPr>
        <w:rPr>
          <w:szCs w:val="24"/>
        </w:rPr>
      </w:pPr>
      <w:r w:rsidRPr="004F6731">
        <w:rPr>
          <w:szCs w:val="24"/>
        </w:rPr>
        <w:t>Results show</w:t>
      </w:r>
      <w:r w:rsidR="0022045A" w:rsidRPr="004F6731">
        <w:rPr>
          <w:szCs w:val="24"/>
        </w:rPr>
        <w:t xml:space="preserve"> that</w:t>
      </w:r>
      <w:r w:rsidR="0098443F" w:rsidRPr="004F6731">
        <w:rPr>
          <w:szCs w:val="24"/>
        </w:rPr>
        <w:t xml:space="preserve"> </w:t>
      </w:r>
      <w:r w:rsidR="0022045A" w:rsidRPr="004F6731">
        <w:rPr>
          <w:szCs w:val="24"/>
        </w:rPr>
        <w:t xml:space="preserve">once countries have </w:t>
      </w:r>
      <w:r w:rsidR="0090026D" w:rsidRPr="004F6731">
        <w:rPr>
          <w:szCs w:val="24"/>
        </w:rPr>
        <w:t>fallen below</w:t>
      </w:r>
      <w:r w:rsidR="0022045A" w:rsidRPr="004F6731">
        <w:rPr>
          <w:szCs w:val="24"/>
        </w:rPr>
        <w:t xml:space="preserve"> a replacement fertility </w:t>
      </w:r>
      <w:proofErr w:type="gramStart"/>
      <w:r w:rsidR="0022045A" w:rsidRPr="004F6731">
        <w:rPr>
          <w:szCs w:val="24"/>
        </w:rPr>
        <w:t>level</w:t>
      </w:r>
      <w:proofErr w:type="gramEnd"/>
      <w:r w:rsidR="0022045A" w:rsidRPr="004F6731">
        <w:rPr>
          <w:szCs w:val="24"/>
        </w:rPr>
        <w:t xml:space="preserve"> they tend to not </w:t>
      </w:r>
      <w:r w:rsidR="0090026D" w:rsidRPr="004F6731">
        <w:rPr>
          <w:szCs w:val="24"/>
        </w:rPr>
        <w:t>return to it</w:t>
      </w:r>
      <w:r w:rsidR="0022045A" w:rsidRPr="004F6731">
        <w:rPr>
          <w:szCs w:val="24"/>
        </w:rPr>
        <w:t xml:space="preserve">. </w:t>
      </w:r>
      <w:r w:rsidR="0098443F" w:rsidRPr="004F6731">
        <w:rPr>
          <w:szCs w:val="24"/>
        </w:rPr>
        <w:t>E</w:t>
      </w:r>
      <w:r w:rsidR="0022045A" w:rsidRPr="004F6731">
        <w:rPr>
          <w:szCs w:val="24"/>
        </w:rPr>
        <w:t>xceptions are Norway and the USA, which saw rising fertility rates for cohorts born after 1950s and late 1960s, respectively. The age-specific fertility trends, as well as broader political and socioeconomic conditions are very different</w:t>
      </w:r>
      <w:r w:rsidR="00377F1B" w:rsidRPr="004F6731">
        <w:rPr>
          <w:szCs w:val="24"/>
        </w:rPr>
        <w:t xml:space="preserve"> in these countries</w:t>
      </w:r>
      <w:r w:rsidR="0022045A" w:rsidRPr="004F6731">
        <w:rPr>
          <w:szCs w:val="24"/>
        </w:rPr>
        <w:t>, suggesting different paths by which replacement f</w:t>
      </w:r>
      <w:r w:rsidR="0098443F" w:rsidRPr="004F6731">
        <w:rPr>
          <w:szCs w:val="24"/>
        </w:rPr>
        <w:t>ertility rates can be achieved.</w:t>
      </w:r>
    </w:p>
    <w:p w14:paraId="0927E1C8" w14:textId="5AEBF508" w:rsidR="00F5327B" w:rsidRDefault="00F5327B" w:rsidP="00C8640F">
      <w:pPr>
        <w:pStyle w:val="Heading2"/>
        <w:spacing w:before="0"/>
      </w:pPr>
      <w:r>
        <w:t>CONTRIBUTION</w:t>
      </w:r>
    </w:p>
    <w:p w14:paraId="79C6861A" w14:textId="2B5B589D" w:rsidR="005A521D" w:rsidRPr="004F6731" w:rsidRDefault="0098443F" w:rsidP="00C8640F">
      <w:pPr>
        <w:rPr>
          <w:szCs w:val="24"/>
        </w:rPr>
      </w:pPr>
      <w:r w:rsidRPr="004F6731">
        <w:rPr>
          <w:szCs w:val="24"/>
        </w:rPr>
        <w:t>Complex data visuali</w:t>
      </w:r>
      <w:r w:rsidR="001745C2" w:rsidRPr="004F6731">
        <w:rPr>
          <w:szCs w:val="24"/>
        </w:rPr>
        <w:t>z</w:t>
      </w:r>
      <w:r w:rsidRPr="004F6731">
        <w:rPr>
          <w:szCs w:val="24"/>
        </w:rPr>
        <w:t xml:space="preserve">ations </w:t>
      </w:r>
      <w:r w:rsidR="0022045A" w:rsidRPr="004F6731">
        <w:rPr>
          <w:szCs w:val="24"/>
        </w:rPr>
        <w:t>show, in an intuitive way, how age-specific</w:t>
      </w:r>
      <w:r w:rsidR="00DA07EE" w:rsidRPr="004F6731">
        <w:rPr>
          <w:szCs w:val="24"/>
        </w:rPr>
        <w:t xml:space="preserve"> fertility rates are related </w:t>
      </w:r>
      <w:r w:rsidRPr="004F6731">
        <w:rPr>
          <w:szCs w:val="24"/>
        </w:rPr>
        <w:t xml:space="preserve">to </w:t>
      </w:r>
      <w:r w:rsidR="0022045A" w:rsidRPr="004F6731">
        <w:rPr>
          <w:szCs w:val="24"/>
        </w:rPr>
        <w:t>cumulative cohort fertility rates</w:t>
      </w:r>
      <w:r w:rsidRPr="004F6731">
        <w:rPr>
          <w:szCs w:val="24"/>
        </w:rPr>
        <w:t xml:space="preserve">. Combining this information enables us to </w:t>
      </w:r>
      <w:r w:rsidR="00E03075" w:rsidRPr="004F6731">
        <w:rPr>
          <w:szCs w:val="24"/>
        </w:rPr>
        <w:t xml:space="preserve">explore </w:t>
      </w:r>
      <w:r w:rsidRPr="004F6731">
        <w:rPr>
          <w:szCs w:val="24"/>
        </w:rPr>
        <w:t xml:space="preserve">differences between countries </w:t>
      </w:r>
      <w:r w:rsidR="00F93A1A" w:rsidRPr="004F6731">
        <w:rPr>
          <w:szCs w:val="24"/>
        </w:rPr>
        <w:t xml:space="preserve">and can make an important contribution to comparative </w:t>
      </w:r>
      <w:r w:rsidR="008B41CF" w:rsidRPr="004F6731">
        <w:rPr>
          <w:szCs w:val="24"/>
        </w:rPr>
        <w:t xml:space="preserve">fertility </w:t>
      </w:r>
      <w:r w:rsidR="00F93A1A" w:rsidRPr="004F6731">
        <w:rPr>
          <w:szCs w:val="24"/>
        </w:rPr>
        <w:t>research</w:t>
      </w:r>
      <w:r w:rsidRPr="004F6731">
        <w:rPr>
          <w:szCs w:val="24"/>
        </w:rPr>
        <w:t>.</w:t>
      </w:r>
    </w:p>
    <w:p w14:paraId="55DE4861" w14:textId="68A53F69" w:rsidR="008575FA" w:rsidRPr="00084FEC" w:rsidRDefault="008575FA" w:rsidP="00084FEC">
      <w:r w:rsidRPr="00084FEC">
        <w:br w:type="page"/>
      </w:r>
    </w:p>
    <w:p w14:paraId="6E7B7928" w14:textId="662AE98C" w:rsidR="00B10394" w:rsidRDefault="00F5327B" w:rsidP="00C77E90">
      <w:pPr>
        <w:pStyle w:val="Heading1"/>
        <w:numPr>
          <w:ilvl w:val="0"/>
          <w:numId w:val="1"/>
        </w:numPr>
        <w:spacing w:before="0"/>
        <w:ind w:left="284" w:hanging="284"/>
      </w:pPr>
      <w:r>
        <w:lastRenderedPageBreak/>
        <w:t>Introduction</w:t>
      </w:r>
    </w:p>
    <w:p w14:paraId="2F8EF582" w14:textId="60FB3CA4" w:rsidR="00D752D8" w:rsidRPr="009F1EC0" w:rsidRDefault="007317C3" w:rsidP="00C8640F">
      <w:pPr>
        <w:rPr>
          <w:szCs w:val="24"/>
        </w:rPr>
      </w:pPr>
      <w:r w:rsidRPr="009F1EC0">
        <w:rPr>
          <w:szCs w:val="24"/>
        </w:rPr>
        <w:t xml:space="preserve">Data visualization techniques such as </w:t>
      </w:r>
      <w:r w:rsidR="00B83957" w:rsidRPr="009F1EC0">
        <w:rPr>
          <w:szCs w:val="24"/>
        </w:rPr>
        <w:t>Lexis surfaces</w:t>
      </w:r>
      <w:r w:rsidR="00BB310A" w:rsidRPr="009F1EC0">
        <w:rPr>
          <w:szCs w:val="24"/>
        </w:rPr>
        <w:t xml:space="preserve"> have become an increasing</w:t>
      </w:r>
      <w:r w:rsidR="00EA3E34" w:rsidRPr="009F1EC0">
        <w:rPr>
          <w:szCs w:val="24"/>
        </w:rPr>
        <w:t>ly</w:t>
      </w:r>
      <w:r w:rsidR="00BB310A" w:rsidRPr="009F1EC0">
        <w:rPr>
          <w:szCs w:val="24"/>
        </w:rPr>
        <w:t xml:space="preserve"> popular tool to investigate </w:t>
      </w:r>
      <w:r w:rsidR="00082D41" w:rsidRPr="009F1EC0">
        <w:rPr>
          <w:szCs w:val="24"/>
        </w:rPr>
        <w:t xml:space="preserve">trends in </w:t>
      </w:r>
      <w:r w:rsidR="00BB310A" w:rsidRPr="009F1EC0">
        <w:rPr>
          <w:szCs w:val="24"/>
        </w:rPr>
        <w:t xml:space="preserve">fertility </w:t>
      </w:r>
      <w:r w:rsidR="00082D41" w:rsidRPr="009F1EC0">
        <w:rPr>
          <w:szCs w:val="24"/>
        </w:rPr>
        <w:t xml:space="preserve">and other population characteristics </w:t>
      </w:r>
      <w:r w:rsidR="00BB310A" w:rsidRPr="009F1EC0">
        <w:rPr>
          <w:szCs w:val="24"/>
        </w:rPr>
        <w:t xml:space="preserve">in recent years </w:t>
      </w:r>
      <w:r w:rsidR="00BC4845" w:rsidRPr="009F1EC0">
        <w:rPr>
          <w:szCs w:val="24"/>
        </w:rPr>
        <w:fldChar w:fldCharType="begin" w:fldLock="1"/>
      </w:r>
      <w:r w:rsidR="00BC4845" w:rsidRPr="009F1EC0">
        <w:rPr>
          <w:szCs w:val="24"/>
        </w:rPr>
        <w:instrText>ADDIN CSL_CITATION {"citationItems":[{"id":"ITEM-1","itemData":{"author":[{"dropping-particle":"","family":"Davis","given":"Kingsley","non-dropping-particle":"","parse-names":false,"suffix":""}],"container-title":"The Annals of the American Academy of Political and Social Science","id":"ITEM-1","issue":"Jan.","issued":{"date-parts":[["1945"]]},"page":"1-11","title":"The World Demographic Transition","type":"article-journal","volume":"237"},"uris":["http://www.mendeley.com/documents/?uuid=d18cb1ac-115b-40bb-a3e4-c1e02fb55632"]},{"id":"ITEM-2","itemData":{"author":[{"dropping-particle":"","family":"Notestein","given":"Frank Wallace","non-dropping-particle":"","parse-names":false,"suffix":""}],"container-title":"Food for the World","editor":[{"dropping-particle":"","family":"Schultz","given":"T.","non-dropping-particle":"","parse-names":false,"suffix":""}],"id":"ITEM-2","issued":{"date-parts":[["1945"]]},"page":"36-57","publisher":"Chicago University Press","publisher-place":"Chicago","title":"Population: the long view","type":"chapter"},"uris":["http://www.mendeley.com/documents/?uuid=75bacb60-3e8d-4a82-bb0b-caa08cf5a2f8"]},{"id":"ITEM-3","itemData":{"author":[{"dropping-particle":"","family":"Notestein","given":"Frank Wallace","non-dropping-particle":"","parse-names":false,"suffix":""}],"container-title":"Proceedings of the Eighth International Conference of Agricultural Economists","id":"ITEM-3","issued":{"date-parts":[["1953"]]},"page":"13-31","publisher-place":"New York","title":"Economic problems of population change","type":"paper-conference"},"uris":["http://www.mendeley.com/documents/?uuid=8fcedf07-df08-47a0-93b9-c95b4159fbf5"]}],"mendeley":{"formattedCitation":"(Davis, 1945; Notestein, 1945, 1953)","manualFormatting":"(Davis 1945; Lesthaeghe 1995; 2010; Lesthaeghe and van de Kaa 1986; Notestein 1945)","plainTextFormattedCitation":"(Davis, 1945; Notestein, 1945, 1953)","previouslyFormattedCitation":"(Davis, 1945; Notestein, 1945, 1953)"},"properties":{"noteIndex":0},"schema":"https://github.com/citation-style-language/schema/raw/master/csl-citation.json"}</w:instrText>
      </w:r>
      <w:r w:rsidR="00BC4845" w:rsidRPr="009F1EC0">
        <w:rPr>
          <w:szCs w:val="24"/>
        </w:rPr>
        <w:fldChar w:fldCharType="separate"/>
      </w:r>
      <w:r w:rsidR="00BC4845" w:rsidRPr="009F1EC0">
        <w:rPr>
          <w:noProof/>
          <w:szCs w:val="24"/>
        </w:rPr>
        <w:t>(</w:t>
      </w:r>
      <w:r w:rsidR="00BC4845">
        <w:rPr>
          <w:noProof/>
          <w:szCs w:val="24"/>
        </w:rPr>
        <w:t>Burkimsher 2017</w:t>
      </w:r>
      <w:r w:rsidR="00BC4845" w:rsidRPr="009F1EC0">
        <w:rPr>
          <w:noProof/>
          <w:szCs w:val="24"/>
        </w:rPr>
        <w:t xml:space="preserve">; </w:t>
      </w:r>
      <w:r w:rsidR="00BC4845">
        <w:rPr>
          <w:noProof/>
          <w:szCs w:val="24"/>
        </w:rPr>
        <w:t>Campbell and Robards 2014</w:t>
      </w:r>
      <w:r w:rsidR="00BC4845" w:rsidRPr="009F1EC0">
        <w:rPr>
          <w:noProof/>
          <w:szCs w:val="24"/>
        </w:rPr>
        <w:t xml:space="preserve">; </w:t>
      </w:r>
      <w:r w:rsidR="00BC4845">
        <w:rPr>
          <w:noProof/>
          <w:szCs w:val="24"/>
        </w:rPr>
        <w:t>Schöley and Willekens 2017</w:t>
      </w:r>
      <w:r w:rsidR="00BC4845" w:rsidRPr="009F1EC0">
        <w:rPr>
          <w:noProof/>
          <w:szCs w:val="24"/>
        </w:rPr>
        <w:t xml:space="preserve">; </w:t>
      </w:r>
      <w:r w:rsidR="00BC4845">
        <w:rPr>
          <w:noProof/>
          <w:szCs w:val="24"/>
        </w:rPr>
        <w:t>Rau et al. 2018</w:t>
      </w:r>
      <w:r w:rsidR="00BC4845" w:rsidRPr="009F1EC0">
        <w:rPr>
          <w:noProof/>
          <w:szCs w:val="24"/>
        </w:rPr>
        <w:t xml:space="preserve">; </w:t>
      </w:r>
      <w:r w:rsidR="00BC4845">
        <w:rPr>
          <w:noProof/>
          <w:szCs w:val="24"/>
        </w:rPr>
        <w:t>Vaupel, Gambill, and Yashin 1987</w:t>
      </w:r>
      <w:r w:rsidR="00BC4845" w:rsidRPr="009F1EC0">
        <w:rPr>
          <w:noProof/>
          <w:szCs w:val="24"/>
        </w:rPr>
        <w:t>)</w:t>
      </w:r>
      <w:r w:rsidR="00BC4845" w:rsidRPr="009F1EC0">
        <w:rPr>
          <w:szCs w:val="24"/>
        </w:rPr>
        <w:fldChar w:fldCharType="end"/>
      </w:r>
      <w:r w:rsidR="00BB310A" w:rsidRPr="009F1EC0">
        <w:rPr>
          <w:szCs w:val="24"/>
        </w:rPr>
        <w:t>. They</w:t>
      </w:r>
      <w:r w:rsidRPr="009F1EC0">
        <w:rPr>
          <w:szCs w:val="24"/>
        </w:rPr>
        <w:t xml:space="preserve"> </w:t>
      </w:r>
      <w:r w:rsidR="00BB310A" w:rsidRPr="009F1EC0">
        <w:rPr>
          <w:szCs w:val="24"/>
        </w:rPr>
        <w:t xml:space="preserve">provide </w:t>
      </w:r>
      <w:r w:rsidR="00F44B8C" w:rsidRPr="009F1EC0">
        <w:rPr>
          <w:szCs w:val="24"/>
        </w:rPr>
        <w:t xml:space="preserve">convenient </w:t>
      </w:r>
      <w:r w:rsidR="00B83957" w:rsidRPr="009F1EC0">
        <w:rPr>
          <w:szCs w:val="24"/>
        </w:rPr>
        <w:t>visual arrangements of</w:t>
      </w:r>
      <w:r w:rsidR="00C82D2F" w:rsidRPr="009F1EC0">
        <w:rPr>
          <w:szCs w:val="24"/>
        </w:rPr>
        <w:t xml:space="preserve"> </w:t>
      </w:r>
      <w:r w:rsidR="00B83957" w:rsidRPr="009F1EC0">
        <w:rPr>
          <w:szCs w:val="24"/>
        </w:rPr>
        <w:t>birth</w:t>
      </w:r>
      <w:r w:rsidR="00C82D2F" w:rsidRPr="009F1EC0">
        <w:rPr>
          <w:szCs w:val="24"/>
        </w:rPr>
        <w:t xml:space="preserve"> rates</w:t>
      </w:r>
      <w:r w:rsidR="00F44B8C" w:rsidRPr="009F1EC0">
        <w:rPr>
          <w:szCs w:val="24"/>
        </w:rPr>
        <w:t xml:space="preserve"> and related indicators</w:t>
      </w:r>
      <w:r w:rsidR="00B83957" w:rsidRPr="009F1EC0">
        <w:rPr>
          <w:szCs w:val="24"/>
        </w:rPr>
        <w:t xml:space="preserve">, </w:t>
      </w:r>
      <w:r w:rsidR="00C82D2F" w:rsidRPr="009F1EC0">
        <w:rPr>
          <w:szCs w:val="24"/>
        </w:rPr>
        <w:t>by calendar time, age, and/or cohort</w:t>
      </w:r>
      <w:r w:rsidR="00B17D72" w:rsidRPr="009F1EC0">
        <w:rPr>
          <w:szCs w:val="24"/>
        </w:rPr>
        <w:t>,</w:t>
      </w:r>
      <w:r w:rsidR="00B93D47" w:rsidRPr="009F1EC0">
        <w:rPr>
          <w:szCs w:val="24"/>
        </w:rPr>
        <w:t xml:space="preserve"> </w:t>
      </w:r>
      <w:r w:rsidR="00BB310A" w:rsidRPr="009F1EC0">
        <w:rPr>
          <w:szCs w:val="24"/>
        </w:rPr>
        <w:t xml:space="preserve">and are thus </w:t>
      </w:r>
      <w:r w:rsidR="00B83957" w:rsidRPr="009F1EC0">
        <w:rPr>
          <w:szCs w:val="24"/>
        </w:rPr>
        <w:t xml:space="preserve">an effective </w:t>
      </w:r>
      <w:r w:rsidR="0019248D" w:rsidRPr="009F1EC0">
        <w:rPr>
          <w:szCs w:val="24"/>
        </w:rPr>
        <w:t>tool</w:t>
      </w:r>
      <w:r w:rsidR="00B83957" w:rsidRPr="009F1EC0">
        <w:rPr>
          <w:szCs w:val="24"/>
        </w:rPr>
        <w:t xml:space="preserve"> </w:t>
      </w:r>
      <w:r w:rsidR="0019248D" w:rsidRPr="009F1EC0">
        <w:rPr>
          <w:szCs w:val="24"/>
        </w:rPr>
        <w:t xml:space="preserve">for both </w:t>
      </w:r>
      <w:r w:rsidR="00B83957" w:rsidRPr="009F1EC0">
        <w:rPr>
          <w:szCs w:val="24"/>
        </w:rPr>
        <w:t xml:space="preserve">the exploration and </w:t>
      </w:r>
      <w:r w:rsidR="0019248D" w:rsidRPr="009F1EC0">
        <w:rPr>
          <w:szCs w:val="24"/>
        </w:rPr>
        <w:t xml:space="preserve">the </w:t>
      </w:r>
      <w:r w:rsidR="00B17D72" w:rsidRPr="009F1EC0">
        <w:rPr>
          <w:szCs w:val="24"/>
        </w:rPr>
        <w:t xml:space="preserve">identification of </w:t>
      </w:r>
      <w:r w:rsidR="00A70C00" w:rsidRPr="009F1EC0">
        <w:rPr>
          <w:szCs w:val="24"/>
        </w:rPr>
        <w:t xml:space="preserve">dynamic </w:t>
      </w:r>
      <w:r w:rsidR="00B17D72" w:rsidRPr="009F1EC0">
        <w:rPr>
          <w:szCs w:val="24"/>
        </w:rPr>
        <w:t>patterns</w:t>
      </w:r>
      <w:r w:rsidR="00B83957" w:rsidRPr="009F1EC0">
        <w:rPr>
          <w:szCs w:val="24"/>
        </w:rPr>
        <w:t xml:space="preserve"> and relationships </w:t>
      </w:r>
      <w:r w:rsidR="0019248D" w:rsidRPr="009F1EC0">
        <w:rPr>
          <w:szCs w:val="24"/>
        </w:rPr>
        <w:t xml:space="preserve">arising from </w:t>
      </w:r>
      <w:r w:rsidR="007D3ADD" w:rsidRPr="009F1EC0">
        <w:rPr>
          <w:szCs w:val="24"/>
        </w:rPr>
        <w:t>fertility</w:t>
      </w:r>
      <w:r w:rsidR="0019248D" w:rsidRPr="009F1EC0">
        <w:rPr>
          <w:szCs w:val="24"/>
        </w:rPr>
        <w:t xml:space="preserve"> data.</w:t>
      </w:r>
    </w:p>
    <w:p w14:paraId="48AD10DB" w14:textId="63676371" w:rsidR="00921DCE" w:rsidRPr="009F1EC0" w:rsidRDefault="00F44B8C" w:rsidP="00C8640F">
      <w:pPr>
        <w:rPr>
          <w:szCs w:val="24"/>
        </w:rPr>
      </w:pPr>
      <w:r w:rsidRPr="009F1EC0">
        <w:rPr>
          <w:szCs w:val="24"/>
        </w:rPr>
        <w:t>T</w:t>
      </w:r>
      <w:r w:rsidR="00814B1F" w:rsidRPr="009F1EC0">
        <w:rPr>
          <w:szCs w:val="24"/>
        </w:rPr>
        <w:t>he transition to low fertility</w:t>
      </w:r>
      <w:r w:rsidR="00EA3E34" w:rsidRPr="009F1EC0">
        <w:rPr>
          <w:szCs w:val="24"/>
        </w:rPr>
        <w:t>,</w:t>
      </w:r>
      <w:r w:rsidR="00814B1F" w:rsidRPr="009F1EC0">
        <w:rPr>
          <w:szCs w:val="24"/>
        </w:rPr>
        <w:t xml:space="preserve"> </w:t>
      </w:r>
      <w:r w:rsidR="00EA3E34" w:rsidRPr="009F1EC0">
        <w:rPr>
          <w:szCs w:val="24"/>
        </w:rPr>
        <w:t xml:space="preserve">below replacement levels, is a cornerstone of </w:t>
      </w:r>
      <w:r w:rsidR="00BC0F9A" w:rsidRPr="009F1EC0">
        <w:rPr>
          <w:szCs w:val="24"/>
        </w:rPr>
        <w:t xml:space="preserve">both </w:t>
      </w:r>
      <w:r w:rsidR="00EA3E34" w:rsidRPr="009F1EC0">
        <w:rPr>
          <w:szCs w:val="24"/>
        </w:rPr>
        <w:t xml:space="preserve">demographic transitions </w:t>
      </w:r>
      <w:r w:rsidR="00EA3E34" w:rsidRPr="009F1EC0">
        <w:rPr>
          <w:szCs w:val="24"/>
        </w:rPr>
        <w:fldChar w:fldCharType="begin" w:fldLock="1"/>
      </w:r>
      <w:r w:rsidR="00E128F8" w:rsidRPr="009F1EC0">
        <w:rPr>
          <w:szCs w:val="24"/>
        </w:rPr>
        <w:instrText>ADDIN CSL_CITATION {"citationItems":[{"id":"ITEM-1","itemData":{"author":[{"dropping-particle":"","family":"Davis","given":"Kingsley","non-dropping-particle":"","parse-names":false,"suffix":""}],"container-title":"The Annals of the American Academy of Political and Social Science","id":"ITEM-1","issue":"Jan.","issued":{"date-parts":[["1945"]]},"page":"1-11","title":"The World Demographic Transition","type":"article-journal","volume":"237"},"uris":["http://www.mendeley.com/documents/?uuid=d18cb1ac-115b-40bb-a3e4-c1e02fb55632"]},{"id":"ITEM-2","itemData":{"author":[{"dropping-particle":"","family":"Notestein","given":"Frank Wallace","non-dropping-particle":"","parse-names":false,"suffix":""}],"container-title":"Food for the World","editor":[{"dropping-particle":"","family":"Schultz","given":"T.","non-dropping-particle":"","parse-names":false,"suffix":""}],"id":"ITEM-2","issued":{"date-parts":[["1945"]]},"page":"36-57","publisher":"Chicago University Press","publisher-place":"Chicago","title":"Population: the long view","type":"chapter"},"uris":["http://www.mendeley.com/documents/?uuid=75bacb60-3e8d-4a82-bb0b-caa08cf5a2f8"]},{"id":"ITEM-3","itemData":{"author":[{"dropping-particle":"","family":"Notestein","given":"Frank Wallace","non-dropping-particle":"","parse-names":false,"suffix":""}],"container-title":"Proceedings of the Eighth International Conference of Agricultural Economists","id":"ITEM-3","issued":{"date-parts":[["1953"]]},"page":"13-31","publisher-place":"New York","title":"Economic problems of population change","type":"paper-conference"},"uris":["http://www.mendeley.com/documents/?uuid=8fcedf07-df08-47a0-93b9-c95b4159fbf5"]}],"mendeley":{"formattedCitation":"(Davis, 1945; Notestein, 1945, 1953)","manualFormatting":"(Davis 1945; Lesthaeghe 1995; 2010; Lesthaeghe and van de Kaa 1986; Notestein 1945)","plainTextFormattedCitation":"(Davis, 1945; Notestein, 1945, 1953)","previouslyFormattedCitation":"(Davis, 1945; Notestein, 1945, 1953)"},"properties":{"noteIndex":0},"schema":"https://github.com/citation-style-language/schema/raw/master/csl-citation.json"}</w:instrText>
      </w:r>
      <w:r w:rsidR="00EA3E34" w:rsidRPr="009F1EC0">
        <w:rPr>
          <w:szCs w:val="24"/>
        </w:rPr>
        <w:fldChar w:fldCharType="separate"/>
      </w:r>
      <w:r w:rsidR="00EA3E34" w:rsidRPr="009F1EC0">
        <w:rPr>
          <w:noProof/>
          <w:szCs w:val="24"/>
        </w:rPr>
        <w:t xml:space="preserve">(Davis 1945; </w:t>
      </w:r>
      <w:r w:rsidR="00BC0F9A" w:rsidRPr="009F1EC0">
        <w:rPr>
          <w:noProof/>
          <w:szCs w:val="24"/>
        </w:rPr>
        <w:t>Lesthaeghe 1995</w:t>
      </w:r>
      <w:r w:rsidR="000A1BD1">
        <w:rPr>
          <w:noProof/>
          <w:szCs w:val="24"/>
        </w:rPr>
        <w:t>,</w:t>
      </w:r>
      <w:r w:rsidR="00BC0F9A" w:rsidRPr="009F1EC0">
        <w:rPr>
          <w:noProof/>
          <w:szCs w:val="24"/>
        </w:rPr>
        <w:t xml:space="preserve"> 2010; Lesthaeghe and van de Kaa 1986; </w:t>
      </w:r>
      <w:r w:rsidR="00EA3E34" w:rsidRPr="009F1EC0">
        <w:rPr>
          <w:noProof/>
          <w:szCs w:val="24"/>
        </w:rPr>
        <w:t>Notestein 1945)</w:t>
      </w:r>
      <w:r w:rsidR="00EA3E34" w:rsidRPr="009F1EC0">
        <w:rPr>
          <w:szCs w:val="24"/>
        </w:rPr>
        <w:fldChar w:fldCharType="end"/>
      </w:r>
      <w:r w:rsidR="00EA3E34" w:rsidRPr="009F1EC0">
        <w:rPr>
          <w:szCs w:val="24"/>
        </w:rPr>
        <w:t xml:space="preserve">, and one of the key drivers underpinning population change. </w:t>
      </w:r>
      <w:r w:rsidR="001B4E8B" w:rsidRPr="009F1EC0">
        <w:rPr>
          <w:szCs w:val="24"/>
        </w:rPr>
        <w:t>L</w:t>
      </w:r>
      <w:r w:rsidR="00557010" w:rsidRPr="009F1EC0">
        <w:rPr>
          <w:szCs w:val="24"/>
        </w:rPr>
        <w:t xml:space="preserve">ow fertility </w:t>
      </w:r>
      <w:r w:rsidR="001B4E8B" w:rsidRPr="009F1EC0">
        <w:rPr>
          <w:szCs w:val="24"/>
        </w:rPr>
        <w:t xml:space="preserve">transitions correlate </w:t>
      </w:r>
      <w:r w:rsidR="00557010" w:rsidRPr="009F1EC0">
        <w:rPr>
          <w:szCs w:val="24"/>
        </w:rPr>
        <w:t>with</w:t>
      </w:r>
      <w:r w:rsidR="00DD678B" w:rsidRPr="009F1EC0">
        <w:rPr>
          <w:szCs w:val="24"/>
        </w:rPr>
        <w:t xml:space="preserve"> </w:t>
      </w:r>
      <w:r w:rsidR="00EC13BE" w:rsidRPr="009F1EC0">
        <w:rPr>
          <w:szCs w:val="24"/>
        </w:rPr>
        <w:t>life expectancy</w:t>
      </w:r>
      <w:r w:rsidR="00A3219B" w:rsidRPr="009F1EC0">
        <w:rPr>
          <w:szCs w:val="24"/>
        </w:rPr>
        <w:t xml:space="preserve"> </w:t>
      </w:r>
      <w:r w:rsidR="001B4E8B" w:rsidRPr="009F1EC0">
        <w:rPr>
          <w:szCs w:val="24"/>
        </w:rPr>
        <w:t xml:space="preserve">gains </w:t>
      </w:r>
      <w:r w:rsidR="00F1224B" w:rsidRPr="009F1EC0">
        <w:rPr>
          <w:szCs w:val="24"/>
        </w:rPr>
        <w:fldChar w:fldCharType="begin" w:fldLock="1"/>
      </w:r>
      <w:r w:rsidR="00197970" w:rsidRPr="009F1EC0">
        <w:rPr>
          <w:szCs w:val="24"/>
        </w:rPr>
        <w:instrText>ADDIN CSL_CITATION {"citationItems":[{"id":"ITEM-1","itemData":{"author":[{"dropping-particle":"","family":"Oeppen","given":"Jim","non-dropping-particle":"","parse-names":false,"suffix":""},{"dropping-particle":"","family":"Vaupel","given":"James W.","non-dropping-particle":"","parse-names":false,"suffix":""}],"container-title":"Science","id":"ITEM-1","issue":"10 May","issued":{"date-parts":[["2002"]]},"page":"1029-1031","title":"Broken limits to life expectancy","type":"article-journal","volume":"296"},"uris":["http://www.mendeley.com/documents/?uuid=663da33a-c81c-4d04-9251-4e5502bdc2c5"]},{"id":"ITEM-2","itemData":{"DOI":"10.1080/00324728.2017.1294701","ISSN":"0032-4728","author":[{"dropping-particle":"","family":"Sánchez-Barricarte","given":"Jesús J.","non-dropping-particle":"","parse-names":false,"suffix":""}],"container-title":"Population Studies","id":"ITEM-2","issue":"2","issued":{"date-parts":[["2017"]]},"page":"155-170","publisher":"Taylor &amp; Francis","title":"Mortality–fertility synergies during the demographic transition in the developed world","type":"article-journal","volume":"71"},"uris":["http://www.mendeley.com/documents/?uuid=56d73018-bfb5-48b5-868f-84fb415aea0b"]},{"id":"ITEM-3","itemData":{"DOI":"10.1111/j.1728-4457.2011.00428.x","ISBN":"00987921","ISSN":"00987921","PMID":"22167810","abstract":"We analyze trends in best-practice life expectancy among female cohorts born from 1870 to 1950. Cohorts experience declining rather than constant death rates, and cohort life expectancy usually exceeds period life expectancy. Unobserved mortality rates in non-extinct cohorts are estimated using the Lee-Carter model for mortality in 1960–2008. Best-practice cohort and period life expectancies increased nearly linearly. Across cohorts born from 1870 to 1920 the annual increase in cohort length of life was 0.43 years. Across calendar years from 1870 to 2008, the annual increase was 0.28 years. Cohort life expectancy increased from 53.7 years in the 1870 cohort to 83.8 years in the 1950 cohort. The corresponding cohort/period longevity gap increased from 1.2 to 10.3 years. Among younger cohorts, survival to advanced ages is substantially higher than could have been anticipated by period mortality regimes when these cohorts were young or middle-aged. A large proportion of the additional expected years of life are being lived at ages 65 and older. This substantially changes the balance between the stages of the life cycle.","author":[{"dropping-particle":"","family":"Shkolnikov","given":"Vladimir M.","non-dropping-particle":"","parse-names":false,"suffix":""},{"dropping-particle":"","family":"Jdanov","given":"Dmitri A.","non-dropping-particle":"","parse-names":false,"suffix":""},{"dropping-particle":"","family":"Andreev","given":"Evgeny M.","non-dropping-particle":"","parse-names":false,"suffix":""},{"dropping-particle":"","family":"Vaupel","given":"James W.","non-dropping-particle":"","parse-names":false,"suffix":""}],"container-title":"Population and Development Review","id":"ITEM-3","issue":"3","issued":{"date-parts":[["2011"]]},"page":"419-434","title":"Steep increase in best-practice cohort life expectancy","type":"article-journal","volume":"37"},"uris":["http://www.mendeley.com/documents/?uuid=cb27003f-079f-4382-9559-8abe23adf543"]}],"mendeley":{"formattedCitation":"(Oeppen and Vaupel, 2002; Shkolnikov &lt;i&gt;et al.&lt;/i&gt;, 2011; Sánchez-Barricarte, 2017)","manualFormatting":"(Oeppen and Vaupel 2002; Shkolnikov et al. 2011)","plainTextFormattedCitation":"(Oeppen and Vaupel, 2002; Shkolnikov et al., 2011; Sánchez-Barricarte, 2017)","previouslyFormattedCitation":"(Oeppen and Vaupel, 2002; Shkolnikov &lt;i&gt;et al.&lt;/i&gt;, 2011; Sánchez-Barricarte, 2017)"},"properties":{"noteIndex":0},"schema":"https://github.com/citation-style-language/schema/raw/master/csl-citation.json"}</w:instrText>
      </w:r>
      <w:r w:rsidR="00F1224B" w:rsidRPr="009F1EC0">
        <w:rPr>
          <w:szCs w:val="24"/>
        </w:rPr>
        <w:fldChar w:fldCharType="separate"/>
      </w:r>
      <w:r w:rsidR="00CD5999" w:rsidRPr="009F1EC0">
        <w:rPr>
          <w:noProof/>
          <w:szCs w:val="24"/>
        </w:rPr>
        <w:t>(Oeppen and Vaupel 2002; Shkolnikov et al. 2011)</w:t>
      </w:r>
      <w:r w:rsidR="00F1224B" w:rsidRPr="009F1EC0">
        <w:rPr>
          <w:szCs w:val="24"/>
        </w:rPr>
        <w:fldChar w:fldCharType="end"/>
      </w:r>
      <w:r w:rsidR="00E07AB4" w:rsidRPr="009F1EC0">
        <w:rPr>
          <w:szCs w:val="24"/>
        </w:rPr>
        <w:t xml:space="preserve"> and </w:t>
      </w:r>
      <w:r w:rsidR="001B4E8B" w:rsidRPr="009F1EC0">
        <w:rPr>
          <w:szCs w:val="24"/>
        </w:rPr>
        <w:t xml:space="preserve">increased </w:t>
      </w:r>
      <w:r w:rsidR="008B5C11" w:rsidRPr="009F1EC0">
        <w:rPr>
          <w:szCs w:val="24"/>
        </w:rPr>
        <w:t>international</w:t>
      </w:r>
      <w:r w:rsidR="00DA75C1" w:rsidRPr="009F1EC0">
        <w:rPr>
          <w:szCs w:val="24"/>
        </w:rPr>
        <w:t xml:space="preserve"> migration </w:t>
      </w:r>
      <w:r w:rsidR="009D37CE" w:rsidRPr="009F1EC0">
        <w:rPr>
          <w:szCs w:val="24"/>
        </w:rPr>
        <w:fldChar w:fldCharType="begin" w:fldLock="1"/>
      </w:r>
      <w:r w:rsidR="00E128F8" w:rsidRPr="009F1EC0">
        <w:rPr>
          <w:szCs w:val="24"/>
        </w:rPr>
        <w:instrText>ADDIN CSL_CITATION {"citationItems":[{"id":"ITEM-1","itemData":{"author":[{"dropping-particle":"","family":"Adserà","given":"Alícia","non-dropping-particle":"","parse-names":false,"suffix":""},{"dropping-particle":"","family":"Ferrer","given":"Ana","non-dropping-particle":"","parse-names":false,"suffix":""}],"container-title":"Handbook of the economics of international migration","editor":[{"dropping-particle":"","family":"Chiswick","given":"Barry R.","non-dropping-particle":"","parse-names":false,"suffix":""},{"dropping-particle":"","family":"Miller","given":"Paul W.","non-dropping-particle":"","parse-names":false,"suffix":""}],"id":"ITEM-1","issued":{"date-parts":[["2014"]]},"page":"315-358","publisher":"Elsevier","publisher-place":"Oxford","title":"Immigrants and demography: Marriage, divorce, and fertility","type":"chapter","volume":"1A"},"uris":["http://www.mendeley.com/documents/?uuid=b82d6302-d462-4d04-bb73-fa17c1183172"]},{"id":"ITEM-2","itemData":{"DOI":"10.1111/j.1747-7379.2004.tb00216.x","ISBN":"0197-9183, 0197-9183","ISSN":"1747-7379","abstract":"The present study provides an investigation of patterns in childbearing among foreign-born women in Sweden from the 1960s to the 1990s. Event-history techniques are applied to longitudinal population register data on childbearing and migration of 446,000 foreign-born women who had ever lived in Sweden before the end of 1999. Period trends in pari- ty-specific fertility appear to be quite similar for Swedish- and foreign- born women, but important differences exist in levels of childbearing propensities between women from different countries of origin. Most immigrant groups tend to display higher levels of childbearing shortly after immigration. We conclude that migration and family building in many cases are interrelated processes and that it is always important to account for time since migration when fertility of immigrants is studied.","author":[{"dropping-particle":"","family":"Andersson","given":"Gunnar","non-dropping-particle":"","parse-names":false,"suffix":""}],"container-title":"International Migration Review","id":"ITEM-2","issue":"2","issued":{"date-parts":[["2004"]]},"page":"747-774","title":"Childbearing after Migration: Fertility Patterns of Foreign-born Women in Sweden","type":"article-journal","volume":"38"},"uris":["http://www.mendeley.com/documents/?uuid=c82be933-da26-4cce-a576-d69088bad242"]},{"id":"ITEM-3","itemData":{"DOI":"10.1111/j.1728-4457.2012.00496.x","ISBN":"0098-7921","ISSN":"00987921","abstract":"The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fertility.","author":[{"dropping-particle":"","family":"Dubuc","given":"Sylvie","non-dropping-particle":"","parse-names":false,"suffix":""}],"container-title":"Population and Development Review","id":"ITEM-3","issue":"2","issued":{"date-parts":[["2012"]]},"page":"353-368","title":"Immigration to the UK from High-Fertility Countries: Intergenerational Adaptation and Fertility Convergence","type":"article-journal","volume":"38"},"uris":["http://www.mendeley.com/documents/?uuid=d76cdb57-f979-4727-aeea-166a05cd135e"]},{"id":"ITEM-4","itemData":{"DOI":"10.1007/s10680-005-3581-8","ISBN":"0680005358","ISSN":"01686577","abstract":"Competing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preference.","author":[{"dropping-particle":"","family":"Kulu","given":"Hill","non-dropping-particle":"","parse-names":false,"suffix":""}],"container-title":"European Journal of Population","id":"ITEM-4","issue":"1","issued":{"date-parts":[["2005"]]},"page":"51-87","title":"Migration and fertility: Competing hypotheses re-examined","type":"article-journal","volume":"21"},"uris":["http://www.mendeley.com/documents/?uuid=a2ee02e0-3155-47c6-b9c6-b5e27e115214"]},{"id":"ITEM-5","itemData":{"DOI":"10.4054/DemRes.2008.19.9","ISSN":"14359871","abstract":"This contribution looks at the influence of immigration on childbearing trends in the countries of Western, Northern and Southern Europe, which have received relatively large numbers of immigrants during the last decades. It analyses the contribution of migrants to the total number of births and compares fertility rates of migrant women with the fertility rates of native women, pointing out huge diversity between migrant groups. It also discusses the evidence regarding the progressive ‘assimilation’ in migrants’ fertility to the local fertility patterns and analyses the net impact of migrants on period fertility rates. This review reveals that migrant women typically retain substantially higher levels of period fertility than the ‘native’ populations, but this difference typically diminishes over time and with the duration of their stay in a country. Immigrants contribute substantially to the total number of births and their share of total births has increased in the last decade, exceeding in some countries one fifth of the recorded live births. However, the ‘net effect’ of the higher fertility of migrants on the period total fertility of particular countries remains relatively small, typically between 0.05 and 0.10 in absolute terms.","author":[{"dropping-particle":"","family":"Sobotka","given":"Tomáš","non-dropping-particle":"","parse-names":false,"suffix":""}],"container-title":"Demographic Research","id":"ITEM-5","issue":"9","issued":{"date-parts":[["2008"]]},"page":"225-248","title":"Overview chapter 7: The rising importance of migrants for childbearing in Europe","type":"article-journal","volume":"19"},"uris":["http://www.mendeley.com/documents/?uuid=6cc779ad-ba39-457d-9841-c1c3566c3111"]}],"mendeley":{"formattedCitation":"(Andersson, 2004; Kulu, 2005; Sobotka, 2008; Dubuc, 2012; Adserà and Ferrer, 2014)","manualFormatting":"(Adserà and Ferrer 2014; Sobotka 2008)","plainTextFormattedCitation":"(Andersson, 2004; Kulu, 2005; Sobotka, 2008; Dubuc, 2012; Adserà and Ferrer, 2014)","previouslyFormattedCitation":"(Andersson, 2004; Kulu, 2005; Sobotka, 2008; Dubuc, 2012; Adserà and Ferrer, 2014)"},"properties":{"noteIndex":0},"schema":"https://github.com/citation-style-language/schema/raw/master/csl-citation.json"}</w:instrText>
      </w:r>
      <w:r w:rsidR="009D37CE" w:rsidRPr="009F1EC0">
        <w:rPr>
          <w:szCs w:val="24"/>
        </w:rPr>
        <w:fldChar w:fldCharType="separate"/>
      </w:r>
      <w:r w:rsidR="00CD5999" w:rsidRPr="009F1EC0">
        <w:rPr>
          <w:noProof/>
          <w:szCs w:val="24"/>
        </w:rPr>
        <w:t>(</w:t>
      </w:r>
      <w:r w:rsidR="009779BA" w:rsidRPr="009F1EC0">
        <w:rPr>
          <w:noProof/>
          <w:szCs w:val="24"/>
        </w:rPr>
        <w:t xml:space="preserve">Adserà and Ferrer 2014; </w:t>
      </w:r>
      <w:r w:rsidR="00CD5999" w:rsidRPr="009F1EC0">
        <w:rPr>
          <w:noProof/>
          <w:szCs w:val="24"/>
        </w:rPr>
        <w:t>Sobotka 2008)</w:t>
      </w:r>
      <w:r w:rsidR="009D37CE" w:rsidRPr="009F1EC0">
        <w:rPr>
          <w:szCs w:val="24"/>
        </w:rPr>
        <w:fldChar w:fldCharType="end"/>
      </w:r>
      <w:r w:rsidR="00921DCE" w:rsidRPr="009F1EC0">
        <w:rPr>
          <w:szCs w:val="24"/>
        </w:rPr>
        <w:t>.</w:t>
      </w:r>
    </w:p>
    <w:p w14:paraId="4FA61073" w14:textId="14CB1858" w:rsidR="00CD5095" w:rsidRPr="009F1EC0" w:rsidRDefault="00EA3E34" w:rsidP="00AB4448">
      <w:pPr>
        <w:rPr>
          <w:szCs w:val="24"/>
        </w:rPr>
      </w:pPr>
      <w:r w:rsidRPr="009F1EC0">
        <w:rPr>
          <w:szCs w:val="24"/>
        </w:rPr>
        <w:t xml:space="preserve">A crucial question is whether fertility rates will fall </w:t>
      </w:r>
      <w:r w:rsidR="00D752D8" w:rsidRPr="009F1EC0">
        <w:rPr>
          <w:szCs w:val="24"/>
        </w:rPr>
        <w:t xml:space="preserve">and stabilize at </w:t>
      </w:r>
      <w:r w:rsidRPr="009F1EC0">
        <w:rPr>
          <w:szCs w:val="24"/>
        </w:rPr>
        <w:t>below replacement levels for all developed countries</w:t>
      </w:r>
      <w:r w:rsidR="00BC0F9A" w:rsidRPr="009F1EC0">
        <w:rPr>
          <w:szCs w:val="24"/>
        </w:rPr>
        <w:t>.</w:t>
      </w:r>
      <w:r w:rsidRPr="009F1EC0">
        <w:rPr>
          <w:szCs w:val="24"/>
        </w:rPr>
        <w:t xml:space="preserve"> </w:t>
      </w:r>
      <w:r w:rsidR="00D42862" w:rsidRPr="009F1EC0">
        <w:rPr>
          <w:szCs w:val="24"/>
        </w:rPr>
        <w:t xml:space="preserve">With </w:t>
      </w:r>
      <w:r w:rsidR="00D415FE" w:rsidRPr="009F1EC0">
        <w:rPr>
          <w:szCs w:val="24"/>
        </w:rPr>
        <w:t>reversal</w:t>
      </w:r>
      <w:r w:rsidR="001B4E8B" w:rsidRPr="009F1EC0">
        <w:rPr>
          <w:szCs w:val="24"/>
        </w:rPr>
        <w:t>s</w:t>
      </w:r>
      <w:r w:rsidR="00D415FE" w:rsidRPr="009F1EC0">
        <w:rPr>
          <w:szCs w:val="24"/>
        </w:rPr>
        <w:t xml:space="preserve"> in </w:t>
      </w:r>
      <w:r w:rsidR="00EF684A" w:rsidRPr="009F1EC0">
        <w:rPr>
          <w:szCs w:val="24"/>
        </w:rPr>
        <w:t xml:space="preserve">period </w:t>
      </w:r>
      <w:r w:rsidR="00D415FE" w:rsidRPr="009F1EC0">
        <w:rPr>
          <w:szCs w:val="24"/>
        </w:rPr>
        <w:t xml:space="preserve">fertility trends </w:t>
      </w:r>
      <w:r w:rsidR="00F44B8C" w:rsidRPr="009F1EC0">
        <w:rPr>
          <w:szCs w:val="24"/>
        </w:rPr>
        <w:t>for some</w:t>
      </w:r>
      <w:r w:rsidR="00A0102E" w:rsidRPr="009F1EC0">
        <w:rPr>
          <w:szCs w:val="24"/>
        </w:rPr>
        <w:t xml:space="preserve"> </w:t>
      </w:r>
      <w:r w:rsidR="00387264" w:rsidRPr="009F1EC0">
        <w:rPr>
          <w:szCs w:val="24"/>
        </w:rPr>
        <w:t xml:space="preserve">European countries </w:t>
      </w:r>
      <w:r w:rsidR="00387264" w:rsidRPr="009F1EC0">
        <w:rPr>
          <w:szCs w:val="24"/>
        </w:rPr>
        <w:fldChar w:fldCharType="begin" w:fldLock="1"/>
      </w:r>
      <w:r w:rsidR="00197970" w:rsidRPr="009F1EC0">
        <w:rPr>
          <w:szCs w:val="24"/>
        </w:rPr>
        <w:instrText>ADDIN CSL_CITATION {"citationItems":[{"id":"ITEM-1","itemData":{"author":[{"dropping-particle":"","family":"Goldstein","given":"Joshua R.","non-dropping-particle":"","parse-names":false,"suffix":""},{"dropping-particle":"","family":"Sobotka","given":"Tomáš","non-dropping-particle":"","parse-names":false,"suffix":""},{"dropping-particle":"","family":"Jasilioniene","given":"Aiva","non-dropping-particle":"","parse-names":false,"suffix":""}],"container-title":"Population and Development Review","id":"ITEM-1","issue":"4","issued":{"date-parts":[["2009"]]},"page":"663-699","title":"The End of \"Lowest-Low\" Fertility?","type":"article-journal","volume":"35"},"uris":["http://www.mendeley.com/documents/?uuid=8a712477-1d27-46ea-a5ee-dafef1685df3"]},{"id":"ITEM-2","itemData":{"author":[{"dropping-particle":"","family":"Myrskylä","given":"Mikko","non-dropping-particle":"","parse-names":false,"suffix":""},{"dropping-particle":"","family":"Goldstein","given":"Joshua R.","non-dropping-particle":"","parse-names":false,"suffix":""},{"dropping-particle":"","family":"Cheng","given":"Yen-hsin Alice","non-dropping-particle":"","parse-names":false,"suffix":""}],"id":"ITEM-2","issue":"1","issued":{"date-parts":[["2013"]]},"page":"31-56","title":"Forecasts for the Developed World : Rises ,","type":"article-journal","volume":"39"},"uris":["http://www.mendeley.com/documents/?uuid=8e95e18c-2343-47ea-a621-cd10ed0274e6"]}],"mendeley":{"formattedCitation":"(Goldstein, Sobotka and Jasilioniene, 2009; Myrskylä, Goldstein and Cheng, 2013)","manualFormatting":"(e.g. Goldstein, Sobotka, and Jasilioniene 2009; Myrskylä, Goldstein, and Cheng 2013)","plainTextFormattedCitation":"(Goldstein, Sobotka and Jasilioniene, 2009; Myrskylä, Goldstein and Cheng, 2013)","previouslyFormattedCitation":"(Goldstein, Sobotka and Jasilioniene, 2009; Myrskylä, Goldstein and Cheng, 2013)"},"properties":{"noteIndex":0},"schema":"https://github.com/citation-style-language/schema/raw/master/csl-citation.json"}</w:instrText>
      </w:r>
      <w:r w:rsidR="00387264" w:rsidRPr="009F1EC0">
        <w:rPr>
          <w:szCs w:val="24"/>
        </w:rPr>
        <w:fldChar w:fldCharType="separate"/>
      </w:r>
      <w:r w:rsidR="00CD5999" w:rsidRPr="009F1EC0">
        <w:rPr>
          <w:noProof/>
          <w:szCs w:val="24"/>
        </w:rPr>
        <w:t>(</w:t>
      </w:r>
      <w:r w:rsidR="00A0102E" w:rsidRPr="009F1EC0">
        <w:rPr>
          <w:noProof/>
          <w:szCs w:val="24"/>
        </w:rPr>
        <w:t xml:space="preserve">e.g. </w:t>
      </w:r>
      <w:r w:rsidR="00CD5999" w:rsidRPr="009F1EC0">
        <w:rPr>
          <w:noProof/>
          <w:szCs w:val="24"/>
        </w:rPr>
        <w:t>Goldstein, Sobotka</w:t>
      </w:r>
      <w:r w:rsidR="00377F1B" w:rsidRPr="009F1EC0">
        <w:rPr>
          <w:noProof/>
          <w:szCs w:val="24"/>
        </w:rPr>
        <w:t>,</w:t>
      </w:r>
      <w:r w:rsidR="00CD5999" w:rsidRPr="009F1EC0">
        <w:rPr>
          <w:noProof/>
          <w:szCs w:val="24"/>
        </w:rPr>
        <w:t xml:space="preserve"> and Jasilioniene 2009; Myrskylä, Goldstein</w:t>
      </w:r>
      <w:r w:rsidR="00377F1B" w:rsidRPr="009F1EC0">
        <w:rPr>
          <w:noProof/>
          <w:szCs w:val="24"/>
        </w:rPr>
        <w:t>,</w:t>
      </w:r>
      <w:r w:rsidR="00CD5999" w:rsidRPr="009F1EC0">
        <w:rPr>
          <w:noProof/>
          <w:szCs w:val="24"/>
        </w:rPr>
        <w:t xml:space="preserve"> and Cheng 2013)</w:t>
      </w:r>
      <w:r w:rsidR="00387264" w:rsidRPr="009F1EC0">
        <w:rPr>
          <w:szCs w:val="24"/>
        </w:rPr>
        <w:fldChar w:fldCharType="end"/>
      </w:r>
      <w:r w:rsidR="00D42862" w:rsidRPr="009F1EC0">
        <w:rPr>
          <w:szCs w:val="24"/>
        </w:rPr>
        <w:t xml:space="preserve">, </w:t>
      </w:r>
      <w:r w:rsidR="00A0102E" w:rsidRPr="009F1EC0">
        <w:rPr>
          <w:szCs w:val="24"/>
        </w:rPr>
        <w:t>the</w:t>
      </w:r>
      <w:r w:rsidR="00D42862" w:rsidRPr="009F1EC0">
        <w:rPr>
          <w:szCs w:val="24"/>
        </w:rPr>
        <w:t xml:space="preserve"> persistence of low fertility</w:t>
      </w:r>
      <w:r w:rsidR="00A0102E" w:rsidRPr="009F1EC0">
        <w:rPr>
          <w:szCs w:val="24"/>
        </w:rPr>
        <w:t xml:space="preserve"> is increasingly </w:t>
      </w:r>
      <w:r w:rsidR="00555766" w:rsidRPr="009F1EC0">
        <w:rPr>
          <w:szCs w:val="24"/>
        </w:rPr>
        <w:t>debated</w:t>
      </w:r>
      <w:r w:rsidR="003545BE" w:rsidRPr="009F1EC0">
        <w:rPr>
          <w:szCs w:val="24"/>
        </w:rPr>
        <w:t xml:space="preserve">. </w:t>
      </w:r>
      <w:r w:rsidR="00D42862" w:rsidRPr="009F1EC0">
        <w:rPr>
          <w:szCs w:val="24"/>
        </w:rPr>
        <w:t xml:space="preserve">Recent analyses </w:t>
      </w:r>
      <w:r w:rsidR="00A0102E" w:rsidRPr="009F1EC0">
        <w:rPr>
          <w:szCs w:val="24"/>
        </w:rPr>
        <w:t>emphasise</w:t>
      </w:r>
      <w:r w:rsidR="008466A8" w:rsidRPr="009F1EC0">
        <w:rPr>
          <w:szCs w:val="24"/>
        </w:rPr>
        <w:t xml:space="preserve"> </w:t>
      </w:r>
      <w:r w:rsidR="001B4E8B" w:rsidRPr="009F1EC0">
        <w:rPr>
          <w:szCs w:val="24"/>
        </w:rPr>
        <w:t xml:space="preserve">increasing </w:t>
      </w:r>
      <w:r w:rsidR="00AB4448" w:rsidRPr="009F1EC0">
        <w:rPr>
          <w:szCs w:val="24"/>
        </w:rPr>
        <w:t>instability and</w:t>
      </w:r>
      <w:r w:rsidR="00CA782A" w:rsidRPr="009F1EC0">
        <w:rPr>
          <w:szCs w:val="24"/>
        </w:rPr>
        <w:t xml:space="preserve"> </w:t>
      </w:r>
      <w:r w:rsidR="00AB4448" w:rsidRPr="009F1EC0">
        <w:rPr>
          <w:szCs w:val="24"/>
        </w:rPr>
        <w:t>divergence</w:t>
      </w:r>
      <w:r w:rsidR="008466A8" w:rsidRPr="009F1EC0">
        <w:rPr>
          <w:szCs w:val="24"/>
        </w:rPr>
        <w:t xml:space="preserve"> </w:t>
      </w:r>
      <w:r w:rsidR="001B4E8B" w:rsidRPr="009F1EC0">
        <w:rPr>
          <w:szCs w:val="24"/>
        </w:rPr>
        <w:t xml:space="preserve">between populations, </w:t>
      </w:r>
      <w:r w:rsidR="009679CE" w:rsidRPr="009F1EC0">
        <w:rPr>
          <w:szCs w:val="24"/>
        </w:rPr>
        <w:t>characterising</w:t>
      </w:r>
      <w:r w:rsidR="00AB4448" w:rsidRPr="009F1EC0">
        <w:rPr>
          <w:szCs w:val="24"/>
        </w:rPr>
        <w:t xml:space="preserve"> </w:t>
      </w:r>
      <w:r w:rsidR="00234A02" w:rsidRPr="009F1EC0">
        <w:rPr>
          <w:szCs w:val="24"/>
        </w:rPr>
        <w:t>distinct</w:t>
      </w:r>
      <w:r w:rsidR="00AB4448" w:rsidRPr="009F1EC0">
        <w:rPr>
          <w:szCs w:val="24"/>
        </w:rPr>
        <w:t xml:space="preserve"> </w:t>
      </w:r>
      <w:r w:rsidR="001B4E8B" w:rsidRPr="009F1EC0">
        <w:rPr>
          <w:szCs w:val="24"/>
        </w:rPr>
        <w:t xml:space="preserve">fertility transition </w:t>
      </w:r>
      <w:r w:rsidR="00AB4448" w:rsidRPr="009F1EC0">
        <w:rPr>
          <w:szCs w:val="24"/>
        </w:rPr>
        <w:t xml:space="preserve">pathways </w:t>
      </w:r>
      <w:r w:rsidR="00EF0287" w:rsidRPr="009F1EC0">
        <w:rPr>
          <w:szCs w:val="24"/>
        </w:rPr>
        <w:fldChar w:fldCharType="begin" w:fldLock="1"/>
      </w:r>
      <w:r w:rsidR="00197970" w:rsidRPr="009F1EC0">
        <w:rPr>
          <w:szCs w:val="24"/>
        </w:rPr>
        <w:instrText>ADDIN CSL_CITATION {"citationItems":[{"id":"ITEM-1","itemData":{"ISSN":"0021-9320","author":[{"dropping-particle":"","family":"Sobotka","given":"Tomáš","non-dropping-particle":"","parse-names":false,"suffix":""}],"container-title":"Journal of biosocial science","id":"ITEM-1","issue":"S1","issued":{"date-parts":[["2017"]]},"page":"S20-S45","publisher":"Cambridge University Press","title":"Post-transitional fertility: the role of childbearing postponement in fuelling the shift to low and unstable fertility levels","type":"article-journal","volume":"49"},"uris":["http://www.mendeley.com/documents/?uuid=f38166e3-255e-45c3-ad17-baae791057c8"]},{"id":"ITEM-2","itemData":{"author":[{"dropping-particle":"","family":"Billari","given":"Francesco C","non-dropping-particle":"","parse-names":false,"suffix":""}],"chapter-number":"2","container-title":"Low fertility regimes and demographic and societal change","id":"ITEM-2","issued":{"date-parts":[["2018"]]},"page":"15-35","publisher":"Springer","title":"A “great divergence” in fertility?","type":"chapter"},"uris":["http://www.mendeley.com/documents/?uuid=31266d31-de4d-4379-83e6-74d428455e8e"]}],"mendeley":{"formattedCitation":"(Sobotka, 2017; Billari, 2018)","manualFormatting":"(Billari 2018; Sobotka 2017)","plainTextFormattedCitation":"(Sobotka, 2017; Billari, 2018)","previouslyFormattedCitation":"(Sobotka, 2017; Billari, 2018)"},"properties":{"noteIndex":0},"schema":"https://github.com/citation-style-language/schema/raw/master/csl-citation.json"}</w:instrText>
      </w:r>
      <w:r w:rsidR="00EF0287" w:rsidRPr="009F1EC0">
        <w:rPr>
          <w:szCs w:val="24"/>
        </w:rPr>
        <w:fldChar w:fldCharType="separate"/>
      </w:r>
      <w:r w:rsidR="00EF0287" w:rsidRPr="009F1EC0">
        <w:rPr>
          <w:noProof/>
          <w:szCs w:val="24"/>
        </w:rPr>
        <w:t>(</w:t>
      </w:r>
      <w:r w:rsidR="009779BA" w:rsidRPr="009F1EC0">
        <w:rPr>
          <w:noProof/>
          <w:szCs w:val="24"/>
        </w:rPr>
        <w:t xml:space="preserve">Billari 2018; </w:t>
      </w:r>
      <w:r w:rsidR="00EF0287" w:rsidRPr="009F1EC0">
        <w:rPr>
          <w:noProof/>
          <w:szCs w:val="24"/>
        </w:rPr>
        <w:t>Sobotka 2017)</w:t>
      </w:r>
      <w:r w:rsidR="00EF0287" w:rsidRPr="009F1EC0">
        <w:rPr>
          <w:szCs w:val="24"/>
        </w:rPr>
        <w:fldChar w:fldCharType="end"/>
      </w:r>
      <w:r w:rsidR="00D42862" w:rsidRPr="009F1EC0">
        <w:rPr>
          <w:szCs w:val="24"/>
        </w:rPr>
        <w:t xml:space="preserve">. </w:t>
      </w:r>
      <w:r w:rsidR="001B4E8B" w:rsidRPr="009F1EC0">
        <w:rPr>
          <w:szCs w:val="24"/>
        </w:rPr>
        <w:t xml:space="preserve">Key </w:t>
      </w:r>
      <w:r w:rsidR="006537F8" w:rsidRPr="009F1EC0">
        <w:rPr>
          <w:szCs w:val="24"/>
        </w:rPr>
        <w:t xml:space="preserve">drivers </w:t>
      </w:r>
      <w:r w:rsidR="001B4E8B" w:rsidRPr="009F1EC0">
        <w:rPr>
          <w:szCs w:val="24"/>
        </w:rPr>
        <w:t xml:space="preserve">include: </w:t>
      </w:r>
      <w:r w:rsidR="0099601C" w:rsidRPr="009F1EC0">
        <w:rPr>
          <w:szCs w:val="24"/>
        </w:rPr>
        <w:t>the diffusion of modern contracepti</w:t>
      </w:r>
      <w:r w:rsidR="00F44B8C" w:rsidRPr="009F1EC0">
        <w:rPr>
          <w:szCs w:val="24"/>
        </w:rPr>
        <w:t>ve methods</w:t>
      </w:r>
      <w:r w:rsidR="001B4E8B" w:rsidRPr="009F1EC0">
        <w:rPr>
          <w:szCs w:val="24"/>
        </w:rPr>
        <w:t xml:space="preserve">; </w:t>
      </w:r>
      <w:r w:rsidR="00214275" w:rsidRPr="009F1EC0">
        <w:rPr>
          <w:szCs w:val="24"/>
        </w:rPr>
        <w:t>the</w:t>
      </w:r>
      <w:r w:rsidR="0099601C" w:rsidRPr="009F1EC0">
        <w:rPr>
          <w:szCs w:val="24"/>
        </w:rPr>
        <w:t xml:space="preserve"> expansion</w:t>
      </w:r>
      <w:r w:rsidR="00214275" w:rsidRPr="009F1EC0">
        <w:rPr>
          <w:szCs w:val="24"/>
        </w:rPr>
        <w:t xml:space="preserve"> of higher education</w:t>
      </w:r>
      <w:r w:rsidR="001B4E8B" w:rsidRPr="009F1EC0">
        <w:rPr>
          <w:szCs w:val="24"/>
        </w:rPr>
        <w:t xml:space="preserve">; </w:t>
      </w:r>
      <w:r w:rsidR="00214275" w:rsidRPr="009F1EC0">
        <w:rPr>
          <w:szCs w:val="24"/>
        </w:rPr>
        <w:t>the increase in economic uncertainty</w:t>
      </w:r>
      <w:r w:rsidR="001B4E8B" w:rsidRPr="009F1EC0">
        <w:rPr>
          <w:szCs w:val="24"/>
        </w:rPr>
        <w:t>;</w:t>
      </w:r>
      <w:r w:rsidR="00D752D8" w:rsidRPr="009F1EC0">
        <w:rPr>
          <w:szCs w:val="24"/>
        </w:rPr>
        <w:t xml:space="preserve"> </w:t>
      </w:r>
      <w:r w:rsidR="00236BA8" w:rsidRPr="009F1EC0">
        <w:rPr>
          <w:szCs w:val="24"/>
        </w:rPr>
        <w:t>the large-scale entry of women into the labour force</w:t>
      </w:r>
      <w:r w:rsidR="00214275" w:rsidRPr="009F1EC0">
        <w:rPr>
          <w:szCs w:val="24"/>
        </w:rPr>
        <w:t xml:space="preserve"> and gender role </w:t>
      </w:r>
      <w:r w:rsidR="009679CE" w:rsidRPr="009F1EC0">
        <w:rPr>
          <w:szCs w:val="24"/>
        </w:rPr>
        <w:t>changes</w:t>
      </w:r>
      <w:r w:rsidR="00214275" w:rsidRPr="009F1EC0">
        <w:rPr>
          <w:szCs w:val="24"/>
        </w:rPr>
        <w:t xml:space="preserve"> (</w:t>
      </w:r>
      <w:r w:rsidR="009679CE" w:rsidRPr="009F1EC0">
        <w:rPr>
          <w:szCs w:val="24"/>
        </w:rPr>
        <w:t xml:space="preserve">for reviews see e.g. </w:t>
      </w:r>
      <w:r w:rsidR="00277A95" w:rsidRPr="009F1EC0">
        <w:rPr>
          <w:szCs w:val="24"/>
        </w:rPr>
        <w:fldChar w:fldCharType="begin" w:fldLock="1"/>
      </w:r>
      <w:r w:rsidR="00197970" w:rsidRPr="009F1EC0">
        <w:rPr>
          <w:szCs w:val="24"/>
        </w:rPr>
        <w:instrText>ADDIN CSL_CITATION {"citationItems":[{"id":"ITEM-1","itemData":{"ISSN":"0168-6577","author":[{"dropping-particle":"","family":"Balbo","given":"Nicoletta","non-dropping-particle":"","parse-names":false,"suffix":""},{"dropping-particle":"","family":"Billari","given":"Francesco C","non-dropping-particle":"","parse-names":false,"suffix":""},{"dropping-particle":"","family":"Mills","given":"Melinda","non-dropping-particle":"","parse-names":false,"suffix":""}],"container-title":"European Journal of Population/Revue européenne de Démographie","id":"ITEM-1","issue":"1","issued":{"date-parts":[["2013"]]},"page":"1-38","publisher":"Springer","title":"Fertility in advanced societies: A review of research","type":"article-journal","volume":"29"},"uris":["http://www.mendeley.com/documents/?uuid=50931fee-e514-4cce-ae02-609842659982"]}],"mendeley":{"formattedCitation":"(Balbo, Billari and Mills, 2013)","manualFormatting":"Balbo, Billari, and Mills (2013)","plainTextFormattedCitation":"(Balbo, Billari and Mills, 2013)","previouslyFormattedCitation":"(Balbo, Billari and Mills, 2013)"},"properties":{"noteIndex":0},"schema":"https://github.com/citation-style-language/schema/raw/master/csl-citation.json"}</w:instrText>
      </w:r>
      <w:r w:rsidR="00277A95" w:rsidRPr="009F1EC0">
        <w:rPr>
          <w:szCs w:val="24"/>
        </w:rPr>
        <w:fldChar w:fldCharType="separate"/>
      </w:r>
      <w:r w:rsidR="00277A95" w:rsidRPr="009F1EC0">
        <w:rPr>
          <w:noProof/>
          <w:szCs w:val="24"/>
        </w:rPr>
        <w:t>Balbo, Billari, and Mills (2013)</w:t>
      </w:r>
      <w:r w:rsidR="00277A95" w:rsidRPr="009F1EC0">
        <w:rPr>
          <w:szCs w:val="24"/>
        </w:rPr>
        <w:fldChar w:fldCharType="end"/>
      </w:r>
      <w:r w:rsidR="00214275" w:rsidRPr="009F1EC0">
        <w:rPr>
          <w:szCs w:val="24"/>
        </w:rPr>
        <w:t xml:space="preserve"> and</w:t>
      </w:r>
      <w:r w:rsidR="00277A95" w:rsidRPr="009F1EC0">
        <w:rPr>
          <w:szCs w:val="24"/>
        </w:rPr>
        <w:t xml:space="preserve"> </w:t>
      </w:r>
      <w:r w:rsidR="00277A95" w:rsidRPr="009F1EC0">
        <w:rPr>
          <w:szCs w:val="24"/>
        </w:rPr>
        <w:fldChar w:fldCharType="begin" w:fldLock="1"/>
      </w:r>
      <w:r w:rsidR="00197970" w:rsidRPr="009F1EC0">
        <w:rPr>
          <w:szCs w:val="24"/>
        </w:rPr>
        <w:instrText>ADDIN CSL_CITATION {"citationItems":[{"id":"ITEM-1","itemData":{"DOI":"10.1093/acprof","ISBN":"9780199682676","ISSN":"0873626X","PMID":"16683413","abstract":"This chapter discusses a number of issues related to measuring poverty over time. It highlights some of the key normative decisions that have to be taken, in particular, the role of compensation over time (whether poverty spells can be compensated for by non-poverty spells); the issue of the discount rate (whether each spell should be given an equal weight); and the issue of the role of persistence (whether repeated spells should be given a higher weight). It offers a number of plausible poverty measures, each with different assumptions regarding these key issues, and shows how these insights can be used to construct a forward-looking measure of vulnerability. The chapter applies a number of these measures to data from rural Ethiopia, and shows that while correlations are high, there would still be considerable differences in ranking households by poverty according to different measures, especially those that have different views on the role of compensation","author":[{"dropping-particle":"","family":"Basten","given":"Stuart","non-dropping-particle":"","parse-names":false,"suffix":""},{"dropping-particle":"","family":"Sobotka","given":"Tomáš","non-dropping-particle":"","parse-names":false,"suffix":""},{"dropping-particle":"","family":"Zeman","given":"Kryštof","non-dropping-particle":"","parse-names":false,"suffix":""}],"container-title":"World Population and Human Capital in Twenty-First Century","editor":[{"dropping-particle":"","family":"Lutz","given":"Wolfgang","non-dropping-particle":"","parse-names":false,"suffix":""},{"dropping-particle":"","family":"Butz","given":"William P.","non-dropping-particle":"","parse-names":false,"suffix":""},{"dropping-particle":"","family":"KC","given":"Samir","non-dropping-particle":"","parse-names":false,"suffix":""}],"id":"ITEM-1","issued":{"date-parts":[["2014"]]},"page":"39-146","publisher":"Oxford University Press","publisher-place":"Oxford","title":"Future fertility in low fertility countries","type":"chapter"},"uris":["http://www.mendeley.com/documents/?uuid=829774ad-b45c-46fe-9049-b5746167a18d"]}],"mendeley":{"formattedCitation":"(Basten, Sobotka and Zeman, 2014)","manualFormatting":"Basten, Sobotka, and Zeman (2014)","plainTextFormattedCitation":"(Basten, Sobotka and Zeman, 2014)","previouslyFormattedCitation":"(Basten, Sobotka and Zeman, 2014)"},"properties":{"noteIndex":0},"schema":"https://github.com/citation-style-language/schema/raw/master/csl-citation.json"}</w:instrText>
      </w:r>
      <w:r w:rsidR="00277A95" w:rsidRPr="009F1EC0">
        <w:rPr>
          <w:szCs w:val="24"/>
        </w:rPr>
        <w:fldChar w:fldCharType="separate"/>
      </w:r>
      <w:r w:rsidR="00277A95" w:rsidRPr="009F1EC0">
        <w:rPr>
          <w:noProof/>
          <w:szCs w:val="24"/>
        </w:rPr>
        <w:t>Basten, Sobotka, and Zeman (2014)</w:t>
      </w:r>
      <w:r w:rsidR="00277A95" w:rsidRPr="009F1EC0">
        <w:rPr>
          <w:szCs w:val="24"/>
        </w:rPr>
        <w:fldChar w:fldCharType="end"/>
      </w:r>
      <w:r w:rsidR="00214275" w:rsidRPr="009F1EC0">
        <w:rPr>
          <w:szCs w:val="24"/>
        </w:rPr>
        <w:t>)</w:t>
      </w:r>
      <w:r w:rsidR="003A56EF" w:rsidRPr="009F1EC0">
        <w:rPr>
          <w:szCs w:val="24"/>
        </w:rPr>
        <w:t>.</w:t>
      </w:r>
      <w:r w:rsidR="006A3840" w:rsidRPr="009F1EC0">
        <w:rPr>
          <w:szCs w:val="24"/>
        </w:rPr>
        <w:t xml:space="preserve"> </w:t>
      </w:r>
    </w:p>
    <w:p w14:paraId="7227EF32" w14:textId="5F93AED0" w:rsidR="003B50CD" w:rsidRPr="009F1EC0" w:rsidRDefault="003B50CD" w:rsidP="00EB780D">
      <w:pPr>
        <w:rPr>
          <w:rFonts w:eastAsia="Times New Roman" w:cs="Calibri"/>
          <w:szCs w:val="24"/>
          <w:lang w:eastAsia="en-GB"/>
        </w:rPr>
      </w:pPr>
      <w:r w:rsidRPr="009F1EC0">
        <w:rPr>
          <w:rFonts w:eastAsia="Times New Roman" w:cs="Calibri"/>
          <w:color w:val="000000"/>
          <w:szCs w:val="24"/>
          <w:lang w:eastAsia="en-GB"/>
        </w:rPr>
        <w:lastRenderedPageBreak/>
        <w:t xml:space="preserve">The aim of this paper is to </w:t>
      </w:r>
      <w:r w:rsidR="001B4E8B" w:rsidRPr="009F1EC0">
        <w:rPr>
          <w:rFonts w:eastAsia="Times New Roman" w:cs="Calibri"/>
          <w:color w:val="000000"/>
          <w:szCs w:val="24"/>
          <w:lang w:eastAsia="en-GB"/>
        </w:rPr>
        <w:t xml:space="preserve">show how differences in </w:t>
      </w:r>
      <w:r w:rsidR="00BC0F9A" w:rsidRPr="009F1EC0">
        <w:rPr>
          <w:rFonts w:eastAsia="Times New Roman" w:cs="Calibri"/>
          <w:color w:val="000000"/>
          <w:szCs w:val="24"/>
          <w:lang w:eastAsia="en-GB"/>
        </w:rPr>
        <w:t xml:space="preserve">fertility trends and </w:t>
      </w:r>
      <w:r w:rsidR="001B4E8B" w:rsidRPr="009F1EC0">
        <w:rPr>
          <w:rFonts w:eastAsia="Times New Roman" w:cs="Calibri"/>
          <w:color w:val="000000"/>
          <w:szCs w:val="24"/>
          <w:lang w:eastAsia="en-GB"/>
        </w:rPr>
        <w:t xml:space="preserve">pathways can be identified using </w:t>
      </w:r>
      <w:r w:rsidR="00EB780D" w:rsidRPr="009F1EC0">
        <w:rPr>
          <w:rFonts w:eastAsia="Times New Roman" w:cs="Calibri"/>
          <w:color w:val="000000"/>
          <w:szCs w:val="24"/>
          <w:lang w:eastAsia="en-GB"/>
        </w:rPr>
        <w:t>composite fertility lattice plots (CFLPs), a variant of the Lexis surface visuali</w:t>
      </w:r>
      <w:r w:rsidR="00D752D8" w:rsidRPr="009F1EC0">
        <w:rPr>
          <w:rFonts w:eastAsia="Times New Roman" w:cs="Calibri"/>
          <w:color w:val="000000"/>
          <w:szCs w:val="24"/>
          <w:lang w:eastAsia="en-GB"/>
        </w:rPr>
        <w:t>z</w:t>
      </w:r>
      <w:r w:rsidR="00EB780D" w:rsidRPr="009F1EC0">
        <w:rPr>
          <w:rFonts w:eastAsia="Times New Roman" w:cs="Calibri"/>
          <w:color w:val="000000"/>
          <w:szCs w:val="24"/>
          <w:lang w:eastAsia="en-GB"/>
        </w:rPr>
        <w:t>ation in which both the colour/shade, and contours, represent different but related variables: age-specific fertility rates and cumulative cohort fertility rates, respectively.</w:t>
      </w:r>
    </w:p>
    <w:p w14:paraId="056D0126" w14:textId="58B75639" w:rsidR="00140559" w:rsidRPr="009F1EC0" w:rsidRDefault="003B50CD" w:rsidP="003B50CD">
      <w:pPr>
        <w:rPr>
          <w:rFonts w:eastAsia="Times New Roman" w:cs="Calibri"/>
          <w:color w:val="000000"/>
          <w:szCs w:val="24"/>
          <w:lang w:eastAsia="en-GB"/>
        </w:rPr>
      </w:pPr>
      <w:r w:rsidRPr="009F1EC0">
        <w:rPr>
          <w:rFonts w:eastAsia="Times New Roman" w:cs="Calibri"/>
          <w:color w:val="000000"/>
          <w:szCs w:val="24"/>
          <w:lang w:eastAsia="en-GB"/>
        </w:rPr>
        <w:t xml:space="preserve">This novel </w:t>
      </w:r>
      <w:r w:rsidR="004A415F" w:rsidRPr="009F1EC0">
        <w:rPr>
          <w:rFonts w:eastAsia="Times New Roman" w:cs="Calibri"/>
          <w:color w:val="000000"/>
          <w:szCs w:val="24"/>
          <w:lang w:eastAsia="en-GB"/>
        </w:rPr>
        <w:t>combination offers</w:t>
      </w:r>
      <w:r w:rsidRPr="009F1EC0">
        <w:rPr>
          <w:rFonts w:eastAsia="Times New Roman" w:cs="Calibri"/>
          <w:color w:val="000000"/>
          <w:szCs w:val="24"/>
          <w:lang w:eastAsia="en-GB"/>
        </w:rPr>
        <w:t xml:space="preserve"> a more efficient</w:t>
      </w:r>
      <w:r w:rsidR="00555766" w:rsidRPr="009F1EC0">
        <w:rPr>
          <w:rFonts w:eastAsia="Times New Roman" w:cs="Calibri"/>
          <w:color w:val="000000"/>
          <w:szCs w:val="24"/>
          <w:lang w:eastAsia="en-GB"/>
        </w:rPr>
        <w:t xml:space="preserve"> </w:t>
      </w:r>
      <w:r w:rsidRPr="009F1EC0">
        <w:rPr>
          <w:rFonts w:eastAsia="Times New Roman" w:cs="Calibri"/>
          <w:color w:val="000000"/>
          <w:szCs w:val="24"/>
          <w:lang w:eastAsia="en-GB"/>
        </w:rPr>
        <w:t xml:space="preserve">comparison of multiple </w:t>
      </w:r>
      <w:r w:rsidR="00CE64A4" w:rsidRPr="009F1EC0">
        <w:rPr>
          <w:rFonts w:eastAsia="Times New Roman" w:cs="Calibri"/>
          <w:color w:val="000000"/>
          <w:szCs w:val="24"/>
          <w:lang w:eastAsia="en-GB"/>
        </w:rPr>
        <w:t>pieces of informatio</w:t>
      </w:r>
      <w:r w:rsidR="00B72981" w:rsidRPr="009F1EC0">
        <w:rPr>
          <w:rFonts w:eastAsia="Times New Roman" w:cs="Calibri"/>
          <w:color w:val="000000"/>
          <w:szCs w:val="24"/>
          <w:lang w:eastAsia="en-GB"/>
        </w:rPr>
        <w:t xml:space="preserve">n </w:t>
      </w:r>
      <w:r w:rsidR="00555766" w:rsidRPr="009F1EC0">
        <w:rPr>
          <w:rFonts w:eastAsia="Times New Roman" w:cs="Calibri"/>
          <w:color w:val="000000"/>
          <w:szCs w:val="24"/>
          <w:lang w:eastAsia="en-GB"/>
        </w:rPr>
        <w:t>that</w:t>
      </w:r>
      <w:r w:rsidR="00D752D8" w:rsidRPr="009F1EC0">
        <w:rPr>
          <w:rFonts w:eastAsia="Times New Roman" w:cs="Calibri"/>
          <w:color w:val="000000"/>
          <w:szCs w:val="24"/>
          <w:lang w:eastAsia="en-GB"/>
        </w:rPr>
        <w:t xml:space="preserve"> </w:t>
      </w:r>
      <w:r w:rsidR="00555766" w:rsidRPr="009F1EC0">
        <w:rPr>
          <w:rFonts w:eastAsia="Times New Roman" w:cs="Calibri"/>
          <w:color w:val="000000"/>
          <w:szCs w:val="24"/>
          <w:lang w:eastAsia="en-GB"/>
        </w:rPr>
        <w:t xml:space="preserve">provide insights into </w:t>
      </w:r>
      <w:r w:rsidR="00140559" w:rsidRPr="009F1EC0">
        <w:rPr>
          <w:rFonts w:eastAsia="Times New Roman" w:cs="Calibri"/>
          <w:color w:val="000000"/>
          <w:szCs w:val="24"/>
          <w:lang w:eastAsia="en-GB"/>
        </w:rPr>
        <w:t xml:space="preserve">how </w:t>
      </w:r>
      <w:r w:rsidR="00B72981" w:rsidRPr="009F1EC0">
        <w:rPr>
          <w:rFonts w:eastAsia="Times New Roman" w:cs="Calibri"/>
          <w:color w:val="000000"/>
          <w:szCs w:val="24"/>
          <w:lang w:eastAsia="en-GB"/>
        </w:rPr>
        <w:t>the</w:t>
      </w:r>
      <w:r w:rsidR="00234A02" w:rsidRPr="009F1EC0">
        <w:rPr>
          <w:rFonts w:eastAsia="Times New Roman" w:cs="Calibri"/>
          <w:color w:val="000000"/>
          <w:szCs w:val="24"/>
          <w:lang w:eastAsia="en-GB"/>
        </w:rPr>
        <w:t xml:space="preserve"> fertility transition</w:t>
      </w:r>
      <w:r w:rsidR="00140559" w:rsidRPr="009F1EC0">
        <w:rPr>
          <w:rFonts w:eastAsia="Times New Roman" w:cs="Calibri"/>
          <w:color w:val="000000"/>
          <w:szCs w:val="24"/>
          <w:lang w:eastAsia="en-GB"/>
        </w:rPr>
        <w:t xml:space="preserve"> varies across countries and </w:t>
      </w:r>
      <w:r w:rsidR="00B72981" w:rsidRPr="009F1EC0">
        <w:rPr>
          <w:rFonts w:eastAsia="Times New Roman" w:cs="Calibri"/>
          <w:color w:val="000000"/>
          <w:szCs w:val="24"/>
          <w:lang w:eastAsia="en-GB"/>
        </w:rPr>
        <w:t>geographic region</w:t>
      </w:r>
      <w:r w:rsidR="0047188F" w:rsidRPr="009F1EC0">
        <w:rPr>
          <w:rFonts w:eastAsia="Times New Roman" w:cs="Calibri"/>
          <w:color w:val="000000"/>
          <w:szCs w:val="24"/>
          <w:lang w:eastAsia="en-GB"/>
        </w:rPr>
        <w:t>s</w:t>
      </w:r>
      <w:r w:rsidRPr="009F1EC0">
        <w:rPr>
          <w:rFonts w:eastAsia="Times New Roman" w:cs="Calibri"/>
          <w:color w:val="000000"/>
          <w:szCs w:val="24"/>
          <w:lang w:eastAsia="en-GB"/>
        </w:rPr>
        <w:t xml:space="preserve">. </w:t>
      </w:r>
      <w:r w:rsidR="009679CE" w:rsidRPr="009F1EC0">
        <w:rPr>
          <w:szCs w:val="24"/>
        </w:rPr>
        <w:t>Our approach provides</w:t>
      </w:r>
      <w:r w:rsidR="00CE64A4" w:rsidRPr="009F1EC0">
        <w:rPr>
          <w:szCs w:val="24"/>
        </w:rPr>
        <w:t xml:space="preserve"> a useful tool to analyse </w:t>
      </w:r>
      <w:r w:rsidR="00B72981" w:rsidRPr="009F1EC0">
        <w:rPr>
          <w:szCs w:val="24"/>
        </w:rPr>
        <w:t xml:space="preserve">different </w:t>
      </w:r>
      <w:r w:rsidR="00140559" w:rsidRPr="009F1EC0">
        <w:rPr>
          <w:szCs w:val="24"/>
        </w:rPr>
        <w:t xml:space="preserve">interrelated </w:t>
      </w:r>
      <w:r w:rsidR="00B72981" w:rsidRPr="009F1EC0">
        <w:rPr>
          <w:szCs w:val="24"/>
        </w:rPr>
        <w:t xml:space="preserve">aspects of </w:t>
      </w:r>
      <w:r w:rsidR="00555766" w:rsidRPr="009F1EC0">
        <w:rPr>
          <w:szCs w:val="24"/>
        </w:rPr>
        <w:t>fertility decline</w:t>
      </w:r>
      <w:r w:rsidR="00CE64A4" w:rsidRPr="009F1EC0">
        <w:rPr>
          <w:szCs w:val="24"/>
        </w:rPr>
        <w:t>,</w:t>
      </w:r>
      <w:r w:rsidR="00F0514B" w:rsidRPr="009F1EC0">
        <w:rPr>
          <w:szCs w:val="24"/>
        </w:rPr>
        <w:t xml:space="preserve"> </w:t>
      </w:r>
      <w:r w:rsidR="009E6FD4" w:rsidRPr="009F1EC0">
        <w:rPr>
          <w:szCs w:val="24"/>
        </w:rPr>
        <w:t xml:space="preserve">giving </w:t>
      </w:r>
      <w:r w:rsidR="004A415F" w:rsidRPr="009F1EC0">
        <w:rPr>
          <w:szCs w:val="24"/>
        </w:rPr>
        <w:t xml:space="preserve">hints </w:t>
      </w:r>
      <w:r w:rsidR="00F0514B" w:rsidRPr="009F1EC0">
        <w:rPr>
          <w:szCs w:val="24"/>
        </w:rPr>
        <w:t xml:space="preserve">into </w:t>
      </w:r>
      <w:r w:rsidR="009679CE" w:rsidRPr="009F1EC0">
        <w:rPr>
          <w:szCs w:val="24"/>
        </w:rPr>
        <w:t>its</w:t>
      </w:r>
      <w:r w:rsidR="00F0514B" w:rsidRPr="009F1EC0">
        <w:rPr>
          <w:szCs w:val="24"/>
        </w:rPr>
        <w:t xml:space="preserve"> causes and </w:t>
      </w:r>
      <w:r w:rsidR="009679CE" w:rsidRPr="009F1EC0">
        <w:rPr>
          <w:szCs w:val="24"/>
        </w:rPr>
        <w:t xml:space="preserve">long-term </w:t>
      </w:r>
      <w:r w:rsidR="00F0514B" w:rsidRPr="009F1EC0">
        <w:rPr>
          <w:szCs w:val="24"/>
        </w:rPr>
        <w:t>sustainability</w:t>
      </w:r>
      <w:r w:rsidR="00D752D8" w:rsidRPr="009F1EC0">
        <w:rPr>
          <w:szCs w:val="24"/>
        </w:rPr>
        <w:t>.</w:t>
      </w:r>
    </w:p>
    <w:p w14:paraId="4A5F7155" w14:textId="065021EE" w:rsidR="00214275" w:rsidRPr="009F1EC0" w:rsidDel="00EB780D" w:rsidRDefault="003B50CD" w:rsidP="00C8640F">
      <w:pPr>
        <w:rPr>
          <w:szCs w:val="24"/>
        </w:rPr>
      </w:pPr>
      <w:r w:rsidRPr="009F1EC0">
        <w:rPr>
          <w:rFonts w:eastAsia="Times New Roman" w:cs="Calibri"/>
          <w:color w:val="000000"/>
          <w:szCs w:val="24"/>
          <w:lang w:eastAsia="en-GB"/>
        </w:rPr>
        <w:t>To illustrate the benefits of this approach we offer step-by-step description</w:t>
      </w:r>
      <w:r w:rsidR="00EB780D" w:rsidRPr="009F1EC0">
        <w:rPr>
          <w:rFonts w:eastAsia="Times New Roman" w:cs="Calibri"/>
          <w:color w:val="000000"/>
          <w:szCs w:val="24"/>
          <w:lang w:eastAsia="en-GB"/>
        </w:rPr>
        <w:t>s</w:t>
      </w:r>
      <w:r w:rsidRPr="009F1EC0">
        <w:rPr>
          <w:rFonts w:eastAsia="Times New Roman" w:cs="Calibri"/>
          <w:color w:val="000000"/>
          <w:szCs w:val="24"/>
          <w:lang w:eastAsia="en-GB"/>
        </w:rPr>
        <w:t xml:space="preserve"> of the process involved in producing a composite fertility lattice plot</w:t>
      </w:r>
      <w:r w:rsidR="00EB780D" w:rsidRPr="009F1EC0">
        <w:rPr>
          <w:rFonts w:eastAsia="Times New Roman" w:cs="Calibri"/>
          <w:color w:val="000000"/>
          <w:szCs w:val="24"/>
          <w:lang w:eastAsia="en-GB"/>
        </w:rPr>
        <w:t xml:space="preserve"> through key examples. W</w:t>
      </w:r>
      <w:r w:rsidR="008755E6" w:rsidRPr="009F1EC0">
        <w:rPr>
          <w:rFonts w:eastAsia="Times New Roman" w:cs="Calibri"/>
          <w:color w:val="000000"/>
          <w:szCs w:val="24"/>
          <w:lang w:eastAsia="en-GB"/>
        </w:rPr>
        <w:t xml:space="preserve">e </w:t>
      </w:r>
      <w:r w:rsidR="00CE64A4" w:rsidRPr="009F1EC0">
        <w:rPr>
          <w:rFonts w:eastAsia="Times New Roman" w:cs="Calibri"/>
          <w:color w:val="000000"/>
          <w:szCs w:val="24"/>
          <w:lang w:eastAsia="en-GB"/>
        </w:rPr>
        <w:t>provide a comparison of</w:t>
      </w:r>
      <w:r w:rsidR="008755E6" w:rsidRPr="009F1EC0">
        <w:rPr>
          <w:rFonts w:eastAsia="Times New Roman" w:cs="Calibri"/>
          <w:color w:val="000000"/>
          <w:szCs w:val="24"/>
          <w:lang w:eastAsia="en-GB"/>
        </w:rPr>
        <w:t xml:space="preserve"> West and East </w:t>
      </w:r>
      <w:r w:rsidR="0013273D" w:rsidRPr="009F1EC0">
        <w:rPr>
          <w:rFonts w:eastAsia="Times New Roman" w:cs="Calibri"/>
          <w:color w:val="000000"/>
          <w:szCs w:val="24"/>
          <w:lang w:eastAsia="en-GB"/>
        </w:rPr>
        <w:t>Germany</w:t>
      </w:r>
      <w:r w:rsidR="00D752D8" w:rsidRPr="009F1EC0">
        <w:rPr>
          <w:rFonts w:eastAsia="Times New Roman" w:cs="Calibri"/>
          <w:color w:val="000000"/>
          <w:szCs w:val="24"/>
          <w:lang w:eastAsia="en-GB"/>
        </w:rPr>
        <w:t>,</w:t>
      </w:r>
      <w:r w:rsidR="00EB780D" w:rsidRPr="009F1EC0">
        <w:rPr>
          <w:rFonts w:eastAsia="Times New Roman" w:cs="Calibri"/>
          <w:color w:val="000000"/>
          <w:szCs w:val="24"/>
          <w:lang w:eastAsia="en-GB"/>
        </w:rPr>
        <w:t xml:space="preserve"> followed by a comparison of Norway and the USA. In these examples we provide practical suggestions on how to interpret and decode the information contained in CFLPs, </w:t>
      </w:r>
      <w:commentRangeStart w:id="0"/>
      <w:commentRangeStart w:id="1"/>
      <w:r w:rsidR="00EB780D" w:rsidRPr="009F1EC0">
        <w:rPr>
          <w:rFonts w:eastAsia="Times New Roman" w:cs="Calibri"/>
          <w:color w:val="000000"/>
          <w:szCs w:val="24"/>
          <w:lang w:eastAsia="en-GB"/>
        </w:rPr>
        <w:t>before concluding with a plot comparing 45 countries</w:t>
      </w:r>
      <w:ins w:id="2" w:author="Jonathan Minton" w:date="2019-03-16T10:30:00Z">
        <w:r w:rsidR="00E1123F">
          <w:rPr>
            <w:rFonts w:eastAsia="Times New Roman" w:cs="Calibri"/>
            <w:color w:val="000000"/>
            <w:szCs w:val="24"/>
            <w:lang w:eastAsia="en-GB"/>
          </w:rPr>
          <w:t xml:space="preserve">. Within this paper the final figure is split into three subfigures, but </w:t>
        </w:r>
      </w:ins>
      <w:ins w:id="3" w:author="Jonathan Minton" w:date="2019-03-16T10:31:00Z">
        <w:r w:rsidR="00E1123F">
          <w:rPr>
            <w:rFonts w:eastAsia="Times New Roman" w:cs="Calibri"/>
            <w:color w:val="000000"/>
            <w:szCs w:val="24"/>
            <w:lang w:eastAsia="en-GB"/>
          </w:rPr>
          <w:t xml:space="preserve">we also include a version of </w:t>
        </w:r>
        <w:proofErr w:type="spellStart"/>
        <w:r w:rsidR="00E1123F">
          <w:rPr>
            <w:rFonts w:eastAsia="Times New Roman" w:cs="Calibri"/>
            <w:color w:val="000000"/>
            <w:szCs w:val="24"/>
            <w:lang w:eastAsia="en-GB"/>
          </w:rPr>
          <w:t>it</w:t>
        </w:r>
        <w:proofErr w:type="spellEnd"/>
        <w:r w:rsidR="00E1123F">
          <w:rPr>
            <w:rFonts w:eastAsia="Times New Roman" w:cs="Calibri"/>
            <w:color w:val="000000"/>
            <w:szCs w:val="24"/>
            <w:lang w:eastAsia="en-GB"/>
          </w:rPr>
          <w:t xml:space="preserve"> as a single figure, </w:t>
        </w:r>
      </w:ins>
      <w:del w:id="4" w:author="Jonathan Minton" w:date="2019-03-16T10:31:00Z">
        <w:r w:rsidR="00EB780D" w:rsidRPr="009F1EC0" w:rsidDel="00E1123F">
          <w:rPr>
            <w:rFonts w:eastAsia="Times New Roman" w:cs="Calibri"/>
            <w:color w:val="000000"/>
            <w:szCs w:val="24"/>
            <w:lang w:eastAsia="en-GB"/>
          </w:rPr>
          <w:delText xml:space="preserve"> </w:delText>
        </w:r>
      </w:del>
      <w:r w:rsidR="00EB780D" w:rsidRPr="009F1EC0">
        <w:rPr>
          <w:rFonts w:eastAsia="Times New Roman" w:cs="Calibri"/>
          <w:color w:val="000000"/>
          <w:szCs w:val="24"/>
          <w:lang w:eastAsia="en-GB"/>
        </w:rPr>
        <w:t xml:space="preserve">which we suggest </w:t>
      </w:r>
      <w:r w:rsidR="00BC0F9A" w:rsidRPr="009F1EC0">
        <w:rPr>
          <w:rFonts w:eastAsia="Times New Roman" w:cs="Calibri"/>
          <w:color w:val="000000"/>
          <w:szCs w:val="24"/>
          <w:lang w:eastAsia="en-GB"/>
        </w:rPr>
        <w:t>is</w:t>
      </w:r>
      <w:r w:rsidR="00EB780D" w:rsidRPr="009F1EC0">
        <w:rPr>
          <w:rFonts w:eastAsia="Times New Roman" w:cs="Calibri"/>
          <w:color w:val="000000"/>
          <w:szCs w:val="24"/>
          <w:lang w:eastAsia="en-GB"/>
        </w:rPr>
        <w:t xml:space="preserve"> best printed out as a large-scale (e.g. A2-sized) colour poster.</w:t>
      </w:r>
      <w:commentRangeEnd w:id="0"/>
      <w:r w:rsidR="0090297B">
        <w:rPr>
          <w:rStyle w:val="CommentReference"/>
        </w:rPr>
        <w:commentReference w:id="0"/>
      </w:r>
      <w:commentRangeEnd w:id="1"/>
      <w:r w:rsidR="00E1123F">
        <w:rPr>
          <w:rStyle w:val="CommentReference"/>
        </w:rPr>
        <w:commentReference w:id="1"/>
      </w:r>
      <w:r w:rsidR="00EB780D" w:rsidRPr="009F1EC0">
        <w:rPr>
          <w:szCs w:val="24"/>
        </w:rPr>
        <w:t xml:space="preserve"> </w:t>
      </w:r>
      <w:del w:id="5" w:author="Jonathan Minton" w:date="2019-03-16T10:32:00Z">
        <w:r w:rsidR="00EB780D" w:rsidRPr="009F1EC0" w:rsidDel="00E1123F">
          <w:rPr>
            <w:szCs w:val="24"/>
          </w:rPr>
          <w:delText>To this end we make a high</w:delText>
        </w:r>
        <w:r w:rsidR="00D752D8" w:rsidRPr="009F1EC0" w:rsidDel="00E1123F">
          <w:rPr>
            <w:szCs w:val="24"/>
          </w:rPr>
          <w:delText>-</w:delText>
        </w:r>
        <w:r w:rsidR="00EB780D" w:rsidRPr="009F1EC0" w:rsidDel="00E1123F">
          <w:rPr>
            <w:szCs w:val="24"/>
          </w:rPr>
          <w:delText xml:space="preserve">resolution version of the visualizations available online, </w:delText>
        </w:r>
      </w:del>
      <w:ins w:id="6" w:author="Jonathan Minton" w:date="2019-03-16T10:32:00Z">
        <w:r w:rsidR="00E1123F">
          <w:rPr>
            <w:szCs w:val="24"/>
          </w:rPr>
          <w:t xml:space="preserve"> We also include </w:t>
        </w:r>
      </w:ins>
      <w:del w:id="7" w:author="Jonathan Minton" w:date="2019-03-16T10:32:00Z">
        <w:r w:rsidR="00EB780D" w:rsidRPr="009F1EC0" w:rsidDel="00E1123F">
          <w:rPr>
            <w:szCs w:val="24"/>
          </w:rPr>
          <w:delText xml:space="preserve">along with </w:delText>
        </w:r>
      </w:del>
      <w:r w:rsidR="00EB780D" w:rsidRPr="009F1EC0">
        <w:rPr>
          <w:szCs w:val="24"/>
        </w:rPr>
        <w:t>the R code used to produce them</w:t>
      </w:r>
      <w:r w:rsidR="00DD01B7" w:rsidRPr="009F1EC0">
        <w:rPr>
          <w:szCs w:val="24"/>
        </w:rPr>
        <w:t xml:space="preserve">, </w:t>
      </w:r>
      <w:commentRangeStart w:id="8"/>
      <w:r w:rsidR="00EB780D" w:rsidRPr="009F1EC0">
        <w:rPr>
          <w:szCs w:val="24"/>
        </w:rPr>
        <w:t>additional figures for selected clusters of countries by geographical region</w:t>
      </w:r>
      <w:ins w:id="9" w:author="Serena Pattaro" w:date="2019-03-12T15:55:00Z">
        <w:r w:rsidR="006A0199">
          <w:rPr>
            <w:rStyle w:val="FootnoteReference"/>
            <w:szCs w:val="24"/>
          </w:rPr>
          <w:footnoteReference w:id="1"/>
        </w:r>
      </w:ins>
      <w:r w:rsidR="00DD01B7" w:rsidRPr="009F1EC0">
        <w:rPr>
          <w:szCs w:val="24"/>
        </w:rPr>
        <w:t xml:space="preserve"> </w:t>
      </w:r>
      <w:commentRangeEnd w:id="8"/>
      <w:r w:rsidR="00E1123F">
        <w:rPr>
          <w:rStyle w:val="CommentReference"/>
        </w:rPr>
        <w:commentReference w:id="8"/>
      </w:r>
      <w:r w:rsidR="00DD01B7" w:rsidRPr="009F1EC0">
        <w:rPr>
          <w:szCs w:val="24"/>
        </w:rPr>
        <w:t>and an interactive online app</w:t>
      </w:r>
      <w:r w:rsidR="00DD01B7" w:rsidRPr="009F1EC0">
        <w:rPr>
          <w:rStyle w:val="FootnoteReference"/>
          <w:szCs w:val="24"/>
        </w:rPr>
        <w:footnoteReference w:id="2"/>
      </w:r>
      <w:r w:rsidR="00DD01B7" w:rsidRPr="009F1EC0">
        <w:rPr>
          <w:szCs w:val="24"/>
        </w:rPr>
        <w:t xml:space="preserve"> which can be used to explore additional features of the data</w:t>
      </w:r>
      <w:r w:rsidR="00EB780D" w:rsidRPr="009F1EC0">
        <w:rPr>
          <w:szCs w:val="24"/>
        </w:rPr>
        <w:t>.</w:t>
      </w:r>
    </w:p>
    <w:p w14:paraId="3AFFE9D8" w14:textId="6A4B9139" w:rsidR="001060FB" w:rsidRDefault="006A70E3" w:rsidP="009E6FD4">
      <w:pPr>
        <w:pStyle w:val="Heading1"/>
        <w:numPr>
          <w:ilvl w:val="0"/>
          <w:numId w:val="1"/>
        </w:numPr>
        <w:spacing w:before="0"/>
        <w:ind w:left="284" w:hanging="284"/>
      </w:pPr>
      <w:r>
        <w:lastRenderedPageBreak/>
        <w:t>Methods</w:t>
      </w:r>
    </w:p>
    <w:p w14:paraId="06BAC629" w14:textId="17CF6919" w:rsidR="006A70E3" w:rsidRPr="006A70E3" w:rsidRDefault="00C77E90" w:rsidP="00C8640F">
      <w:pPr>
        <w:pStyle w:val="Heading2"/>
        <w:spacing w:before="0"/>
      </w:pPr>
      <w:r>
        <w:t xml:space="preserve">2.1 </w:t>
      </w:r>
      <w:r w:rsidR="006A70E3">
        <w:t>Data</w:t>
      </w:r>
    </w:p>
    <w:p w14:paraId="4F6E3DC2" w14:textId="4F47812A" w:rsidR="00734F0F" w:rsidRPr="009F1EC0" w:rsidRDefault="002657B5" w:rsidP="00734F0F">
      <w:pPr>
        <w:rPr>
          <w:szCs w:val="24"/>
        </w:rPr>
      </w:pPr>
      <w:r w:rsidRPr="009F1EC0">
        <w:rPr>
          <w:szCs w:val="24"/>
        </w:rPr>
        <w:t>D</w:t>
      </w:r>
      <w:r w:rsidR="00E1519F" w:rsidRPr="009F1EC0">
        <w:rPr>
          <w:szCs w:val="24"/>
        </w:rPr>
        <w:t xml:space="preserve">ata from the Human Fertility Database (HFD) and Human Fertility Collection (HFC) were </w:t>
      </w:r>
      <w:r w:rsidR="001943D9" w:rsidRPr="009F1EC0">
        <w:rPr>
          <w:szCs w:val="24"/>
        </w:rPr>
        <w:t xml:space="preserve">combined </w:t>
      </w:r>
      <w:r w:rsidR="00E1519F" w:rsidRPr="009F1EC0">
        <w:rPr>
          <w:szCs w:val="24"/>
        </w:rPr>
        <w:fldChar w:fldCharType="begin" w:fldLock="1"/>
      </w:r>
      <w:r w:rsidR="00197970" w:rsidRPr="009F1EC0">
        <w:rPr>
          <w:szCs w:val="24"/>
        </w:rPr>
        <w:instrText>ADDIN CSL_CITATION {"citationItems":[{"id":"ITEM-1","itemData":{"URL":"http://www.fertilitydata.org/cgi-bin/terms.php","accessed":{"date-parts":[["2016","11","19"]]},"author":[{"dropping-particle":"","family":"Max Planck Institute for Demographic Research (Germany)","given":"","non-dropping-particle":"","parse-names":false,"suffix":""},{"dropping-particle":"","family":"Vienna Institute of Demography (Austria)","given":"","non-dropping-particle":"","parse-names":false,"suffix":""}],"id":"ITEM-1","issued":{"date-parts":[["2015"]]},"title":"Human Fertility Collection","type":"webpage"},"uris":["http://www.mendeley.com/documents/?uuid=e1b34724-a268-4e12-8338-7e15fe02ad6c"]},{"id":"ITEM-2","itemData":{"URL":"www.humanfertility.org","accessed":{"date-parts":[["2015","1","1"]]},"author":[{"dropping-particle":"","family":"Max Planck Institute for Demographic Research (Germany)","given":"","non-dropping-particle":"","parse-names":false,"suffix":""},{"dropping-particle":"","family":"Vienna Institute of Demography (Austria)","given":"","non-dropping-particle":"","parse-names":false,"suffix":""}],"id":"ITEM-2","issued":{"date-parts":[["2016"]]},"title":"Human Fertility Database","type":"webpage"},"uris":["http://www.mendeley.com/documents/?uuid=259d0a8c-e864-47b3-9792-d0792ce76c35"]}],"mendeley":{"formattedCitation":"(Max Planck Institute for Demographic Research (Germany) and Vienna Institute of Demography (Austria), 2015, 2016)","manualFormatting":"(Max Planck Institute for Demographic Research (Germany) and Vienna Institute of Demography (Austria) 2015, 2016)","plainTextFormattedCitation":"(Max Planck Institute for Demographic Research (Germany) and Vienna Institute of Demography (Austria), 2015, 2016)","previouslyFormattedCitation":"(Max Planck Institute for Demographic Research (Germany) and Vienna Institute of Demography (Austria), 2015, 2016)"},"properties":{"noteIndex":0},"schema":"https://github.com/citation-style-language/schema/raw/master/csl-citation.json"}</w:instrText>
      </w:r>
      <w:r w:rsidR="00E1519F" w:rsidRPr="009F1EC0">
        <w:rPr>
          <w:szCs w:val="24"/>
        </w:rPr>
        <w:fldChar w:fldCharType="separate"/>
      </w:r>
      <w:r w:rsidR="00CD5999" w:rsidRPr="009F1EC0">
        <w:rPr>
          <w:noProof/>
          <w:szCs w:val="24"/>
        </w:rPr>
        <w:t>(Max Planck Institute for Demographic Research (Germany) and Vienna Institute of Demography (Austria) 2015, 2016)</w:t>
      </w:r>
      <w:r w:rsidR="00E1519F" w:rsidRPr="009F1EC0">
        <w:rPr>
          <w:szCs w:val="24"/>
        </w:rPr>
        <w:fldChar w:fldCharType="end"/>
      </w:r>
      <w:r w:rsidR="00891233" w:rsidRPr="009F1EC0">
        <w:rPr>
          <w:szCs w:val="24"/>
        </w:rPr>
        <w:t>.</w:t>
      </w:r>
      <w:r w:rsidR="00E1519F" w:rsidRPr="009F1EC0">
        <w:rPr>
          <w:szCs w:val="24"/>
        </w:rPr>
        <w:t xml:space="preserve"> </w:t>
      </w:r>
      <w:r w:rsidR="001943D9" w:rsidRPr="009F1EC0">
        <w:rPr>
          <w:szCs w:val="24"/>
        </w:rPr>
        <w:t xml:space="preserve">The </w:t>
      </w:r>
      <w:r w:rsidR="00E1519F" w:rsidRPr="009F1EC0">
        <w:rPr>
          <w:szCs w:val="24"/>
        </w:rPr>
        <w:t>HFD include</w:t>
      </w:r>
      <w:r w:rsidR="00D72E5B" w:rsidRPr="009F1EC0">
        <w:rPr>
          <w:szCs w:val="24"/>
        </w:rPr>
        <w:t>s</w:t>
      </w:r>
      <w:r w:rsidR="00E1519F" w:rsidRPr="009F1EC0">
        <w:rPr>
          <w:szCs w:val="24"/>
        </w:rPr>
        <w:t xml:space="preserve"> age-specific fertility rates (ASFRs) for 28 countries over </w:t>
      </w:r>
      <w:r w:rsidR="001943D9" w:rsidRPr="009F1EC0">
        <w:rPr>
          <w:szCs w:val="24"/>
        </w:rPr>
        <w:t>different</w:t>
      </w:r>
      <w:r w:rsidR="00E1519F" w:rsidRPr="009F1EC0">
        <w:rPr>
          <w:szCs w:val="24"/>
        </w:rPr>
        <w:t xml:space="preserve"> periods,</w:t>
      </w:r>
      <w:r w:rsidR="00EB780D" w:rsidRPr="009F1EC0">
        <w:rPr>
          <w:szCs w:val="24"/>
        </w:rPr>
        <w:t xml:space="preserve"> drawn from </w:t>
      </w:r>
      <w:r w:rsidR="00DD01B7" w:rsidRPr="009F1EC0">
        <w:rPr>
          <w:szCs w:val="24"/>
        </w:rPr>
        <w:t xml:space="preserve">national </w:t>
      </w:r>
      <w:r w:rsidR="00E1519F" w:rsidRPr="009F1EC0">
        <w:rPr>
          <w:szCs w:val="24"/>
        </w:rPr>
        <w:t>official vital statistics</w:t>
      </w:r>
      <w:r w:rsidR="00EB780D" w:rsidRPr="009F1EC0">
        <w:rPr>
          <w:szCs w:val="24"/>
        </w:rPr>
        <w:t>.</w:t>
      </w:r>
      <w:r w:rsidR="00734F0F" w:rsidRPr="009F1EC0">
        <w:rPr>
          <w:szCs w:val="24"/>
        </w:rPr>
        <w:t xml:space="preserve"> </w:t>
      </w:r>
      <w:r w:rsidR="00E1519F" w:rsidRPr="009F1EC0">
        <w:rPr>
          <w:szCs w:val="24"/>
        </w:rPr>
        <w:t>The HFC supplement</w:t>
      </w:r>
      <w:r w:rsidR="009D3868" w:rsidRPr="009F1EC0">
        <w:rPr>
          <w:szCs w:val="24"/>
        </w:rPr>
        <w:t>s</w:t>
      </w:r>
      <w:r w:rsidR="00E1519F" w:rsidRPr="009F1EC0">
        <w:rPr>
          <w:szCs w:val="24"/>
        </w:rPr>
        <w:t xml:space="preserve"> the </w:t>
      </w:r>
      <w:r w:rsidR="00EB780D" w:rsidRPr="009F1EC0">
        <w:rPr>
          <w:szCs w:val="24"/>
        </w:rPr>
        <w:t>HFD</w:t>
      </w:r>
      <w:r w:rsidR="00D752D8" w:rsidRPr="009F1EC0">
        <w:rPr>
          <w:szCs w:val="24"/>
        </w:rPr>
        <w:t>,</w:t>
      </w:r>
      <w:r w:rsidR="00734F0F" w:rsidRPr="009F1EC0">
        <w:rPr>
          <w:szCs w:val="24"/>
        </w:rPr>
        <w:t xml:space="preserve"> providing </w:t>
      </w:r>
      <w:r w:rsidR="00E1519F" w:rsidRPr="009F1EC0">
        <w:rPr>
          <w:szCs w:val="24"/>
        </w:rPr>
        <w:t xml:space="preserve">data </w:t>
      </w:r>
      <w:r w:rsidR="00734F0F" w:rsidRPr="009F1EC0">
        <w:rPr>
          <w:szCs w:val="24"/>
        </w:rPr>
        <w:t xml:space="preserve">for sufficient </w:t>
      </w:r>
      <w:r w:rsidR="00DD01B7" w:rsidRPr="009F1EC0">
        <w:rPr>
          <w:szCs w:val="24"/>
        </w:rPr>
        <w:t xml:space="preserve">observation </w:t>
      </w:r>
      <w:r w:rsidR="00734F0F" w:rsidRPr="009F1EC0">
        <w:rPr>
          <w:szCs w:val="24"/>
        </w:rPr>
        <w:t xml:space="preserve">periods </w:t>
      </w:r>
      <w:r w:rsidR="00E1519F" w:rsidRPr="009F1EC0">
        <w:rPr>
          <w:szCs w:val="24"/>
        </w:rPr>
        <w:t xml:space="preserve">from </w:t>
      </w:r>
      <w:r w:rsidR="00CC366F" w:rsidRPr="009F1EC0">
        <w:rPr>
          <w:szCs w:val="24"/>
        </w:rPr>
        <w:t xml:space="preserve">additional sources </w:t>
      </w:r>
      <w:r w:rsidR="00CC366F" w:rsidRPr="009F1EC0">
        <w:rPr>
          <w:szCs w:val="24"/>
        </w:rPr>
        <w:fldChar w:fldCharType="begin" w:fldLock="1"/>
      </w:r>
      <w:r w:rsidR="005B69FF" w:rsidRPr="009F1EC0">
        <w:rPr>
          <w:szCs w:val="24"/>
        </w:rPr>
        <w:instrText>ADDIN CSL_CITATION {"citationItems":[{"id":"ITEM-1","itemData":{"URL":"http://www.fertilitydata.org/docs/methods.pdf","accessed":{"date-parts":[["2017","8","25"]]},"author":[{"dropping-particle":"","family":"Grigorieva","given":"O","non-dropping-particle":"","parse-names":false,"suffix":""},{"dropping-particle":"","family":"Jasilioniene","given":"A","non-dropping-particle":"","parse-names":false,"suffix":""},{"dropping-particle":"","family":"Jdanov","given":"D","non-dropping-particle":"","parse-names":false,"suffix":""},{"dropping-particle":"","family":"Grigoriev","given":"P","non-dropping-particle":"","parse-names":false,"suffix":""},{"dropping-particle":"","family":"Sobotka","given":"T","non-dropping-particle":"","parse-names":false,"suffix":""},{"dropping-particle":"","family":"Zemen","given":"K","non-dropping-particle":"","parse-names":false,"suffix":""},{"dropping-particle":"","family":"Shkolnikov","given":"V M","non-dropping-particle":"","parse-names":false,"suffix":""}],"container-title":"www.fertilitydata.org","id":"ITEM-1","issued":{"date-parts":[["2015"]]},"title":"Methods Protocol for the Human Fertility Collectoin","type":"webpage"},"uris":["http://www.mendeley.com/documents/?uuid=955627a3-7427-44d7-a988-499f3d568789"]}],"mendeley":{"formattedCitation":"(Grigorieva &lt;i&gt;et al.&lt;/i&gt;, 2015)","plainTextFormattedCitation":"(Grigorieva et al., 2015)","previouslyFormattedCitation":"(Grigorieva &lt;i&gt;et al.&lt;/i&gt;, 2015)"},"properties":{"noteIndex":0},"schema":"https://github.com/citation-style-language/schema/raw/master/csl-citation.json"}</w:instrText>
      </w:r>
      <w:r w:rsidR="00CC366F" w:rsidRPr="009F1EC0">
        <w:rPr>
          <w:szCs w:val="24"/>
        </w:rPr>
        <w:fldChar w:fldCharType="separate"/>
      </w:r>
      <w:r w:rsidR="00CD5999" w:rsidRPr="009F1EC0">
        <w:rPr>
          <w:noProof/>
          <w:szCs w:val="24"/>
        </w:rPr>
        <w:t>(Grigorieva et al. 2015)</w:t>
      </w:r>
      <w:r w:rsidR="00CC366F" w:rsidRPr="009F1EC0">
        <w:rPr>
          <w:szCs w:val="24"/>
        </w:rPr>
        <w:fldChar w:fldCharType="end"/>
      </w:r>
      <w:r w:rsidR="00734F0F" w:rsidRPr="009F1EC0">
        <w:rPr>
          <w:szCs w:val="24"/>
        </w:rPr>
        <w:t xml:space="preserve"> to add a further 17 countries. Where data is overlapping the value fr</w:t>
      </w:r>
      <w:r w:rsidR="0047535F" w:rsidRPr="009F1EC0">
        <w:rPr>
          <w:szCs w:val="24"/>
        </w:rPr>
        <w:t>o</w:t>
      </w:r>
      <w:r w:rsidR="00734F0F" w:rsidRPr="009F1EC0">
        <w:rPr>
          <w:szCs w:val="24"/>
        </w:rPr>
        <w:t xml:space="preserve">m the HFD was used first; otherwise, records from the HFC were used in the following order of preference according to the ‘collection’ field of the HFC dataset: 1) STAT (Official Statistical Data); 2) ODE (Data from the European Demographic Observatory, </w:t>
      </w:r>
      <w:proofErr w:type="spellStart"/>
      <w:r w:rsidR="00734F0F" w:rsidRPr="009F1EC0">
        <w:rPr>
          <w:szCs w:val="24"/>
        </w:rPr>
        <w:t>L’Observatoire</w:t>
      </w:r>
      <w:proofErr w:type="spellEnd"/>
      <w:r w:rsidR="00734F0F" w:rsidRPr="009F1EC0">
        <w:rPr>
          <w:szCs w:val="24"/>
        </w:rPr>
        <w:t xml:space="preserve"> </w:t>
      </w:r>
      <w:proofErr w:type="spellStart"/>
      <w:r w:rsidR="00734F0F" w:rsidRPr="009F1EC0">
        <w:rPr>
          <w:szCs w:val="24"/>
        </w:rPr>
        <w:t>Démographique</w:t>
      </w:r>
      <w:proofErr w:type="spellEnd"/>
      <w:r w:rsidR="00734F0F" w:rsidRPr="009F1EC0">
        <w:rPr>
          <w:szCs w:val="24"/>
        </w:rPr>
        <w:t xml:space="preserve"> </w:t>
      </w:r>
      <w:proofErr w:type="spellStart"/>
      <w:r w:rsidR="00734F0F" w:rsidRPr="009F1EC0">
        <w:rPr>
          <w:szCs w:val="24"/>
        </w:rPr>
        <w:t>Européen</w:t>
      </w:r>
      <w:proofErr w:type="spellEnd"/>
      <w:r w:rsidR="00734F0F" w:rsidRPr="009F1EC0">
        <w:rPr>
          <w:szCs w:val="24"/>
        </w:rPr>
        <w:t xml:space="preserve">); 3) RE (Research estimates). For </w:t>
      </w:r>
      <w:r w:rsidR="008B41CF" w:rsidRPr="009F1EC0">
        <w:rPr>
          <w:szCs w:val="24"/>
        </w:rPr>
        <w:t xml:space="preserve">most </w:t>
      </w:r>
      <w:r w:rsidR="00734F0F" w:rsidRPr="009F1EC0">
        <w:rPr>
          <w:szCs w:val="24"/>
        </w:rPr>
        <w:t>countries, this approach produced a dataset comprising ASFRs for</w:t>
      </w:r>
      <w:r w:rsidR="00D752D8" w:rsidRPr="009F1EC0">
        <w:rPr>
          <w:szCs w:val="24"/>
        </w:rPr>
        <w:t xml:space="preserve"> </w:t>
      </w:r>
      <w:r w:rsidR="00734F0F" w:rsidRPr="009F1EC0">
        <w:rPr>
          <w:szCs w:val="24"/>
        </w:rPr>
        <w:t xml:space="preserve">contiguous years; linear interpolations of ASFRs were used for the few countries and years where this was not the case. </w:t>
      </w:r>
      <w:commentRangeStart w:id="12"/>
      <w:commentRangeStart w:id="13"/>
      <w:r w:rsidR="00734F0F" w:rsidRPr="009F1EC0">
        <w:rPr>
          <w:szCs w:val="24"/>
        </w:rPr>
        <w:t>The code for both combining data across sources and interpolating values</w:t>
      </w:r>
      <w:r w:rsidR="00D752D8" w:rsidRPr="009F1EC0">
        <w:rPr>
          <w:szCs w:val="24"/>
        </w:rPr>
        <w:t xml:space="preserve"> is</w:t>
      </w:r>
      <w:r w:rsidR="00734F0F" w:rsidRPr="009F1EC0">
        <w:rPr>
          <w:szCs w:val="24"/>
        </w:rPr>
        <w:t xml:space="preserve"> available in the online appendix. </w:t>
      </w:r>
      <w:commentRangeEnd w:id="12"/>
      <w:r w:rsidR="000815F4">
        <w:rPr>
          <w:rStyle w:val="CommentReference"/>
        </w:rPr>
        <w:commentReference w:id="12"/>
      </w:r>
      <w:commentRangeEnd w:id="13"/>
      <w:r w:rsidR="00E1123F">
        <w:rPr>
          <w:rStyle w:val="CommentReference"/>
        </w:rPr>
        <w:commentReference w:id="13"/>
      </w:r>
    </w:p>
    <w:p w14:paraId="6AB204F7" w14:textId="3F8A2481" w:rsidR="009F5B48" w:rsidRPr="009F1EC0" w:rsidRDefault="00CC366F" w:rsidP="00C8640F">
      <w:pPr>
        <w:rPr>
          <w:szCs w:val="24"/>
        </w:rPr>
      </w:pPr>
      <w:r w:rsidRPr="009F1EC0">
        <w:rPr>
          <w:szCs w:val="24"/>
        </w:rPr>
        <w:t>Data disaggregated by age in single year w</w:t>
      </w:r>
      <w:r w:rsidR="009F5B48" w:rsidRPr="009F1EC0">
        <w:rPr>
          <w:szCs w:val="24"/>
        </w:rPr>
        <w:t>ere</w:t>
      </w:r>
      <w:r w:rsidRPr="009F1EC0">
        <w:rPr>
          <w:szCs w:val="24"/>
        </w:rPr>
        <w:t xml:space="preserve"> used from both the HFD and HFC, and Lexis squares (one year by one year) rather </w:t>
      </w:r>
      <w:r w:rsidR="00354493" w:rsidRPr="009F1EC0">
        <w:rPr>
          <w:szCs w:val="24"/>
        </w:rPr>
        <w:t xml:space="preserve">than </w:t>
      </w:r>
      <w:r w:rsidRPr="009F1EC0">
        <w:rPr>
          <w:szCs w:val="24"/>
        </w:rPr>
        <w:t xml:space="preserve">Lexis triangles or Lexis parallelograms were </w:t>
      </w:r>
      <w:r w:rsidR="00D72E5B" w:rsidRPr="009F1EC0">
        <w:rPr>
          <w:szCs w:val="24"/>
        </w:rPr>
        <w:t>used</w:t>
      </w:r>
      <w:r w:rsidR="002607A5" w:rsidRPr="009F1EC0">
        <w:rPr>
          <w:szCs w:val="24"/>
        </w:rPr>
        <w:t xml:space="preserve">, as in practice the use of squares only has limited effect on precision of cohort estimates </w:t>
      </w:r>
      <w:r w:rsidR="002607A5" w:rsidRPr="009F1EC0">
        <w:rPr>
          <w:szCs w:val="24"/>
        </w:rPr>
        <w:fldChar w:fldCharType="begin" w:fldLock="1"/>
      </w:r>
      <w:r w:rsidR="009F5B48" w:rsidRPr="009F1EC0">
        <w:rPr>
          <w:szCs w:val="24"/>
        </w:rPr>
        <w:instrText>ADDIN CSL_CITATION {"citationItems":[{"id":"ITEM-1","itemData":{"author":[{"dropping-particle":"","family":"Caselli","given":"G","non-dropping-particle":"","parse-names":false,"suffix":""},{"dropping-particle":"","family":"Vallin","given":"J","non-dropping-particle":"","parse-names":false,"suffix":""}],"chapter-number":"6","container-title":"Demography: Analysis and Synthesis2","editor":[{"dropping-particle":"","family":"Caselli","given":"G","non-dropping-particle":"","parse-names":false,"suffix":""},{"dropping-particle":"","family":"Vallin","given":"J","non-dropping-particle":"","parse-names":false,"suffix":""},{"dropping-particle":"","family":"Wunsch","given":"G","non-dropping-particle":"","parse-names":false,"suffix":""}],"id":"ITEM-1","issued":{"date-parts":[["2005"]]},"note":"Use this to argue that using Lexis squares rather than triangles doesn't make much of a substantive difference","publisher":"Academic Press","publisher-place":"Boston, MA","title":"From situation events in time to the Lexis Diagram and the Computing of rates","type":"chapter"},"uris":["http://www.mendeley.com/documents/?uuid=6174a188-163c-47c1-adbd-13d191e83196"]}],"mendeley":{"formattedCitation":"(Caselli and Vallin, 2005)","manualFormatting":"(Caselli and Vallin 2005)","plainTextFormattedCitation":"(Caselli and Vallin, 2005)","previouslyFormattedCitation":"(Caselli and Vallin, 2005)"},"properties":{"noteIndex":0},"schema":"https://github.com/citation-style-language/schema/raw/master/csl-citation.json"}</w:instrText>
      </w:r>
      <w:r w:rsidR="002607A5" w:rsidRPr="009F1EC0">
        <w:rPr>
          <w:szCs w:val="24"/>
        </w:rPr>
        <w:fldChar w:fldCharType="separate"/>
      </w:r>
      <w:r w:rsidR="00CD5999" w:rsidRPr="009F1EC0">
        <w:rPr>
          <w:noProof/>
          <w:szCs w:val="24"/>
        </w:rPr>
        <w:t>(Caselli and Vallin 2005)</w:t>
      </w:r>
      <w:r w:rsidR="002607A5" w:rsidRPr="009F1EC0">
        <w:rPr>
          <w:szCs w:val="24"/>
        </w:rPr>
        <w:fldChar w:fldCharType="end"/>
      </w:r>
      <w:r w:rsidR="001943D9" w:rsidRPr="009F1EC0">
        <w:rPr>
          <w:szCs w:val="24"/>
        </w:rPr>
        <w:t>.</w:t>
      </w:r>
      <w:r w:rsidR="002607A5" w:rsidRPr="009F1EC0">
        <w:rPr>
          <w:szCs w:val="24"/>
        </w:rPr>
        <w:t xml:space="preserve"> </w:t>
      </w:r>
    </w:p>
    <w:p w14:paraId="15B9777E" w14:textId="1FB27DA7" w:rsidR="006A70E3" w:rsidRDefault="00C77E90" w:rsidP="00C8640F">
      <w:pPr>
        <w:pStyle w:val="Heading2"/>
        <w:spacing w:before="0"/>
      </w:pPr>
      <w:r>
        <w:t xml:space="preserve">2.2 </w:t>
      </w:r>
      <w:r w:rsidR="006A70E3">
        <w:t xml:space="preserve">Lexis surface mappings </w:t>
      </w:r>
    </w:p>
    <w:p w14:paraId="0729D02E" w14:textId="35DD6768" w:rsidR="006A70E3" w:rsidRPr="009F1EC0" w:rsidRDefault="006A70E3" w:rsidP="00C8640F">
      <w:pPr>
        <w:rPr>
          <w:szCs w:val="24"/>
        </w:rPr>
      </w:pPr>
      <w:r w:rsidRPr="009F1EC0">
        <w:rPr>
          <w:szCs w:val="24"/>
        </w:rPr>
        <w:t>For each country, ASFRs were arranged onto Lexis surface</w:t>
      </w:r>
      <w:r w:rsidR="006B491E" w:rsidRPr="009F1EC0">
        <w:rPr>
          <w:szCs w:val="24"/>
        </w:rPr>
        <w:t>s</w:t>
      </w:r>
      <w:r w:rsidRPr="009F1EC0">
        <w:rPr>
          <w:szCs w:val="24"/>
        </w:rPr>
        <w:t xml:space="preserve"> with birth year on the horizontal axis and age in years on the vertical axis</w:t>
      </w:r>
      <w:r w:rsidR="00384534" w:rsidRPr="009F1EC0">
        <w:rPr>
          <w:szCs w:val="24"/>
        </w:rPr>
        <w:t xml:space="preserve">. </w:t>
      </w:r>
      <w:r w:rsidR="00345F55" w:rsidRPr="009F1EC0">
        <w:rPr>
          <w:szCs w:val="24"/>
        </w:rPr>
        <w:t xml:space="preserve">As </w:t>
      </w:r>
      <w:r w:rsidRPr="009F1EC0">
        <w:rPr>
          <w:szCs w:val="24"/>
        </w:rPr>
        <w:t>Lexis squares rather than triangles or parallelograms were used, these are not true cohort estimates</w:t>
      </w:r>
      <w:r w:rsidR="00694E99" w:rsidRPr="009F1EC0">
        <w:rPr>
          <w:szCs w:val="24"/>
        </w:rPr>
        <w:t xml:space="preserve">, but are </w:t>
      </w:r>
      <w:proofErr w:type="gramStart"/>
      <w:r w:rsidR="00694E99" w:rsidRPr="009F1EC0">
        <w:rPr>
          <w:szCs w:val="24"/>
        </w:rPr>
        <w:t>sufficient</w:t>
      </w:r>
      <w:proofErr w:type="gramEnd"/>
      <w:r w:rsidR="00694E99" w:rsidRPr="009F1EC0">
        <w:rPr>
          <w:szCs w:val="24"/>
        </w:rPr>
        <w:t xml:space="preserve"> to </w:t>
      </w:r>
      <w:r w:rsidR="00694E99" w:rsidRPr="009F1EC0">
        <w:rPr>
          <w:szCs w:val="24"/>
        </w:rPr>
        <w:lastRenderedPageBreak/>
        <w:t xml:space="preserve">illustrate the </w:t>
      </w:r>
      <w:r w:rsidR="00384534" w:rsidRPr="009F1EC0">
        <w:rPr>
          <w:szCs w:val="24"/>
        </w:rPr>
        <w:t xml:space="preserve">visualization </w:t>
      </w:r>
      <w:r w:rsidR="00694E99" w:rsidRPr="009F1EC0">
        <w:rPr>
          <w:szCs w:val="24"/>
        </w:rPr>
        <w:t>principles</w:t>
      </w:r>
      <w:r w:rsidR="009F5B48" w:rsidRPr="009F1EC0">
        <w:rPr>
          <w:szCs w:val="24"/>
        </w:rPr>
        <w:t xml:space="preserve"> </w:t>
      </w:r>
      <w:r w:rsidR="006B491E" w:rsidRPr="009F1EC0">
        <w:rPr>
          <w:szCs w:val="24"/>
        </w:rPr>
        <w:t>(</w:t>
      </w:r>
      <w:r w:rsidR="008B41CF" w:rsidRPr="009F1EC0">
        <w:rPr>
          <w:szCs w:val="24"/>
        </w:rPr>
        <w:t xml:space="preserve">the </w:t>
      </w:r>
      <w:r w:rsidR="00694E99" w:rsidRPr="009F1EC0">
        <w:rPr>
          <w:szCs w:val="24"/>
        </w:rPr>
        <w:t>R code is available to iterate the approach further</w:t>
      </w:r>
      <w:r w:rsidR="006B491E" w:rsidRPr="009F1EC0">
        <w:rPr>
          <w:szCs w:val="24"/>
        </w:rPr>
        <w:t>)</w:t>
      </w:r>
      <w:r w:rsidR="00694E99" w:rsidRPr="009F1EC0">
        <w:rPr>
          <w:szCs w:val="24"/>
        </w:rPr>
        <w:t xml:space="preserve">. ASFRs for each country and year were mapped to colours and shades using </w:t>
      </w:r>
      <w:r w:rsidR="009D349D" w:rsidRPr="009F1EC0">
        <w:rPr>
          <w:szCs w:val="24"/>
        </w:rPr>
        <w:t xml:space="preserve">a </w:t>
      </w:r>
      <w:bookmarkStart w:id="14" w:name="_Hlk526107306"/>
      <w:r w:rsidR="009D349D" w:rsidRPr="009F1EC0">
        <w:rPr>
          <w:szCs w:val="24"/>
        </w:rPr>
        <w:t xml:space="preserve">modified version of the </w:t>
      </w:r>
      <w:r w:rsidR="00B35A47" w:rsidRPr="009F1EC0">
        <w:rPr>
          <w:szCs w:val="24"/>
        </w:rPr>
        <w:t>Paired</w:t>
      </w:r>
      <w:r w:rsidR="00694E99" w:rsidRPr="009F1EC0">
        <w:rPr>
          <w:szCs w:val="24"/>
        </w:rPr>
        <w:t xml:space="preserve"> colour pal</w:t>
      </w:r>
      <w:r w:rsidR="00B35A47" w:rsidRPr="009F1EC0">
        <w:rPr>
          <w:szCs w:val="24"/>
        </w:rPr>
        <w:t>ett</w:t>
      </w:r>
      <w:r w:rsidR="00694E99" w:rsidRPr="009F1EC0">
        <w:rPr>
          <w:szCs w:val="24"/>
        </w:rPr>
        <w:t xml:space="preserve">e from the </w:t>
      </w:r>
      <w:proofErr w:type="spellStart"/>
      <w:r w:rsidR="00937FBD" w:rsidRPr="009F1EC0">
        <w:rPr>
          <w:szCs w:val="24"/>
        </w:rPr>
        <w:t>RColorBrewer</w:t>
      </w:r>
      <w:proofErr w:type="spellEnd"/>
      <w:r w:rsidR="00937FBD" w:rsidRPr="009F1EC0">
        <w:rPr>
          <w:szCs w:val="24"/>
        </w:rPr>
        <w:t xml:space="preserve"> R package </w:t>
      </w:r>
      <w:bookmarkEnd w:id="14"/>
      <w:r w:rsidR="003A45D8" w:rsidRPr="009F1EC0">
        <w:rPr>
          <w:szCs w:val="24"/>
        </w:rPr>
        <w:fldChar w:fldCharType="begin" w:fldLock="1"/>
      </w:r>
      <w:r w:rsidR="009F5B48" w:rsidRPr="009F1EC0">
        <w:rPr>
          <w:szCs w:val="24"/>
        </w:rPr>
        <w:instrText>ADDIN CSL_CITATION {"citationItems":[{"id":"ITEM-1","itemData":{"author":[{"dropping-particle":"","family":"Neuwirth","given":"Erich","non-dropping-particle":"","parse-names":false,"suffix":""}],"id":"ITEM-1","issued":{"date-parts":[["2014"]]},"number":"1.1-2","title":"RColorBrewer: ColorBrewer Palettes","type":"article"},"uris":["http://www.mendeley.com/documents/?uuid=611e00d8-ace7-4aa0-988b-bb994c8dc373"]}],"mendeley":{"formattedCitation":"(Neuwirth, 2014)","manualFormatting":"(Neuwirth 2014)","plainTextFormattedCitation":"(Neuwirth, 2014)","previouslyFormattedCitation":"(Neuwirth, 2014)"},"properties":{"noteIndex":0},"schema":"https://github.com/citation-style-language/schema/raw/master/csl-citation.json"}</w:instrText>
      </w:r>
      <w:r w:rsidR="003A45D8" w:rsidRPr="009F1EC0">
        <w:rPr>
          <w:szCs w:val="24"/>
        </w:rPr>
        <w:fldChar w:fldCharType="separate"/>
      </w:r>
      <w:r w:rsidR="00CD5999" w:rsidRPr="009F1EC0">
        <w:rPr>
          <w:noProof/>
          <w:szCs w:val="24"/>
        </w:rPr>
        <w:t>(Neuwirth 2014)</w:t>
      </w:r>
      <w:r w:rsidR="003A45D8" w:rsidRPr="009F1EC0">
        <w:rPr>
          <w:szCs w:val="24"/>
        </w:rPr>
        <w:fldChar w:fldCharType="end"/>
      </w:r>
      <w:r w:rsidR="008B41CF" w:rsidRPr="009F1EC0">
        <w:rPr>
          <w:szCs w:val="24"/>
        </w:rPr>
        <w:t xml:space="preserve">, which is deemed to </w:t>
      </w:r>
      <w:r w:rsidR="009D349D" w:rsidRPr="009F1EC0">
        <w:rPr>
          <w:szCs w:val="24"/>
        </w:rPr>
        <w:t>be accessible</w:t>
      </w:r>
      <w:r w:rsidR="00A26EA1" w:rsidRPr="009F1EC0">
        <w:rPr>
          <w:szCs w:val="24"/>
        </w:rPr>
        <w:t xml:space="preserve"> to readers with the most common forms of colour vision deficiency (CVD)</w:t>
      </w:r>
      <w:r w:rsidR="009D349D" w:rsidRPr="009F1EC0">
        <w:rPr>
          <w:szCs w:val="24"/>
        </w:rPr>
        <w:t xml:space="preserve"> </w:t>
      </w:r>
      <w:r w:rsidR="00384534" w:rsidRPr="009F1EC0">
        <w:rPr>
          <w:szCs w:val="24"/>
        </w:rPr>
        <w:t>.</w:t>
      </w:r>
      <w:r w:rsidR="003A45D8" w:rsidRPr="009F1EC0">
        <w:rPr>
          <w:szCs w:val="24"/>
        </w:rPr>
        <w:t xml:space="preserve"> </w:t>
      </w:r>
      <w:r w:rsidR="00694E99" w:rsidRPr="009F1EC0">
        <w:rPr>
          <w:szCs w:val="24"/>
        </w:rPr>
        <w:t xml:space="preserve">The R packages Lattice and </w:t>
      </w:r>
      <w:proofErr w:type="spellStart"/>
      <w:r w:rsidR="00694E99" w:rsidRPr="009F1EC0">
        <w:rPr>
          <w:szCs w:val="24"/>
        </w:rPr>
        <w:t>LatticeExtra</w:t>
      </w:r>
      <w:proofErr w:type="spellEnd"/>
      <w:r w:rsidR="00694E99" w:rsidRPr="009F1EC0">
        <w:rPr>
          <w:szCs w:val="24"/>
        </w:rPr>
        <w:t xml:space="preserve"> were used to produce </w:t>
      </w:r>
      <w:r w:rsidR="00937FBD" w:rsidRPr="009F1EC0">
        <w:rPr>
          <w:szCs w:val="24"/>
        </w:rPr>
        <w:t xml:space="preserve">the </w:t>
      </w:r>
      <w:r w:rsidR="001745C2" w:rsidRPr="009F1EC0">
        <w:rPr>
          <w:szCs w:val="24"/>
        </w:rPr>
        <w:t>visualizations</w:t>
      </w:r>
      <w:r w:rsidR="00937FBD" w:rsidRPr="009F1EC0">
        <w:rPr>
          <w:szCs w:val="24"/>
        </w:rPr>
        <w:t xml:space="preserve"> </w:t>
      </w:r>
      <w:r w:rsidR="003A45D8" w:rsidRPr="009F1EC0">
        <w:rPr>
          <w:szCs w:val="24"/>
        </w:rPr>
        <w:fldChar w:fldCharType="begin" w:fldLock="1"/>
      </w:r>
      <w:r w:rsidR="00131D89" w:rsidRPr="009F1EC0">
        <w:rPr>
          <w:szCs w:val="24"/>
        </w:rPr>
        <w:instrText>ADDIN CSL_CITATION {"citationItems":[{"id":"ITEM-1","itemData":{"ISBN":"978-0-387-75968-5","abstract":"R is rapidly growing in popularity as the environment of choice for data analysis and graphics both in academia and industry. Lattice brings the proven design of Trellis graphics (originally developed for S by William S. Cleveland and colleagues at Bell Labs) to R, considerably expanding its capabilities in the process. Lattice is a powerful and elegant high level data visualization system that is sufficient for most everyday graphics needs, yet flexible enough to be easily extended to handle demands of cutting edge research. Written by the author of the lattice system, this book describes it in considerable depth, beginning with the essentials and systematically delving into specific low levels details as necessary. No prior experience with lattice is required to read the book, although basic familiarity with R is assumed. The book contains close to 150 figures produced with lattice. Many of the examples emphasize principles of good graphical design; almost all use real data sets that are publicly available in various R packages. All code and figures in the book are also available online, along with supplementary material covering more advanced topics.","author":[{"dropping-particle":"","family":"Sarkar","given":"Deepayan","non-dropping-particle":"","parse-names":false,"suffix":""}],"id":"ITEM-1","issued":{"date-parts":[["2008"]]},"publisher":"Springer","publisher-place":"New York","title":"Lattice: Multivariate Data Visualization with R","type":"book"},"uris":["http://www.mendeley.com/documents/?uuid=66d418f3-66a9-447a-b0be-1a3997de33c1"]}],"mendeley":{"formattedCitation":"(Sarkar, 2008)","manualFormatting":"(Sarkar 2008)","plainTextFormattedCitation":"(Sarkar, 2008)","previouslyFormattedCitation":"(Sarkar, 2008)"},"properties":{"noteIndex":0},"schema":"https://github.com/citation-style-language/schema/raw/master/csl-citation.json"}</w:instrText>
      </w:r>
      <w:r w:rsidR="003A45D8" w:rsidRPr="009F1EC0">
        <w:rPr>
          <w:szCs w:val="24"/>
        </w:rPr>
        <w:fldChar w:fldCharType="separate"/>
      </w:r>
      <w:r w:rsidR="00CD5999" w:rsidRPr="009F1EC0">
        <w:rPr>
          <w:noProof/>
          <w:szCs w:val="24"/>
        </w:rPr>
        <w:t>(Sarkar 2008)</w:t>
      </w:r>
      <w:r w:rsidR="003A45D8" w:rsidRPr="009F1EC0">
        <w:rPr>
          <w:szCs w:val="24"/>
        </w:rPr>
        <w:fldChar w:fldCharType="end"/>
      </w:r>
      <w:r w:rsidR="00384534" w:rsidRPr="009F1EC0">
        <w:rPr>
          <w:szCs w:val="24"/>
        </w:rPr>
        <w:t>.</w:t>
      </w:r>
      <w:r w:rsidR="003A45D8" w:rsidRPr="009F1EC0">
        <w:rPr>
          <w:szCs w:val="24"/>
        </w:rPr>
        <w:t xml:space="preserve"> </w:t>
      </w:r>
    </w:p>
    <w:p w14:paraId="6A24190D" w14:textId="04F31D48" w:rsidR="00937FBD" w:rsidRPr="009F1EC0" w:rsidDel="00E1123F" w:rsidRDefault="00937FBD" w:rsidP="00C8640F">
      <w:pPr>
        <w:rPr>
          <w:del w:id="15" w:author="Jonathan Minton" w:date="2019-03-16T10:35:00Z"/>
          <w:rFonts w:eastAsia="MS Mincho"/>
          <w:szCs w:val="24"/>
        </w:rPr>
      </w:pPr>
      <w:r w:rsidRPr="009F1EC0">
        <w:rPr>
          <w:szCs w:val="24"/>
        </w:rPr>
        <w:t xml:space="preserve">For cohorts where ASFRs were available from age 15 years, </w:t>
      </w:r>
      <w:r w:rsidR="00863F9F" w:rsidRPr="009F1EC0">
        <w:rPr>
          <w:szCs w:val="24"/>
        </w:rPr>
        <w:t>Cumulative Cohort Fertility Rates (</w:t>
      </w:r>
      <w:r w:rsidRPr="009F1EC0">
        <w:rPr>
          <w:szCs w:val="24"/>
        </w:rPr>
        <w:t>CCFRs</w:t>
      </w:r>
      <w:r w:rsidR="00863F9F" w:rsidRPr="009F1EC0">
        <w:rPr>
          <w:szCs w:val="24"/>
        </w:rPr>
        <w:t>)</w:t>
      </w:r>
      <w:r w:rsidRPr="009F1EC0">
        <w:rPr>
          <w:szCs w:val="24"/>
        </w:rPr>
        <w:t xml:space="preserve"> were produced for each age and cohort year. If </w:t>
      </w:r>
      <m:oMath>
        <m:sSub>
          <m:sSubPr>
            <m:ctrlPr>
              <w:rPr>
                <w:rFonts w:ascii="Cambria Math" w:hAnsi="Cambria Math"/>
                <w:i/>
                <w:szCs w:val="24"/>
              </w:rPr>
            </m:ctrlPr>
          </m:sSubPr>
          <m:e>
            <m:r>
              <w:rPr>
                <w:rFonts w:ascii="Cambria Math" w:hAnsi="Cambria Math"/>
                <w:szCs w:val="24"/>
              </w:rPr>
              <m:t>A(x,y,p)</m:t>
            </m:r>
          </m:e>
          <m:sub>
            <m:r>
              <w:rPr>
                <w:rFonts w:ascii="Cambria Math" w:hAnsi="Cambria Math"/>
                <w:szCs w:val="24"/>
              </w:rPr>
              <m:t xml:space="preserve"> </m:t>
            </m:r>
          </m:sub>
        </m:sSub>
      </m:oMath>
      <w:r w:rsidRPr="009F1EC0">
        <w:rPr>
          <w:rFonts w:eastAsia="MS Mincho"/>
          <w:szCs w:val="24"/>
        </w:rPr>
        <w:t xml:space="preserve"> refers to the ASFR in year </w:t>
      </w:r>
      <m:oMath>
        <m:r>
          <w:rPr>
            <w:rFonts w:ascii="Cambria Math" w:eastAsia="MS Mincho" w:hAnsi="Cambria Math"/>
            <w:szCs w:val="24"/>
          </w:rPr>
          <m:t>x</m:t>
        </m:r>
      </m:oMath>
      <w:r w:rsidRPr="009F1EC0">
        <w:rPr>
          <w:rFonts w:eastAsia="MS Mincho"/>
          <w:szCs w:val="24"/>
        </w:rPr>
        <w:t xml:space="preserve">, at age </w:t>
      </w:r>
      <m:oMath>
        <m:r>
          <w:rPr>
            <w:rFonts w:ascii="Cambria Math" w:eastAsia="MS Mincho" w:hAnsi="Cambria Math"/>
            <w:szCs w:val="24"/>
          </w:rPr>
          <m:t>y</m:t>
        </m:r>
      </m:oMath>
      <w:r w:rsidR="00B54425" w:rsidRPr="009F1EC0">
        <w:rPr>
          <w:rFonts w:eastAsia="MS Mincho"/>
          <w:szCs w:val="24"/>
        </w:rPr>
        <w:t xml:space="preserve"> and for country </w:t>
      </w:r>
      <m:oMath>
        <m:r>
          <w:rPr>
            <w:rFonts w:ascii="Cambria Math" w:eastAsia="MS Mincho" w:hAnsi="Cambria Math"/>
            <w:szCs w:val="24"/>
          </w:rPr>
          <m:t>p</m:t>
        </m:r>
      </m:oMath>
      <w:r w:rsidR="00B54425" w:rsidRPr="009F1EC0">
        <w:rPr>
          <w:rFonts w:eastAsia="MS Mincho"/>
          <w:szCs w:val="24"/>
        </w:rPr>
        <w:t xml:space="preserve">, </w:t>
      </w:r>
      <w:r w:rsidRPr="009F1EC0">
        <w:rPr>
          <w:rFonts w:eastAsia="MS Mincho"/>
          <w:szCs w:val="24"/>
        </w:rPr>
        <w:t xml:space="preserve">then the CCFR for age </w:t>
      </w:r>
      <m:oMath>
        <m:r>
          <w:rPr>
            <w:rFonts w:ascii="Cambria Math" w:eastAsia="MS Mincho" w:hAnsi="Cambria Math"/>
            <w:szCs w:val="24"/>
          </w:rPr>
          <m:t>y</m:t>
        </m:r>
      </m:oMath>
      <w:r w:rsidRPr="009F1EC0">
        <w:rPr>
          <w:rFonts w:eastAsia="MS Mincho"/>
          <w:szCs w:val="24"/>
        </w:rPr>
        <w:t xml:space="preserve"> can be defined as </w:t>
      </w:r>
      <m:oMath>
        <m:sSub>
          <m:sSubPr>
            <m:ctrlPr>
              <w:rPr>
                <w:rFonts w:ascii="Cambria Math" w:eastAsia="MS Mincho" w:hAnsi="Cambria Math"/>
                <w:i/>
                <w:szCs w:val="24"/>
              </w:rPr>
            </m:ctrlPr>
          </m:sSubPr>
          <m:e>
            <m:r>
              <w:rPr>
                <w:rFonts w:ascii="Cambria Math" w:eastAsia="MS Mincho" w:hAnsi="Cambria Math"/>
                <w:szCs w:val="24"/>
              </w:rPr>
              <m:t>C(z, y,p)</m:t>
            </m:r>
          </m:e>
          <m:sub>
            <m:r>
              <w:rPr>
                <w:rFonts w:ascii="Cambria Math" w:eastAsia="MS Mincho" w:hAnsi="Cambria Math"/>
                <w:szCs w:val="24"/>
              </w:rPr>
              <m:t xml:space="preserve"> </m:t>
            </m:r>
          </m:sub>
        </m:sSub>
        <m:r>
          <w:rPr>
            <w:rFonts w:ascii="Cambria Math" w:eastAsia="MS Mincho" w:hAnsi="Cambria Math"/>
            <w:szCs w:val="24"/>
          </w:rPr>
          <m:t>=</m:t>
        </m:r>
        <m:nary>
          <m:naryPr>
            <m:chr m:val="∑"/>
            <m:limLoc m:val="subSup"/>
            <m:ctrlPr>
              <w:rPr>
                <w:rFonts w:ascii="Cambria Math" w:eastAsia="MS Mincho" w:hAnsi="Cambria Math"/>
                <w:i/>
                <w:szCs w:val="24"/>
              </w:rPr>
            </m:ctrlPr>
          </m:naryPr>
          <m:sub>
            <m:r>
              <w:rPr>
                <w:rFonts w:ascii="Cambria Math" w:eastAsia="MS Mincho" w:hAnsi="Cambria Math"/>
                <w:szCs w:val="24"/>
              </w:rPr>
              <m:t>i=1</m:t>
            </m:r>
          </m:sub>
          <m:sup>
            <m:r>
              <w:rPr>
                <w:rFonts w:ascii="Cambria Math" w:eastAsia="MS Mincho" w:hAnsi="Cambria Math"/>
                <w:szCs w:val="24"/>
              </w:rPr>
              <m:t>y</m:t>
            </m:r>
          </m:sup>
          <m:e>
            <m:sSub>
              <m:sSubPr>
                <m:ctrlPr>
                  <w:rPr>
                    <w:rFonts w:ascii="Cambria Math" w:hAnsi="Cambria Math"/>
                    <w:i/>
                    <w:szCs w:val="24"/>
                  </w:rPr>
                </m:ctrlPr>
              </m:sSubPr>
              <m:e>
                <m:r>
                  <w:rPr>
                    <w:rFonts w:ascii="Cambria Math" w:hAnsi="Cambria Math"/>
                    <w:szCs w:val="24"/>
                  </w:rPr>
                  <m:t>A(z+i, i, p)</m:t>
                </m:r>
              </m:e>
              <m:sub>
                <m:r>
                  <w:rPr>
                    <w:rFonts w:ascii="Cambria Math" w:hAnsi="Cambria Math"/>
                    <w:szCs w:val="24"/>
                  </w:rPr>
                  <m:t xml:space="preserve"> </m:t>
                </m:r>
              </m:sub>
            </m:sSub>
          </m:e>
        </m:nary>
      </m:oMath>
      <w:r w:rsidR="001F5DA2" w:rsidRPr="009F1EC0">
        <w:rPr>
          <w:rFonts w:eastAsia="MS Mincho"/>
          <w:szCs w:val="24"/>
        </w:rPr>
        <w:t xml:space="preserve">, where </w:t>
      </w:r>
      <m:oMath>
        <m:r>
          <w:rPr>
            <w:rFonts w:ascii="Cambria Math" w:eastAsia="MS Mincho" w:hAnsi="Cambria Math"/>
            <w:szCs w:val="24"/>
          </w:rPr>
          <m:t>z</m:t>
        </m:r>
      </m:oMath>
      <w:r w:rsidR="001F5DA2" w:rsidRPr="009F1EC0">
        <w:rPr>
          <w:rFonts w:eastAsia="MS Mincho"/>
          <w:szCs w:val="24"/>
        </w:rPr>
        <w:t xml:space="preserve"> </w:t>
      </w:r>
      <w:r w:rsidR="00D27233" w:rsidRPr="009F1EC0">
        <w:rPr>
          <w:rFonts w:eastAsia="MS Mincho"/>
          <w:szCs w:val="24"/>
        </w:rPr>
        <w:t>is the simple index of cohort (</w:t>
      </w:r>
      <m:oMath>
        <m:r>
          <w:rPr>
            <w:rFonts w:ascii="Cambria Math" w:eastAsia="MS Mincho" w:hAnsi="Cambria Math"/>
            <w:szCs w:val="24"/>
          </w:rPr>
          <m:t>x-y)</m:t>
        </m:r>
      </m:oMath>
      <w:r w:rsidR="001F5DA2" w:rsidRPr="009F1EC0">
        <w:rPr>
          <w:rFonts w:eastAsia="MS Mincho"/>
          <w:szCs w:val="24"/>
        </w:rPr>
        <w:t xml:space="preserve">. Within the Lexis surfaces, contours were added across the cohort-age surface where </w:t>
      </w:r>
      <m:oMath>
        <m:sSub>
          <m:sSubPr>
            <m:ctrlPr>
              <w:rPr>
                <w:rFonts w:ascii="Cambria Math" w:eastAsia="MS Mincho" w:hAnsi="Cambria Math"/>
                <w:i/>
                <w:szCs w:val="24"/>
              </w:rPr>
            </m:ctrlPr>
          </m:sSubPr>
          <m:e>
            <m:r>
              <w:rPr>
                <w:rFonts w:ascii="Cambria Math" w:eastAsia="MS Mincho" w:hAnsi="Cambria Math"/>
                <w:szCs w:val="24"/>
              </w:rPr>
              <m:t>C(z, y, p)</m:t>
            </m:r>
          </m:e>
          <m:sub>
            <m:r>
              <w:rPr>
                <w:rFonts w:ascii="Cambria Math" w:eastAsia="MS Mincho" w:hAnsi="Cambria Math"/>
                <w:szCs w:val="24"/>
              </w:rPr>
              <m:t xml:space="preserve"> </m:t>
            </m:r>
          </m:sub>
        </m:sSub>
      </m:oMath>
      <w:r w:rsidR="001F5DA2" w:rsidRPr="009F1EC0">
        <w:rPr>
          <w:rFonts w:eastAsia="MS Mincho"/>
          <w:szCs w:val="24"/>
        </w:rPr>
        <w:t xml:space="preserve"> reached specific values.</w:t>
      </w:r>
      <w:r w:rsidR="00345F55" w:rsidRPr="009F1EC0">
        <w:rPr>
          <w:rFonts w:eastAsia="MS Mincho"/>
          <w:szCs w:val="24"/>
        </w:rPr>
        <w:t xml:space="preserve"> </w:t>
      </w:r>
      <w:r w:rsidR="00B54425" w:rsidRPr="009F1EC0">
        <w:rPr>
          <w:rFonts w:eastAsia="MS Mincho"/>
          <w:szCs w:val="24"/>
        </w:rPr>
        <w:t xml:space="preserve">A </w:t>
      </w:r>
      <w:r w:rsidR="001F5DA2" w:rsidRPr="009F1EC0">
        <w:rPr>
          <w:rFonts w:eastAsia="MS Mincho"/>
          <w:szCs w:val="24"/>
        </w:rPr>
        <w:t xml:space="preserve">thin solid contour indicates </w:t>
      </w:r>
      <m:oMath>
        <m:sSub>
          <m:sSubPr>
            <m:ctrlPr>
              <w:rPr>
                <w:rFonts w:ascii="Cambria Math" w:eastAsia="MS Mincho" w:hAnsi="Cambria Math"/>
                <w:i/>
                <w:szCs w:val="24"/>
              </w:rPr>
            </m:ctrlPr>
          </m:sSubPr>
          <m:e>
            <m:r>
              <w:rPr>
                <w:rFonts w:ascii="Cambria Math" w:eastAsia="MS Mincho" w:hAnsi="Cambria Math"/>
                <w:szCs w:val="24"/>
              </w:rPr>
              <m:t>C(z, y,p)</m:t>
            </m:r>
          </m:e>
          <m:sub>
            <m:r>
              <w:rPr>
                <w:rFonts w:ascii="Cambria Math" w:eastAsia="MS Mincho" w:hAnsi="Cambria Math"/>
                <w:szCs w:val="24"/>
              </w:rPr>
              <m:t xml:space="preserve"> </m:t>
            </m:r>
          </m:sub>
        </m:sSub>
      </m:oMath>
      <w:r w:rsidR="001F5DA2" w:rsidRPr="009F1EC0">
        <w:rPr>
          <w:rFonts w:eastAsia="MS Mincho"/>
          <w:szCs w:val="24"/>
        </w:rPr>
        <w:t xml:space="preserve"> of 1.50</w:t>
      </w:r>
      <w:r w:rsidR="00A26EA1" w:rsidRPr="009F1EC0">
        <w:rPr>
          <w:rFonts w:eastAsia="MS Mincho"/>
          <w:szCs w:val="24"/>
        </w:rPr>
        <w:t xml:space="preserve"> </w:t>
      </w:r>
      <w:r w:rsidR="00B54425" w:rsidRPr="009F1EC0">
        <w:rPr>
          <w:rFonts w:eastAsia="MS Mincho"/>
          <w:szCs w:val="24"/>
        </w:rPr>
        <w:t>children</w:t>
      </w:r>
      <w:r w:rsidR="00AB7AD3" w:rsidRPr="009F1EC0">
        <w:rPr>
          <w:rFonts w:eastAsia="MS Mincho"/>
          <w:szCs w:val="24"/>
        </w:rPr>
        <w:t>/</w:t>
      </w:r>
      <w:r w:rsidR="00A26EA1" w:rsidRPr="009F1EC0">
        <w:rPr>
          <w:rFonts w:eastAsia="MS Mincho"/>
          <w:szCs w:val="24"/>
        </w:rPr>
        <w:t>woman</w:t>
      </w:r>
      <w:r w:rsidR="00B54425" w:rsidRPr="009F1EC0">
        <w:rPr>
          <w:rFonts w:eastAsia="MS Mincho"/>
          <w:szCs w:val="24"/>
        </w:rPr>
        <w:t xml:space="preserve"> </w:t>
      </w:r>
      <w:r w:rsidR="001F5DA2" w:rsidRPr="009F1EC0">
        <w:rPr>
          <w:rFonts w:eastAsia="MS Mincho"/>
          <w:szCs w:val="24"/>
        </w:rPr>
        <w:t xml:space="preserve">and a thick solid contour indicates </w:t>
      </w:r>
      <m:oMath>
        <m:sSub>
          <m:sSubPr>
            <m:ctrlPr>
              <w:rPr>
                <w:rFonts w:ascii="Cambria Math" w:eastAsia="MS Mincho" w:hAnsi="Cambria Math"/>
                <w:i/>
                <w:szCs w:val="24"/>
              </w:rPr>
            </m:ctrlPr>
          </m:sSubPr>
          <m:e>
            <m:r>
              <w:rPr>
                <w:rFonts w:ascii="Cambria Math" w:eastAsia="MS Mincho" w:hAnsi="Cambria Math"/>
                <w:szCs w:val="24"/>
              </w:rPr>
              <m:t>C(z, y,p)</m:t>
            </m:r>
          </m:e>
          <m:sub>
            <m:r>
              <w:rPr>
                <w:rFonts w:ascii="Cambria Math" w:eastAsia="MS Mincho" w:hAnsi="Cambria Math"/>
                <w:szCs w:val="24"/>
              </w:rPr>
              <m:t xml:space="preserve"> </m:t>
            </m:r>
          </m:sub>
        </m:sSub>
      </m:oMath>
      <w:r w:rsidR="00B54425" w:rsidRPr="009F1EC0">
        <w:rPr>
          <w:rFonts w:eastAsia="MS Mincho"/>
          <w:szCs w:val="24"/>
        </w:rPr>
        <w:t xml:space="preserve"> </w:t>
      </w:r>
      <w:r w:rsidR="001F5DA2" w:rsidRPr="009F1EC0">
        <w:rPr>
          <w:rFonts w:eastAsia="MS Mincho"/>
          <w:szCs w:val="24"/>
        </w:rPr>
        <w:t>of 2.05</w:t>
      </w:r>
      <w:r w:rsidR="002E7DFB" w:rsidRPr="009F1EC0">
        <w:rPr>
          <w:rFonts w:eastAsia="MS Mincho"/>
          <w:szCs w:val="24"/>
        </w:rPr>
        <w:t xml:space="preserve"> (replacement fertility level)</w:t>
      </w:r>
      <w:r w:rsidR="001F5DA2" w:rsidRPr="009F1EC0">
        <w:rPr>
          <w:rFonts w:eastAsia="MS Mincho"/>
          <w:szCs w:val="24"/>
        </w:rPr>
        <w:t xml:space="preserve">. </w:t>
      </w:r>
      <w:r w:rsidR="00A26EA1" w:rsidRPr="009F1EC0">
        <w:rPr>
          <w:rFonts w:eastAsia="MS Mincho"/>
          <w:szCs w:val="24"/>
        </w:rPr>
        <w:t>These values were selected for their relevance</w:t>
      </w:r>
      <w:r w:rsidR="00CA498D" w:rsidRPr="009F1EC0">
        <w:rPr>
          <w:rFonts w:eastAsia="MS Mincho"/>
          <w:szCs w:val="24"/>
        </w:rPr>
        <w:t xml:space="preserve"> in the </w:t>
      </w:r>
      <w:r w:rsidR="009E07F8" w:rsidRPr="009F1EC0">
        <w:rPr>
          <w:rFonts w:eastAsia="MS Mincho"/>
          <w:szCs w:val="24"/>
        </w:rPr>
        <w:t>comparative cohort</w:t>
      </w:r>
      <w:r w:rsidR="00E128F8" w:rsidRPr="009F1EC0">
        <w:rPr>
          <w:rFonts w:eastAsia="MS Mincho"/>
          <w:szCs w:val="24"/>
        </w:rPr>
        <w:t xml:space="preserve"> fertility </w:t>
      </w:r>
      <w:r w:rsidR="00CA498D" w:rsidRPr="009F1EC0">
        <w:rPr>
          <w:rFonts w:eastAsia="MS Mincho"/>
          <w:szCs w:val="24"/>
        </w:rPr>
        <w:t>literature (</w:t>
      </w:r>
      <w:r w:rsidR="00E128F8" w:rsidRPr="009F1EC0">
        <w:rPr>
          <w:rFonts w:eastAsia="MS Mincho"/>
          <w:szCs w:val="24"/>
        </w:rPr>
        <w:t xml:space="preserve">e.g.: </w:t>
      </w:r>
      <w:r w:rsidR="00E128F8" w:rsidRPr="009F1EC0">
        <w:rPr>
          <w:rFonts w:eastAsia="MS Mincho"/>
          <w:szCs w:val="24"/>
        </w:rPr>
        <w:fldChar w:fldCharType="begin" w:fldLock="1"/>
      </w:r>
      <w:r w:rsidR="00B54425" w:rsidRPr="009F1EC0">
        <w:rPr>
          <w:rFonts w:eastAsia="MS Mincho"/>
          <w:szCs w:val="24"/>
        </w:rPr>
        <w:instrText>ADDIN CSL_CITATION {"citationItems":[{"id":"ITEM-1","itemData":{"author":[{"dropping-particle":"","family":"Myrskylä","given":"Mikko","non-dropping-particle":"","parse-names":false,"suffix":""},{"dropping-particle":"","family":"Goldstein","given":"Joshua R.","non-dropping-particle":"","parse-names":false,"suffix":""},{"dropping-particle":"","family":"Cheng","given":"Yen-hsin Alice","non-dropping-particle":"","parse-names":false,"suffix":""}],"id":"ITEM-1","issue":"1","issued":{"date-parts":[["2013"]]},"page":"31-56","title":"Forecasts for the Developed World : Rises ,","type":"article-journal","volume":"39"},"uris":["http://www.mendeley.com/documents/?uuid=8e95e18c-2343-47ea-a621-cd10ed0274e6"]}],"mendeley":{"formattedCitation":"(Myrskylä, Goldstein and Cheng, 2013)","manualFormatting":"Myrskylä, Goldstein, and Cheng 2013","plainTextFormattedCitation":"(Myrskylä, Goldstein and Cheng, 2013)","previouslyFormattedCitation":"(Myrskylä, Goldstein and Cheng, 2013)"},"properties":{"noteIndex":0},"schema":"https://github.com/citation-style-language/schema/raw/master/csl-citation.json"}</w:instrText>
      </w:r>
      <w:r w:rsidR="00E128F8" w:rsidRPr="009F1EC0">
        <w:rPr>
          <w:rFonts w:eastAsia="MS Mincho"/>
          <w:szCs w:val="24"/>
        </w:rPr>
        <w:fldChar w:fldCharType="separate"/>
      </w:r>
      <w:r w:rsidR="00E128F8" w:rsidRPr="009F1EC0">
        <w:rPr>
          <w:rFonts w:eastAsia="MS Mincho"/>
          <w:noProof/>
          <w:szCs w:val="24"/>
        </w:rPr>
        <w:t>Myrskylä, Goldstein</w:t>
      </w:r>
      <w:r w:rsidR="00B54425" w:rsidRPr="009F1EC0">
        <w:rPr>
          <w:rFonts w:eastAsia="MS Mincho"/>
          <w:noProof/>
          <w:szCs w:val="24"/>
        </w:rPr>
        <w:t>,</w:t>
      </w:r>
      <w:r w:rsidR="00E128F8" w:rsidRPr="009F1EC0">
        <w:rPr>
          <w:rFonts w:eastAsia="MS Mincho"/>
          <w:noProof/>
          <w:szCs w:val="24"/>
        </w:rPr>
        <w:t xml:space="preserve"> and Cheng 2013</w:t>
      </w:r>
      <w:r w:rsidR="00E128F8" w:rsidRPr="009F1EC0">
        <w:rPr>
          <w:rFonts w:eastAsia="MS Mincho"/>
          <w:szCs w:val="24"/>
        </w:rPr>
        <w:fldChar w:fldCharType="end"/>
      </w:r>
      <w:r w:rsidR="00E128F8" w:rsidRPr="009F1EC0">
        <w:rPr>
          <w:rFonts w:eastAsia="MS Mincho"/>
          <w:szCs w:val="24"/>
        </w:rPr>
        <w:t xml:space="preserve">; </w:t>
      </w:r>
      <w:r w:rsidR="00E128F8" w:rsidRPr="009F1EC0">
        <w:rPr>
          <w:rFonts w:eastAsia="MS Mincho"/>
          <w:szCs w:val="24"/>
        </w:rPr>
        <w:fldChar w:fldCharType="begin" w:fldLock="1"/>
      </w:r>
      <w:r w:rsidR="00131D89" w:rsidRPr="009F1EC0">
        <w:rPr>
          <w:rFonts w:eastAsia="MS Mincho"/>
          <w:szCs w:val="24"/>
        </w:rPr>
        <w:instrText>ADDIN CSL_CITATION {"citationItems":[{"id":"ITEM-1","itemData":{"ISSN":"1435-9871","author":[{"dropping-particle":"","family":"Zeman","given":"Kryštof","non-dropping-particle":"","parse-names":false,"suffix":""},{"dropping-particle":"","family":"Beaujouan","given":"Éva","non-dropping-particle":"","parse-names":false,"suffix":""},{"dropping-particle":"","family":"Brzozowska","given":"Zuzanna","non-dropping-particle":"","parse-names":false,"suffix":""},{"dropping-particle":"","family":"Sobotka","given":"Tomáš","non-dropping-particle":"","parse-names":false,"suffix":""}],"container-title":"Demographic Research","id":"ITEM-1","issued":{"date-parts":[["2018"]]},"page":"651-690","publisher":"JSTOR","title":"Cohort fertility decline in low fertility countries: Decomposition using parity progression ratios","type":"article-journal","volume":"38"},"uris":["http://www.mendeley.com/documents/?uuid=f9357e8d-8173-4bb0-9fb0-d3caafa37a64"]}],"mendeley":{"formattedCitation":"(Zeman &lt;i&gt;et al.&lt;/i&gt;, 2018)","manualFormatting":"Zeman et al. 2018)","plainTextFormattedCitation":"(Zeman et al., 2018)","previouslyFormattedCitation":"(Zeman &lt;i&gt;et al.&lt;/i&gt;, 2018)"},"properties":{"noteIndex":0},"schema":"https://github.com/citation-style-language/schema/raw/master/csl-citation.json"}</w:instrText>
      </w:r>
      <w:r w:rsidR="00E128F8" w:rsidRPr="009F1EC0">
        <w:rPr>
          <w:rFonts w:eastAsia="MS Mincho"/>
          <w:szCs w:val="24"/>
        </w:rPr>
        <w:fldChar w:fldCharType="separate"/>
      </w:r>
      <w:r w:rsidR="00E128F8" w:rsidRPr="009F1EC0">
        <w:rPr>
          <w:rFonts w:eastAsia="MS Mincho"/>
          <w:noProof/>
          <w:szCs w:val="24"/>
        </w:rPr>
        <w:t>Zeman et al. 2018)</w:t>
      </w:r>
      <w:r w:rsidR="00E128F8" w:rsidRPr="009F1EC0">
        <w:rPr>
          <w:rFonts w:eastAsia="MS Mincho"/>
          <w:szCs w:val="24"/>
        </w:rPr>
        <w:fldChar w:fldCharType="end"/>
      </w:r>
      <w:r w:rsidR="00E128F8" w:rsidRPr="009F1EC0">
        <w:rPr>
          <w:rFonts w:eastAsia="MS Mincho"/>
          <w:szCs w:val="24"/>
        </w:rPr>
        <w:t>. Howe</w:t>
      </w:r>
      <w:r w:rsidR="00B54425" w:rsidRPr="009F1EC0">
        <w:rPr>
          <w:rFonts w:eastAsia="MS Mincho"/>
          <w:szCs w:val="24"/>
        </w:rPr>
        <w:t>ve</w:t>
      </w:r>
      <w:r w:rsidR="00E128F8" w:rsidRPr="009F1EC0">
        <w:rPr>
          <w:rFonts w:eastAsia="MS Mincho"/>
          <w:szCs w:val="24"/>
        </w:rPr>
        <w:t xml:space="preserve">r, it is important to </w:t>
      </w:r>
      <w:r w:rsidR="008D3497" w:rsidRPr="009F1EC0">
        <w:rPr>
          <w:rFonts w:eastAsia="MS Mincho"/>
          <w:szCs w:val="24"/>
        </w:rPr>
        <w:t>emphasize</w:t>
      </w:r>
      <w:r w:rsidR="00E128F8" w:rsidRPr="009F1EC0">
        <w:rPr>
          <w:rFonts w:eastAsia="MS Mincho"/>
          <w:szCs w:val="24"/>
        </w:rPr>
        <w:t xml:space="preserve"> that </w:t>
      </w:r>
      <w:r w:rsidR="00112366" w:rsidRPr="009F1EC0">
        <w:rPr>
          <w:rFonts w:eastAsia="MS Mincho"/>
          <w:szCs w:val="24"/>
        </w:rPr>
        <w:t>a wider range of monotonically-ordered cumulative values can be identified and analysed</w:t>
      </w:r>
      <w:ins w:id="16" w:author="Jonathan Minton" w:date="2019-03-16T10:34:00Z">
        <w:r w:rsidR="00E1123F">
          <w:rPr>
            <w:rFonts w:eastAsia="MS Mincho"/>
            <w:szCs w:val="24"/>
          </w:rPr>
          <w:t>; the interactive app allows different numbers and values of threshold valu</w:t>
        </w:r>
      </w:ins>
      <w:ins w:id="17" w:author="Jonathan Minton" w:date="2019-03-16T10:35:00Z">
        <w:r w:rsidR="00E1123F">
          <w:rPr>
            <w:rFonts w:eastAsia="MS Mincho"/>
            <w:szCs w:val="24"/>
          </w:rPr>
          <w:t xml:space="preserve">es to be </w:t>
        </w:r>
        <w:proofErr w:type="spellStart"/>
        <w:r w:rsidR="00E1123F">
          <w:rPr>
            <w:rFonts w:eastAsia="MS Mincho"/>
            <w:szCs w:val="24"/>
          </w:rPr>
          <w:t>selected.</w:t>
        </w:r>
      </w:ins>
      <w:del w:id="18" w:author="Jonathan Minton" w:date="2019-03-16T10:35:00Z">
        <w:r w:rsidR="00112366" w:rsidRPr="009F1EC0" w:rsidDel="00E1123F">
          <w:rPr>
            <w:rFonts w:eastAsia="MS Mincho"/>
            <w:szCs w:val="24"/>
          </w:rPr>
          <w:delText xml:space="preserve"> (see online </w:delText>
        </w:r>
        <w:r w:rsidR="00B54425" w:rsidRPr="009F1EC0" w:rsidDel="00E1123F">
          <w:rPr>
            <w:rFonts w:eastAsia="MS Mincho"/>
            <w:szCs w:val="24"/>
          </w:rPr>
          <w:delText>appendix</w:delText>
        </w:r>
        <w:r w:rsidR="00112366" w:rsidRPr="009F1EC0" w:rsidDel="00E1123F">
          <w:rPr>
            <w:rFonts w:eastAsia="MS Mincho"/>
            <w:szCs w:val="24"/>
          </w:rPr>
          <w:delText xml:space="preserve">). </w:delText>
        </w:r>
      </w:del>
    </w:p>
    <w:p w14:paraId="05E1E53D" w14:textId="7775EC85" w:rsidR="005D6F4E" w:rsidRPr="005E1A12" w:rsidRDefault="005D6F4E" w:rsidP="00E1123F">
      <w:pPr>
        <w:rPr>
          <w:rFonts w:eastAsia="MS Mincho"/>
        </w:rPr>
        <w:pPrChange w:id="19" w:author="Jonathan Minton" w:date="2019-03-16T10:35:00Z">
          <w:pPr>
            <w:pStyle w:val="Heading1"/>
            <w:numPr>
              <w:numId w:val="1"/>
            </w:numPr>
            <w:spacing w:before="0"/>
            <w:ind w:left="284" w:hanging="284"/>
          </w:pPr>
        </w:pPrChange>
      </w:pPr>
      <w:r w:rsidRPr="005E1A12">
        <w:rPr>
          <w:rFonts w:eastAsia="MS Mincho"/>
        </w:rPr>
        <w:t>Results</w:t>
      </w:r>
      <w:proofErr w:type="spellEnd"/>
      <w:r w:rsidRPr="005E1A12">
        <w:rPr>
          <w:rFonts w:eastAsia="MS Mincho"/>
        </w:rPr>
        <w:t xml:space="preserve"> </w:t>
      </w:r>
    </w:p>
    <w:p w14:paraId="0822868C" w14:textId="7178E12F" w:rsidR="0033794B" w:rsidRPr="0033794B" w:rsidRDefault="00C77E90" w:rsidP="00C8640F">
      <w:pPr>
        <w:pStyle w:val="Heading2"/>
        <w:spacing w:before="0"/>
      </w:pPr>
      <w:r>
        <w:t xml:space="preserve">3.1 </w:t>
      </w:r>
      <w:r w:rsidR="002B73EF">
        <w:t xml:space="preserve">Unpacking </w:t>
      </w:r>
      <w:r w:rsidR="001808B5">
        <w:t xml:space="preserve">composite </w:t>
      </w:r>
      <w:r w:rsidR="002B73EF">
        <w:t>fertility lattice plots</w:t>
      </w:r>
      <w:r w:rsidR="007525AC">
        <w:t>: the case of West and East Germany</w:t>
      </w:r>
    </w:p>
    <w:p w14:paraId="008CA1F0" w14:textId="628CD653" w:rsidR="002B73EF" w:rsidRDefault="002B73EF" w:rsidP="002B73EF">
      <w:pPr>
        <w:pStyle w:val="NormalWeb"/>
        <w:spacing w:before="0" w:beforeAutospacing="0" w:after="0" w:afterAutospacing="0" w:line="480" w:lineRule="auto"/>
        <w:rPr>
          <w:rFonts w:ascii="Calibri" w:hAnsi="Calibri" w:cs="Calibri"/>
          <w:color w:val="000000"/>
        </w:rPr>
      </w:pPr>
      <w:r w:rsidRPr="009F1EC0">
        <w:rPr>
          <w:rFonts w:ascii="Calibri" w:hAnsi="Calibri" w:cs="Calibri"/>
          <w:color w:val="000000"/>
        </w:rPr>
        <w:t>Figure 1a provides an illustration of how the cumulative cohort fertility contour</w:t>
      </w:r>
      <w:r w:rsidR="007627EF" w:rsidRPr="009F1EC0">
        <w:rPr>
          <w:rFonts w:ascii="Calibri" w:hAnsi="Calibri" w:cs="Calibri"/>
          <w:color w:val="000000"/>
        </w:rPr>
        <w:t>s</w:t>
      </w:r>
      <w:r w:rsidRPr="009F1EC0">
        <w:rPr>
          <w:rFonts w:ascii="Calibri" w:hAnsi="Calibri" w:cs="Calibri"/>
          <w:color w:val="000000"/>
        </w:rPr>
        <w:t xml:space="preserve"> are constructed from the age-specific fertility schedules for any specific cohort. West German cohorts born in 1935 and 1938 are used</w:t>
      </w:r>
      <w:r w:rsidR="007627EF" w:rsidRPr="009F1EC0">
        <w:rPr>
          <w:rFonts w:ascii="Calibri" w:hAnsi="Calibri" w:cs="Calibri"/>
          <w:color w:val="000000"/>
        </w:rPr>
        <w:t xml:space="preserve"> in the example</w:t>
      </w:r>
      <w:r w:rsidRPr="009F1EC0">
        <w:rPr>
          <w:rFonts w:ascii="Calibri" w:hAnsi="Calibri" w:cs="Calibri"/>
          <w:color w:val="000000"/>
        </w:rPr>
        <w:t xml:space="preserve">. For both cohorts, cumulative </w:t>
      </w:r>
      <w:r w:rsidRPr="009F1EC0">
        <w:rPr>
          <w:rFonts w:ascii="Calibri" w:hAnsi="Calibri" w:cs="Calibri"/>
          <w:color w:val="000000"/>
        </w:rPr>
        <w:lastRenderedPageBreak/>
        <w:t xml:space="preserve">fertility schedules are constructed indicating the ages at which different levels of cumulative fertility are reached. </w:t>
      </w:r>
      <w:r w:rsidR="007627EF" w:rsidRPr="009F1EC0">
        <w:rPr>
          <w:rFonts w:ascii="Calibri" w:hAnsi="Calibri" w:cs="Calibri"/>
          <w:color w:val="000000"/>
        </w:rPr>
        <w:t xml:space="preserve">Two </w:t>
      </w:r>
      <w:proofErr w:type="gramStart"/>
      <w:r w:rsidRPr="009F1EC0">
        <w:rPr>
          <w:rFonts w:ascii="Calibri" w:hAnsi="Calibri" w:cs="Calibri"/>
          <w:color w:val="000000"/>
        </w:rPr>
        <w:t>vertical</w:t>
      </w:r>
      <w:proofErr w:type="gramEnd"/>
      <w:r w:rsidRPr="009F1EC0">
        <w:rPr>
          <w:rFonts w:ascii="Calibri" w:hAnsi="Calibri" w:cs="Calibri"/>
          <w:color w:val="000000"/>
        </w:rPr>
        <w:t xml:space="preserve"> ‘milestones’ are placed at 1.5</w:t>
      </w:r>
      <w:r w:rsidR="007627EF" w:rsidRPr="009F1EC0">
        <w:rPr>
          <w:rFonts w:ascii="Calibri" w:hAnsi="Calibri" w:cs="Calibri"/>
          <w:color w:val="000000"/>
        </w:rPr>
        <w:t xml:space="preserve"> (thin solid line)</w:t>
      </w:r>
      <w:r w:rsidRPr="009F1EC0">
        <w:rPr>
          <w:rFonts w:ascii="Calibri" w:hAnsi="Calibri" w:cs="Calibri"/>
          <w:color w:val="000000"/>
        </w:rPr>
        <w:t xml:space="preserve"> and 2.05 (‘replacement’</w:t>
      </w:r>
      <w:r w:rsidR="007627EF" w:rsidRPr="009F1EC0">
        <w:rPr>
          <w:rFonts w:ascii="Calibri" w:hAnsi="Calibri" w:cs="Calibri"/>
          <w:color w:val="000000"/>
        </w:rPr>
        <w:t>; thick solid line</w:t>
      </w:r>
      <w:r w:rsidRPr="009F1EC0">
        <w:rPr>
          <w:rFonts w:ascii="Calibri" w:hAnsi="Calibri" w:cs="Calibri"/>
          <w:color w:val="000000"/>
        </w:rPr>
        <w:t xml:space="preserve">) </w:t>
      </w:r>
      <w:r w:rsidR="007627EF" w:rsidRPr="009F1EC0">
        <w:rPr>
          <w:rFonts w:ascii="Calibri" w:hAnsi="Calibri" w:cs="Calibri"/>
          <w:color w:val="000000"/>
        </w:rPr>
        <w:t xml:space="preserve">children </w:t>
      </w:r>
      <w:r w:rsidRPr="009F1EC0">
        <w:rPr>
          <w:rFonts w:ascii="Calibri" w:hAnsi="Calibri" w:cs="Calibri"/>
          <w:color w:val="000000"/>
        </w:rPr>
        <w:t>per woman. As the figure shows, the contour</w:t>
      </w:r>
      <w:r w:rsidR="007627EF" w:rsidRPr="009F1EC0">
        <w:rPr>
          <w:rFonts w:ascii="Calibri" w:hAnsi="Calibri" w:cs="Calibri"/>
          <w:color w:val="000000"/>
        </w:rPr>
        <w:t>s</w:t>
      </w:r>
      <w:r w:rsidRPr="009F1EC0">
        <w:rPr>
          <w:rFonts w:ascii="Calibri" w:hAnsi="Calibri" w:cs="Calibri"/>
          <w:color w:val="000000"/>
        </w:rPr>
        <w:t xml:space="preserve"> for any given cohort are the ages at which that cohort’s cumulative fertility schedule intersects with the corresponding fertility milestone. In the example used, there is little difference between cohorts in the ages at which the 1.5 </w:t>
      </w:r>
      <w:r w:rsidR="007627EF" w:rsidRPr="009F1EC0">
        <w:rPr>
          <w:rFonts w:ascii="Calibri" w:hAnsi="Calibri" w:cs="Calibri"/>
          <w:color w:val="000000"/>
        </w:rPr>
        <w:t>children</w:t>
      </w:r>
      <w:r w:rsidR="00541635">
        <w:rPr>
          <w:rFonts w:ascii="Calibri" w:hAnsi="Calibri" w:cs="Calibri"/>
          <w:color w:val="000000"/>
        </w:rPr>
        <w:t xml:space="preserve"> per </w:t>
      </w:r>
      <w:r w:rsidR="007627EF" w:rsidRPr="009F1EC0">
        <w:rPr>
          <w:rFonts w:ascii="Calibri" w:hAnsi="Calibri" w:cs="Calibri"/>
          <w:color w:val="000000"/>
        </w:rPr>
        <w:t>woman milestone is reached</w:t>
      </w:r>
      <w:r w:rsidRPr="009F1EC0">
        <w:rPr>
          <w:rFonts w:ascii="Calibri" w:hAnsi="Calibri" w:cs="Calibri"/>
          <w:color w:val="000000"/>
        </w:rPr>
        <w:t>, but the replacement fertility contour has moved upwards by around five years between the 1935 and 1938 cohorts.</w:t>
      </w:r>
    </w:p>
    <w:p w14:paraId="0D50C6DE" w14:textId="77777777" w:rsidR="00541635" w:rsidRDefault="00541635" w:rsidP="00AD3CAF">
      <w:pPr>
        <w:pStyle w:val="Caption"/>
      </w:pPr>
      <w:r>
        <w:t>Figure 1a: Illustration of construction of cumulative cohort fertility contours</w:t>
      </w:r>
    </w:p>
    <w:p w14:paraId="6EE9DE41" w14:textId="77777777" w:rsidR="00541635" w:rsidRDefault="00541635" w:rsidP="00541635">
      <w:r w:rsidRPr="00DE5120">
        <w:rPr>
          <w:noProof/>
        </w:rPr>
        <w:drawing>
          <wp:inline distT="0" distB="0" distL="0" distR="0" wp14:anchorId="0E9DB4CF" wp14:editId="532E22F8">
            <wp:extent cx="5731510" cy="3379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9470"/>
                    </a:xfrm>
                    <a:prstGeom prst="rect">
                      <a:avLst/>
                    </a:prstGeom>
                  </pic:spPr>
                </pic:pic>
              </a:graphicData>
            </a:graphic>
          </wp:inline>
        </w:drawing>
      </w:r>
    </w:p>
    <w:p w14:paraId="1D0058E1" w14:textId="133F2FEC" w:rsidR="00541635" w:rsidRPr="006C1668" w:rsidRDefault="00541635" w:rsidP="0091292B">
      <w:pPr>
        <w:spacing w:after="60" w:line="240" w:lineRule="auto"/>
        <w:rPr>
          <w:rFonts w:cs="Calibri"/>
          <w:color w:val="000000"/>
        </w:rPr>
      </w:pPr>
      <w:r w:rsidRPr="00AD3CAF">
        <w:rPr>
          <w:rFonts w:cs="Calibri"/>
          <w:i/>
        </w:rPr>
        <w:t>Note</w:t>
      </w:r>
      <w:r w:rsidRPr="006C1668">
        <w:rPr>
          <w:rFonts w:cs="Calibri"/>
        </w:rPr>
        <w:t xml:space="preserve">: </w:t>
      </w:r>
      <w:r w:rsidRPr="006C1668">
        <w:rPr>
          <w:rFonts w:cs="Calibri"/>
          <w:color w:val="000000"/>
        </w:rPr>
        <w:t>Illustration of how the cumulative cohort fertility contours are constructed, using fertility schedules from West Germany for cohorts born in 1935 and 1938.</w:t>
      </w:r>
    </w:p>
    <w:p w14:paraId="315E6D8E" w14:textId="77777777" w:rsidR="00541635" w:rsidRDefault="00541635" w:rsidP="00541635">
      <w:pPr>
        <w:spacing w:after="240" w:line="240" w:lineRule="auto"/>
      </w:pPr>
      <w:r w:rsidRPr="00AD3CAF">
        <w:rPr>
          <w:rFonts w:cs="Calibri"/>
          <w:i/>
        </w:rPr>
        <w:t>Source</w:t>
      </w:r>
      <w:r w:rsidRPr="006C1668">
        <w:rPr>
          <w:rFonts w:cs="Calibri"/>
        </w:rPr>
        <w:t>: Human</w:t>
      </w:r>
      <w:r w:rsidRPr="006C1668">
        <w:t xml:space="preserve"> Fertility Database (HFD) and Human Fertility Collection (HFC), own calculations.</w:t>
      </w:r>
    </w:p>
    <w:p w14:paraId="2E2D2066" w14:textId="7D31BA3E" w:rsidR="002B73EF" w:rsidRPr="009F1EC0" w:rsidRDefault="002B73EF" w:rsidP="002B73EF">
      <w:pPr>
        <w:pStyle w:val="NormalWeb"/>
        <w:spacing w:before="0" w:beforeAutospacing="0" w:after="0" w:afterAutospacing="0" w:line="480" w:lineRule="auto"/>
        <w:rPr>
          <w:rFonts w:ascii="Calibri" w:hAnsi="Calibri" w:cs="Calibri"/>
        </w:rPr>
      </w:pPr>
      <w:r w:rsidRPr="009F1EC0">
        <w:rPr>
          <w:rFonts w:ascii="Calibri" w:hAnsi="Calibri" w:cs="Calibri"/>
          <w:color w:val="000000"/>
        </w:rPr>
        <w:t xml:space="preserve">By looking at the furthest right of the cumulative schedule, we can see that each schedule becomes vertical after a </w:t>
      </w:r>
      <w:proofErr w:type="gramStart"/>
      <w:r w:rsidRPr="009F1EC0">
        <w:rPr>
          <w:rFonts w:ascii="Calibri" w:hAnsi="Calibri" w:cs="Calibri"/>
          <w:color w:val="000000"/>
        </w:rPr>
        <w:t>particular age</w:t>
      </w:r>
      <w:proofErr w:type="gramEnd"/>
      <w:r w:rsidRPr="009F1EC0">
        <w:rPr>
          <w:rFonts w:ascii="Calibri" w:hAnsi="Calibri" w:cs="Calibri"/>
          <w:color w:val="000000"/>
        </w:rPr>
        <w:t xml:space="preserve">: for later cohorts, this tends to be around the age of 44, and for earlier cohorts, a slightly earlier age. This is the maximum cumulative fertility </w:t>
      </w:r>
      <w:r w:rsidRPr="009F1EC0">
        <w:rPr>
          <w:rFonts w:ascii="Calibri" w:hAnsi="Calibri" w:cs="Calibri"/>
          <w:color w:val="000000"/>
        </w:rPr>
        <w:lastRenderedPageBreak/>
        <w:t>reached by each cohort, and we can see that this</w:t>
      </w:r>
      <w:r w:rsidR="00AB7AD3" w:rsidRPr="009F1EC0">
        <w:rPr>
          <w:rFonts w:ascii="Calibri" w:hAnsi="Calibri" w:cs="Calibri"/>
          <w:color w:val="000000"/>
        </w:rPr>
        <w:t xml:space="preserve"> has</w:t>
      </w:r>
      <w:r w:rsidRPr="009F1EC0">
        <w:rPr>
          <w:rFonts w:ascii="Calibri" w:hAnsi="Calibri" w:cs="Calibri"/>
          <w:color w:val="000000"/>
        </w:rPr>
        <w:t xml:space="preserve"> shifted to the left (</w:t>
      </w:r>
      <w:r w:rsidR="003B22E8" w:rsidRPr="009F1EC0">
        <w:rPr>
          <w:rFonts w:ascii="Calibri" w:hAnsi="Calibri" w:cs="Calibri"/>
          <w:color w:val="000000"/>
        </w:rPr>
        <w:t>bec</w:t>
      </w:r>
      <w:r w:rsidR="00AB7AD3" w:rsidRPr="009F1EC0">
        <w:rPr>
          <w:rFonts w:ascii="Calibri" w:hAnsi="Calibri" w:cs="Calibri"/>
          <w:color w:val="000000"/>
        </w:rPr>
        <w:t>o</w:t>
      </w:r>
      <w:r w:rsidR="003B22E8" w:rsidRPr="009F1EC0">
        <w:rPr>
          <w:rFonts w:ascii="Calibri" w:hAnsi="Calibri" w:cs="Calibri"/>
          <w:color w:val="000000"/>
        </w:rPr>
        <w:t xml:space="preserve">me </w:t>
      </w:r>
      <w:r w:rsidRPr="009F1EC0">
        <w:rPr>
          <w:rFonts w:ascii="Calibri" w:hAnsi="Calibri" w:cs="Calibri"/>
          <w:color w:val="000000"/>
        </w:rPr>
        <w:t xml:space="preserve">lower) for the 1938 cohort compared with the 1935 cohort. Although the age-specific fertility schedules (on the left of the figure) look similar for both cohorts, the effect of the slight differences in terms of the position of the replacement fertility contour is </w:t>
      </w:r>
      <w:r w:rsidR="00AB7AD3" w:rsidRPr="009F1EC0">
        <w:rPr>
          <w:rFonts w:ascii="Calibri" w:hAnsi="Calibri" w:cs="Calibri"/>
          <w:color w:val="000000"/>
        </w:rPr>
        <w:t xml:space="preserve">thus </w:t>
      </w:r>
      <w:r w:rsidRPr="009F1EC0">
        <w:rPr>
          <w:rFonts w:ascii="Calibri" w:hAnsi="Calibri" w:cs="Calibri"/>
          <w:color w:val="000000"/>
        </w:rPr>
        <w:t xml:space="preserve">sizeable. </w:t>
      </w:r>
    </w:p>
    <w:p w14:paraId="42E6D352" w14:textId="61DBFED8" w:rsidR="00937FBD" w:rsidRPr="00541635" w:rsidRDefault="002B73EF" w:rsidP="00541635">
      <w:pPr>
        <w:pStyle w:val="NormalWeb"/>
        <w:spacing w:before="0" w:beforeAutospacing="0" w:after="0" w:afterAutospacing="0" w:line="480" w:lineRule="auto"/>
        <w:rPr>
          <w:rFonts w:ascii="Calibri" w:hAnsi="Calibri" w:cs="Calibri"/>
        </w:rPr>
      </w:pPr>
      <w:r w:rsidRPr="009F1EC0">
        <w:rPr>
          <w:rFonts w:ascii="Calibri" w:hAnsi="Calibri" w:cs="Calibri"/>
          <w:color w:val="000000"/>
        </w:rPr>
        <w:t xml:space="preserve">This case study highlights two important features for interpreting the contours: firstly, and as shown in </w:t>
      </w:r>
      <w:r w:rsidR="00830558" w:rsidRPr="009F1EC0">
        <w:rPr>
          <w:rFonts w:ascii="Calibri" w:hAnsi="Calibri" w:cs="Calibri"/>
          <w:color w:val="000000"/>
        </w:rPr>
        <w:t>F</w:t>
      </w:r>
      <w:r w:rsidRPr="009F1EC0">
        <w:rPr>
          <w:rFonts w:ascii="Calibri" w:hAnsi="Calibri" w:cs="Calibri"/>
          <w:color w:val="000000"/>
        </w:rPr>
        <w:t>igure</w:t>
      </w:r>
      <w:r w:rsidR="003B22E8" w:rsidRPr="009F1EC0">
        <w:rPr>
          <w:rFonts w:ascii="Calibri" w:hAnsi="Calibri" w:cs="Calibri"/>
          <w:color w:val="000000"/>
        </w:rPr>
        <w:t xml:space="preserve"> 1b (mid subpanel)</w:t>
      </w:r>
      <w:r w:rsidRPr="009F1EC0">
        <w:rPr>
          <w:rFonts w:ascii="Calibri" w:hAnsi="Calibri" w:cs="Calibri"/>
          <w:color w:val="000000"/>
        </w:rPr>
        <w:t xml:space="preserve">, the ordering of the </w:t>
      </w:r>
      <w:r w:rsidR="00830558" w:rsidRPr="009F1EC0">
        <w:rPr>
          <w:rFonts w:ascii="Calibri" w:hAnsi="Calibri" w:cs="Calibri"/>
          <w:color w:val="000000"/>
        </w:rPr>
        <w:t xml:space="preserve">two </w:t>
      </w:r>
      <w:r w:rsidRPr="009F1EC0">
        <w:rPr>
          <w:rFonts w:ascii="Calibri" w:hAnsi="Calibri" w:cs="Calibri"/>
          <w:color w:val="000000"/>
        </w:rPr>
        <w:t xml:space="preserve">contours will always be consistent: the thin </w:t>
      </w:r>
      <w:r w:rsidR="00830558" w:rsidRPr="009F1EC0">
        <w:rPr>
          <w:rFonts w:ascii="Calibri" w:hAnsi="Calibri" w:cs="Calibri"/>
          <w:color w:val="000000"/>
        </w:rPr>
        <w:t xml:space="preserve">solid 1.5 </w:t>
      </w:r>
      <w:r w:rsidRPr="009F1EC0">
        <w:rPr>
          <w:rFonts w:ascii="Calibri" w:hAnsi="Calibri" w:cs="Calibri"/>
          <w:color w:val="000000"/>
        </w:rPr>
        <w:t xml:space="preserve">line </w:t>
      </w:r>
      <w:r w:rsidR="00830558" w:rsidRPr="009F1EC0">
        <w:rPr>
          <w:rFonts w:ascii="Calibri" w:hAnsi="Calibri" w:cs="Calibri"/>
          <w:color w:val="000000"/>
        </w:rPr>
        <w:t xml:space="preserve">will always be lower than and will not intersect with </w:t>
      </w:r>
      <w:r w:rsidRPr="009F1EC0">
        <w:rPr>
          <w:rFonts w:ascii="Calibri" w:hAnsi="Calibri" w:cs="Calibri"/>
          <w:color w:val="000000"/>
        </w:rPr>
        <w:t>the thick solid 2.05 replacement line</w:t>
      </w:r>
      <w:r w:rsidR="00830558" w:rsidRPr="009F1EC0">
        <w:rPr>
          <w:rFonts w:ascii="Calibri" w:hAnsi="Calibri" w:cs="Calibri"/>
          <w:color w:val="000000"/>
        </w:rPr>
        <w:t>.</w:t>
      </w:r>
      <w:r w:rsidR="0029426E" w:rsidRPr="009F1EC0">
        <w:rPr>
          <w:rFonts w:ascii="Calibri" w:hAnsi="Calibri" w:cs="Calibri"/>
          <w:color w:val="000000"/>
        </w:rPr>
        <w:t xml:space="preserve"> </w:t>
      </w:r>
      <w:r w:rsidRPr="009F1EC0">
        <w:rPr>
          <w:rFonts w:ascii="Calibri" w:hAnsi="Calibri" w:cs="Calibri"/>
          <w:color w:val="000000"/>
        </w:rPr>
        <w:t xml:space="preserve">Secondly, we can see how, as the total cumulative fertility of a cohort falls below any of the </w:t>
      </w:r>
      <w:r w:rsidR="00830558" w:rsidRPr="009F1EC0">
        <w:rPr>
          <w:rFonts w:ascii="Calibri" w:hAnsi="Calibri" w:cs="Calibri"/>
          <w:color w:val="000000"/>
        </w:rPr>
        <w:t xml:space="preserve">two </w:t>
      </w:r>
      <w:r w:rsidRPr="009F1EC0">
        <w:rPr>
          <w:rFonts w:ascii="Calibri" w:hAnsi="Calibri" w:cs="Calibri"/>
          <w:color w:val="000000"/>
        </w:rPr>
        <w:t>fertility milestones, the corresponding contour will swiftly become vertical. In the case of West Germa</w:t>
      </w:r>
      <w:r w:rsidR="003952F9" w:rsidRPr="009F1EC0">
        <w:rPr>
          <w:rFonts w:ascii="Calibri" w:hAnsi="Calibri" w:cs="Calibri"/>
          <w:color w:val="000000"/>
        </w:rPr>
        <w:t>n</w:t>
      </w:r>
      <w:r w:rsidRPr="009F1EC0">
        <w:rPr>
          <w:rFonts w:ascii="Calibri" w:hAnsi="Calibri" w:cs="Calibri"/>
          <w:color w:val="000000"/>
        </w:rPr>
        <w:t xml:space="preserve">y, the total cumulative fertility first falls below replacement for the 1939 </w:t>
      </w:r>
      <w:proofErr w:type="gramStart"/>
      <w:r w:rsidRPr="009F1EC0">
        <w:rPr>
          <w:rFonts w:ascii="Calibri" w:hAnsi="Calibri" w:cs="Calibri"/>
          <w:color w:val="000000"/>
        </w:rPr>
        <w:t>cohort, and</w:t>
      </w:r>
      <w:proofErr w:type="gramEnd"/>
      <w:r w:rsidRPr="009F1EC0">
        <w:rPr>
          <w:rFonts w:ascii="Calibri" w:hAnsi="Calibri" w:cs="Calibri"/>
          <w:color w:val="000000"/>
        </w:rPr>
        <w:t xml:space="preserve"> has never exceeded this level since. </w:t>
      </w:r>
    </w:p>
    <w:p w14:paraId="38E5217D" w14:textId="075813F9" w:rsidR="002B73EF" w:rsidRPr="009F1EC0" w:rsidRDefault="002B73EF" w:rsidP="002B73EF">
      <w:pPr>
        <w:pStyle w:val="NormalWeb"/>
        <w:spacing w:before="0" w:beforeAutospacing="0" w:after="0" w:afterAutospacing="0" w:line="480" w:lineRule="auto"/>
        <w:rPr>
          <w:rFonts w:ascii="Calibri" w:hAnsi="Calibri" w:cs="Calibri"/>
        </w:rPr>
      </w:pPr>
      <w:r w:rsidRPr="009F1EC0">
        <w:rPr>
          <w:rFonts w:ascii="Calibri" w:hAnsi="Calibri" w:cs="Calibri"/>
          <w:color w:val="000000"/>
        </w:rPr>
        <w:t xml:space="preserve">Figure </w:t>
      </w:r>
      <w:r w:rsidR="001808B5" w:rsidRPr="009F1EC0">
        <w:rPr>
          <w:rFonts w:ascii="Calibri" w:hAnsi="Calibri" w:cs="Calibri"/>
          <w:color w:val="000000"/>
        </w:rPr>
        <w:t>1b</w:t>
      </w:r>
      <w:r w:rsidRPr="009F1EC0">
        <w:rPr>
          <w:rFonts w:ascii="Calibri" w:hAnsi="Calibri" w:cs="Calibri"/>
          <w:color w:val="000000"/>
        </w:rPr>
        <w:t xml:space="preserve"> continues the focus on West Germany, by showing the two components of the composite plot separately, and </w:t>
      </w:r>
      <w:r w:rsidR="00830558" w:rsidRPr="009F1EC0">
        <w:rPr>
          <w:rFonts w:ascii="Calibri" w:hAnsi="Calibri" w:cs="Calibri"/>
          <w:color w:val="000000"/>
        </w:rPr>
        <w:t xml:space="preserve">emphasizing some </w:t>
      </w:r>
      <w:r w:rsidRPr="009F1EC0">
        <w:rPr>
          <w:rFonts w:ascii="Calibri" w:hAnsi="Calibri" w:cs="Calibri"/>
          <w:color w:val="000000"/>
        </w:rPr>
        <w:t xml:space="preserve">key features </w:t>
      </w:r>
      <w:r w:rsidR="007D470B" w:rsidRPr="009F1EC0">
        <w:rPr>
          <w:rFonts w:ascii="Calibri" w:hAnsi="Calibri" w:cs="Calibri"/>
          <w:color w:val="000000"/>
        </w:rPr>
        <w:t>arising from the data</w:t>
      </w:r>
      <w:r w:rsidRPr="009F1EC0">
        <w:rPr>
          <w:rFonts w:ascii="Calibri" w:hAnsi="Calibri" w:cs="Calibri"/>
          <w:color w:val="000000"/>
        </w:rPr>
        <w:t xml:space="preserve">. The top subpanel shows the level plot component of the composite plot, in which different age-specific fertility rates are mapped onto different colours, as per the key shown at the top of the figure. The colour of the tile containing the name of the </w:t>
      </w:r>
      <w:r w:rsidR="00830558" w:rsidRPr="009F1EC0">
        <w:rPr>
          <w:rFonts w:ascii="Calibri" w:hAnsi="Calibri" w:cs="Calibri"/>
          <w:color w:val="000000"/>
        </w:rPr>
        <w:t xml:space="preserve">country </w:t>
      </w:r>
      <w:r w:rsidRPr="009F1EC0">
        <w:rPr>
          <w:rFonts w:ascii="Calibri" w:hAnsi="Calibri" w:cs="Calibri"/>
          <w:color w:val="000000"/>
        </w:rPr>
        <w:t>indicates the region in which the country is grouped</w:t>
      </w:r>
      <w:r w:rsidR="007A2488" w:rsidRPr="009F1EC0">
        <w:rPr>
          <w:rFonts w:ascii="Calibri" w:hAnsi="Calibri" w:cs="Calibri"/>
          <w:color w:val="000000"/>
        </w:rPr>
        <w:t xml:space="preserve"> (</w:t>
      </w:r>
      <w:commentRangeStart w:id="20"/>
      <w:commentRangeStart w:id="21"/>
      <w:r w:rsidR="007A2488" w:rsidRPr="009F1EC0">
        <w:rPr>
          <w:rFonts w:ascii="Calibri" w:hAnsi="Calibri" w:cs="Calibri"/>
          <w:color w:val="000000"/>
        </w:rPr>
        <w:t xml:space="preserve">for details see online </w:t>
      </w:r>
      <w:r w:rsidR="007D470B" w:rsidRPr="009F1EC0">
        <w:rPr>
          <w:rFonts w:ascii="Calibri" w:hAnsi="Calibri" w:cs="Calibri"/>
          <w:color w:val="000000"/>
        </w:rPr>
        <w:t>a</w:t>
      </w:r>
      <w:r w:rsidR="007A2488" w:rsidRPr="009F1EC0">
        <w:rPr>
          <w:rFonts w:ascii="Calibri" w:hAnsi="Calibri" w:cs="Calibri"/>
          <w:color w:val="000000"/>
        </w:rPr>
        <w:t>ppendix</w:t>
      </w:r>
      <w:commentRangeEnd w:id="20"/>
      <w:r w:rsidR="000815F4">
        <w:rPr>
          <w:rStyle w:val="CommentReference"/>
          <w:rFonts w:ascii="Calibri" w:eastAsia="Calibri" w:hAnsi="Calibri"/>
          <w:lang w:eastAsia="en-US"/>
        </w:rPr>
        <w:commentReference w:id="20"/>
      </w:r>
      <w:commentRangeEnd w:id="21"/>
      <w:r w:rsidR="00E1123F">
        <w:rPr>
          <w:rStyle w:val="CommentReference"/>
          <w:rFonts w:ascii="Calibri" w:eastAsia="Calibri" w:hAnsi="Calibri"/>
          <w:lang w:eastAsia="en-US"/>
        </w:rPr>
        <w:commentReference w:id="21"/>
      </w:r>
      <w:r w:rsidR="007A2488" w:rsidRPr="009F1EC0">
        <w:rPr>
          <w:rFonts w:ascii="Calibri" w:hAnsi="Calibri" w:cs="Calibri"/>
          <w:color w:val="000000"/>
        </w:rPr>
        <w:t>)</w:t>
      </w:r>
      <w:r w:rsidRPr="009F1EC0">
        <w:rPr>
          <w:rFonts w:ascii="Calibri" w:hAnsi="Calibri" w:cs="Calibri"/>
          <w:color w:val="000000"/>
        </w:rPr>
        <w:t xml:space="preserve">. </w:t>
      </w:r>
      <w:r w:rsidR="003952F9" w:rsidRPr="009F1EC0">
        <w:rPr>
          <w:rFonts w:ascii="Calibri" w:hAnsi="Calibri" w:cs="Calibri"/>
          <w:color w:val="000000"/>
        </w:rPr>
        <w:t>A</w:t>
      </w:r>
      <w:r w:rsidRPr="009F1EC0">
        <w:rPr>
          <w:rFonts w:ascii="Calibri" w:hAnsi="Calibri" w:cs="Calibri"/>
          <w:color w:val="000000"/>
        </w:rPr>
        <w:t>nnotation features have been added to highlight substantive patterns in the data. Th</w:t>
      </w:r>
      <w:r w:rsidR="003952F9" w:rsidRPr="009F1EC0">
        <w:rPr>
          <w:rFonts w:ascii="Calibri" w:hAnsi="Calibri" w:cs="Calibri"/>
          <w:color w:val="000000"/>
        </w:rPr>
        <w:t>ese</w:t>
      </w:r>
      <w:r w:rsidRPr="009F1EC0">
        <w:rPr>
          <w:rFonts w:ascii="Calibri" w:hAnsi="Calibri" w:cs="Calibri"/>
          <w:color w:val="000000"/>
        </w:rPr>
        <w:t xml:space="preserve"> include the fall in fertility rates at all ages seen in the late 1960s, as more effective contraceptive methods became available. (As each vertical section through the figure is a cohort, a period effect</w:t>
      </w:r>
      <w:r w:rsidR="007D470B" w:rsidRPr="009F1EC0">
        <w:rPr>
          <w:rFonts w:ascii="Calibri" w:hAnsi="Calibri" w:cs="Calibri"/>
          <w:color w:val="000000"/>
        </w:rPr>
        <w:t xml:space="preserve"> </w:t>
      </w:r>
      <w:r w:rsidRPr="009F1EC0">
        <w:rPr>
          <w:rFonts w:ascii="Calibri" w:hAnsi="Calibri" w:cs="Calibri"/>
          <w:color w:val="000000"/>
        </w:rPr>
        <w:t xml:space="preserve">will appear as a </w:t>
      </w:r>
      <w:r w:rsidR="00DE5120" w:rsidRPr="009F1EC0">
        <w:rPr>
          <w:rFonts w:ascii="Calibri" w:hAnsi="Calibri" w:cs="Calibri"/>
          <w:color w:val="000000"/>
        </w:rPr>
        <w:t>diagonal band</w:t>
      </w:r>
      <w:r w:rsidRPr="009F1EC0">
        <w:rPr>
          <w:rFonts w:ascii="Calibri" w:hAnsi="Calibri" w:cs="Calibri"/>
          <w:color w:val="000000"/>
        </w:rPr>
        <w:t xml:space="preserve"> moving bottom right to top left.) After the 1960s, the age of peak fertility increased, whereas the level of fertility at the peak fertility age tended to fall. </w:t>
      </w:r>
    </w:p>
    <w:p w14:paraId="20383B14" w14:textId="19DFADA0" w:rsidR="00541635" w:rsidRDefault="002B73EF" w:rsidP="002B73EF">
      <w:pPr>
        <w:pStyle w:val="NormalWeb"/>
        <w:spacing w:before="0" w:beforeAutospacing="0" w:after="0" w:afterAutospacing="0" w:line="480" w:lineRule="auto"/>
        <w:rPr>
          <w:rFonts w:ascii="Calibri" w:hAnsi="Calibri" w:cs="Calibri"/>
          <w:color w:val="000000"/>
        </w:rPr>
      </w:pPr>
      <w:r w:rsidRPr="009F1EC0">
        <w:rPr>
          <w:rFonts w:ascii="Calibri" w:hAnsi="Calibri" w:cs="Calibri"/>
          <w:color w:val="000000"/>
        </w:rPr>
        <w:t>The mid subpanel shows the contour</w:t>
      </w:r>
      <w:r w:rsidR="0040253E" w:rsidRPr="009F1EC0">
        <w:rPr>
          <w:rFonts w:ascii="Calibri" w:hAnsi="Calibri" w:cs="Calibri"/>
          <w:color w:val="000000"/>
        </w:rPr>
        <w:t>s for different cumulative fertility milestones</w:t>
      </w:r>
      <w:r w:rsidRPr="009F1EC0">
        <w:rPr>
          <w:rFonts w:ascii="Calibri" w:hAnsi="Calibri" w:cs="Calibri"/>
          <w:color w:val="000000"/>
        </w:rPr>
        <w:t xml:space="preserve"> only. A vertical </w:t>
      </w:r>
      <w:r w:rsidR="003952F9" w:rsidRPr="009F1EC0">
        <w:rPr>
          <w:rFonts w:ascii="Calibri" w:hAnsi="Calibri" w:cs="Calibri"/>
          <w:color w:val="000000"/>
        </w:rPr>
        <w:t xml:space="preserve">dotted </w:t>
      </w:r>
      <w:r w:rsidRPr="009F1EC0">
        <w:rPr>
          <w:rFonts w:ascii="Calibri" w:hAnsi="Calibri" w:cs="Calibri"/>
          <w:color w:val="000000"/>
        </w:rPr>
        <w:t xml:space="preserve">orange line on the left of the figure shows the first cohort for which the </w:t>
      </w:r>
      <w:r w:rsidRPr="009F1EC0">
        <w:rPr>
          <w:rFonts w:ascii="Calibri" w:hAnsi="Calibri" w:cs="Calibri"/>
          <w:color w:val="000000"/>
        </w:rPr>
        <w:lastRenderedPageBreak/>
        <w:t>contour</w:t>
      </w:r>
      <w:r w:rsidR="00862761" w:rsidRPr="009F1EC0">
        <w:rPr>
          <w:rFonts w:ascii="Calibri" w:hAnsi="Calibri" w:cs="Calibri"/>
          <w:color w:val="000000"/>
        </w:rPr>
        <w:t>s</w:t>
      </w:r>
      <w:r w:rsidRPr="009F1EC0">
        <w:rPr>
          <w:rFonts w:ascii="Calibri" w:hAnsi="Calibri" w:cs="Calibri"/>
          <w:color w:val="000000"/>
        </w:rPr>
        <w:t xml:space="preserve"> were shown; earlier cohorts have incomplete age-specific fertility data at some younger ages, and so the cumulative fertility schedules for such cohorts would be incomplete, and misleading if plotted. </w:t>
      </w:r>
    </w:p>
    <w:p w14:paraId="35148F12" w14:textId="77777777" w:rsidR="00541635" w:rsidRDefault="00541635">
      <w:pPr>
        <w:spacing w:line="240" w:lineRule="auto"/>
        <w:rPr>
          <w:rFonts w:eastAsia="Times New Roman" w:cs="Calibri"/>
          <w:color w:val="000000"/>
          <w:szCs w:val="24"/>
          <w:lang w:eastAsia="en-GB"/>
        </w:rPr>
      </w:pPr>
      <w:r>
        <w:rPr>
          <w:rFonts w:cs="Calibri"/>
          <w:color w:val="000000"/>
        </w:rPr>
        <w:br w:type="page"/>
      </w:r>
    </w:p>
    <w:p w14:paraId="562FD012" w14:textId="77777777" w:rsidR="00541635" w:rsidRDefault="00541635" w:rsidP="0091292B">
      <w:pPr>
        <w:pStyle w:val="Caption"/>
      </w:pPr>
      <w:r>
        <w:lastRenderedPageBreak/>
        <w:t>Figure 1b: Production of composite fertility lattice plot for West Germany</w:t>
      </w:r>
    </w:p>
    <w:p w14:paraId="034E2ED1" w14:textId="77777777" w:rsidR="00541635" w:rsidRDefault="00541635" w:rsidP="00541635">
      <w:pPr>
        <w:rPr>
          <w:sz w:val="18"/>
          <w:szCs w:val="18"/>
        </w:rPr>
      </w:pPr>
      <w:commentRangeStart w:id="22"/>
      <w:commentRangeStart w:id="23"/>
      <w:commentRangeStart w:id="24"/>
      <w:r>
        <w:rPr>
          <w:noProof/>
        </w:rPr>
        <w:drawing>
          <wp:inline distT="0" distB="0" distL="0" distR="0" wp14:anchorId="22253324" wp14:editId="0827BA62">
            <wp:extent cx="5731510" cy="7656809"/>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56809"/>
                    </a:xfrm>
                    <a:prstGeom prst="rect">
                      <a:avLst/>
                    </a:prstGeom>
                    <a:noFill/>
                    <a:ln>
                      <a:noFill/>
                    </a:ln>
                  </pic:spPr>
                </pic:pic>
              </a:graphicData>
            </a:graphic>
          </wp:inline>
        </w:drawing>
      </w:r>
      <w:commentRangeEnd w:id="22"/>
      <w:r w:rsidR="00DF0497">
        <w:rPr>
          <w:rStyle w:val="CommentReference"/>
        </w:rPr>
        <w:commentReference w:id="22"/>
      </w:r>
      <w:commentRangeEnd w:id="23"/>
      <w:r w:rsidR="00E1123F">
        <w:rPr>
          <w:rStyle w:val="CommentReference"/>
        </w:rPr>
        <w:commentReference w:id="23"/>
      </w:r>
      <w:commentRangeEnd w:id="24"/>
      <w:r w:rsidR="00B10229">
        <w:rPr>
          <w:rStyle w:val="CommentReference"/>
        </w:rPr>
        <w:commentReference w:id="24"/>
      </w:r>
    </w:p>
    <w:p w14:paraId="6966A718" w14:textId="42F9BFE5" w:rsidR="00541635" w:rsidRDefault="00541635" w:rsidP="00541635">
      <w:pPr>
        <w:spacing w:line="240" w:lineRule="auto"/>
      </w:pPr>
      <w:r w:rsidRPr="0091292B">
        <w:rPr>
          <w:i/>
        </w:rPr>
        <w:t>Source</w:t>
      </w:r>
      <w:r w:rsidRPr="006C1668">
        <w:t>: Human Fertility Database (HFD) and Human Fertility Collection (HFC), own calculations.</w:t>
      </w:r>
    </w:p>
    <w:p w14:paraId="02438B43" w14:textId="77777777" w:rsidR="00541635" w:rsidRDefault="00541635">
      <w:pPr>
        <w:spacing w:line="240" w:lineRule="auto"/>
      </w:pPr>
      <w:r>
        <w:br w:type="page"/>
      </w:r>
    </w:p>
    <w:p w14:paraId="494284E9" w14:textId="3310C56E" w:rsidR="002B73EF" w:rsidRPr="009F1EC0" w:rsidRDefault="002B73EF" w:rsidP="002B73EF">
      <w:pPr>
        <w:pStyle w:val="NormalWeb"/>
        <w:spacing w:before="0" w:beforeAutospacing="0" w:after="0" w:afterAutospacing="0" w:line="480" w:lineRule="auto"/>
        <w:rPr>
          <w:rFonts w:ascii="Calibri" w:hAnsi="Calibri" w:cs="Calibri"/>
        </w:rPr>
      </w:pPr>
      <w:r w:rsidRPr="009F1EC0">
        <w:rPr>
          <w:rFonts w:ascii="Calibri" w:hAnsi="Calibri" w:cs="Calibri"/>
          <w:color w:val="000000"/>
        </w:rPr>
        <w:lastRenderedPageBreak/>
        <w:t xml:space="preserve">The diagonal </w:t>
      </w:r>
      <w:r w:rsidR="003952F9" w:rsidRPr="009F1EC0">
        <w:rPr>
          <w:rFonts w:ascii="Calibri" w:hAnsi="Calibri" w:cs="Calibri"/>
          <w:color w:val="000000"/>
        </w:rPr>
        <w:t xml:space="preserve">dotted </w:t>
      </w:r>
      <w:r w:rsidRPr="009F1EC0">
        <w:rPr>
          <w:rFonts w:ascii="Calibri" w:hAnsi="Calibri" w:cs="Calibri"/>
          <w:color w:val="000000"/>
        </w:rPr>
        <w:t xml:space="preserve">orange line shows the last period for which data are available, and so the highest ages at which cumulative cohort fertility schedules can be calculated for more recent cohorts. </w:t>
      </w:r>
    </w:p>
    <w:p w14:paraId="066C52C3" w14:textId="589AE638" w:rsidR="002B73EF" w:rsidRPr="009F1EC0" w:rsidRDefault="002B73EF" w:rsidP="002B73EF">
      <w:pPr>
        <w:pStyle w:val="NormalWeb"/>
        <w:spacing w:before="0" w:beforeAutospacing="0" w:after="0" w:afterAutospacing="0" w:line="480" w:lineRule="auto"/>
        <w:rPr>
          <w:rFonts w:ascii="Calibri" w:hAnsi="Calibri" w:cs="Calibri"/>
        </w:rPr>
      </w:pPr>
      <w:r w:rsidRPr="009F1EC0">
        <w:rPr>
          <w:rFonts w:ascii="Calibri" w:hAnsi="Calibri" w:cs="Calibri"/>
          <w:color w:val="000000"/>
        </w:rPr>
        <w:t xml:space="preserve">Starting with the 2.05 contour, we can see that this line quickly becomes vertical </w:t>
      </w:r>
      <w:r w:rsidR="007D470B" w:rsidRPr="009F1EC0">
        <w:rPr>
          <w:rFonts w:ascii="Calibri" w:hAnsi="Calibri" w:cs="Calibri"/>
          <w:color w:val="000000"/>
        </w:rPr>
        <w:t>for</w:t>
      </w:r>
      <w:r w:rsidRPr="009F1EC0">
        <w:rPr>
          <w:rFonts w:ascii="Calibri" w:hAnsi="Calibri" w:cs="Calibri"/>
          <w:color w:val="000000"/>
        </w:rPr>
        <w:t xml:space="preserve"> the 1939 cohort; this was the last cohort which reached replacement fertility levels. </w:t>
      </w:r>
      <w:r w:rsidR="00862761" w:rsidRPr="009F1EC0">
        <w:rPr>
          <w:rFonts w:ascii="Calibri" w:hAnsi="Calibri" w:cs="Calibri"/>
          <w:color w:val="000000"/>
        </w:rPr>
        <w:t>The 1.5 children</w:t>
      </w:r>
      <w:r w:rsidR="00541635">
        <w:rPr>
          <w:rFonts w:ascii="Calibri" w:hAnsi="Calibri" w:cs="Calibri"/>
          <w:color w:val="000000"/>
        </w:rPr>
        <w:t xml:space="preserve"> per </w:t>
      </w:r>
      <w:r w:rsidR="00862761" w:rsidRPr="009F1EC0">
        <w:rPr>
          <w:rFonts w:ascii="Calibri" w:hAnsi="Calibri" w:cs="Calibri"/>
          <w:color w:val="000000"/>
        </w:rPr>
        <w:t>woman contour is observed to move upward</w:t>
      </w:r>
      <w:r w:rsidR="00D0099B" w:rsidRPr="009F1EC0">
        <w:rPr>
          <w:rFonts w:ascii="Calibri" w:hAnsi="Calibri" w:cs="Calibri"/>
          <w:color w:val="000000"/>
        </w:rPr>
        <w:t xml:space="preserve">s and is likely to be lost for cohorts born after around 1967-68. </w:t>
      </w:r>
      <w:r w:rsidRPr="009F1EC0">
        <w:rPr>
          <w:rFonts w:ascii="Calibri" w:hAnsi="Calibri" w:cs="Calibri"/>
          <w:color w:val="000000"/>
        </w:rPr>
        <w:t>Though we can</w:t>
      </w:r>
      <w:r w:rsidR="00D0099B" w:rsidRPr="009F1EC0">
        <w:rPr>
          <w:rFonts w:ascii="Calibri" w:hAnsi="Calibri" w:cs="Calibri"/>
          <w:color w:val="000000"/>
        </w:rPr>
        <w:t>not</w:t>
      </w:r>
      <w:r w:rsidRPr="009F1EC0">
        <w:rPr>
          <w:rFonts w:ascii="Calibri" w:hAnsi="Calibri" w:cs="Calibri"/>
          <w:color w:val="000000"/>
        </w:rPr>
        <w:t xml:space="preserve"> know with certainty, we can make some reasonable informal extrapolations of the contour</w:t>
      </w:r>
      <w:r w:rsidR="00862761" w:rsidRPr="009F1EC0">
        <w:rPr>
          <w:rFonts w:ascii="Calibri" w:hAnsi="Calibri" w:cs="Calibri"/>
          <w:color w:val="000000"/>
        </w:rPr>
        <w:t>s</w:t>
      </w:r>
      <w:r w:rsidRPr="009F1EC0">
        <w:rPr>
          <w:rFonts w:ascii="Calibri" w:hAnsi="Calibri" w:cs="Calibri"/>
          <w:color w:val="000000"/>
        </w:rPr>
        <w:t xml:space="preserve"> for more recent cohorts by assuming the following: firstly, that so long as the contour</w:t>
      </w:r>
      <w:r w:rsidR="00862761" w:rsidRPr="009F1EC0">
        <w:rPr>
          <w:rFonts w:ascii="Calibri" w:hAnsi="Calibri" w:cs="Calibri"/>
          <w:color w:val="000000"/>
        </w:rPr>
        <w:t>s</w:t>
      </w:r>
      <w:r w:rsidRPr="009F1EC0">
        <w:rPr>
          <w:rFonts w:ascii="Calibri" w:hAnsi="Calibri" w:cs="Calibri"/>
          <w:color w:val="000000"/>
        </w:rPr>
        <w:t xml:space="preserve"> are within ages ranging up to around 43 years, they can probably be assumed to continue linearly; secondly, if the contour</w:t>
      </w:r>
      <w:r w:rsidR="00D0099B" w:rsidRPr="009F1EC0">
        <w:rPr>
          <w:rFonts w:ascii="Calibri" w:hAnsi="Calibri" w:cs="Calibri"/>
          <w:color w:val="000000"/>
        </w:rPr>
        <w:t>s</w:t>
      </w:r>
      <w:r w:rsidRPr="009F1EC0">
        <w:rPr>
          <w:rFonts w:ascii="Calibri" w:hAnsi="Calibri" w:cs="Calibri"/>
          <w:color w:val="000000"/>
        </w:rPr>
        <w:t xml:space="preserve"> trend upwards towards older ages (around 44 years and older), the total cumulative fertility of later cohorts is likely to become less than the level indicated by the contour, and so the contour is likely to move vertically upwards</w:t>
      </w:r>
      <w:r w:rsidR="00D0099B" w:rsidRPr="009F1EC0">
        <w:rPr>
          <w:rFonts w:ascii="Calibri" w:hAnsi="Calibri" w:cs="Calibri"/>
          <w:color w:val="000000"/>
        </w:rPr>
        <w:t xml:space="preserve"> (</w:t>
      </w:r>
      <w:r w:rsidR="00DE5120" w:rsidRPr="009F1EC0">
        <w:rPr>
          <w:rFonts w:ascii="Calibri" w:hAnsi="Calibri" w:cs="Calibri"/>
          <w:color w:val="000000"/>
        </w:rPr>
        <w:t xml:space="preserve">i.e. the </w:t>
      </w:r>
      <w:r w:rsidR="00D0099B" w:rsidRPr="009F1EC0">
        <w:rPr>
          <w:rFonts w:ascii="Calibri" w:hAnsi="Calibri" w:cs="Calibri"/>
          <w:color w:val="000000"/>
        </w:rPr>
        <w:t>speculative extrapolation trend shown by the purple dashed line)</w:t>
      </w:r>
      <w:r w:rsidRPr="009F1EC0">
        <w:rPr>
          <w:rFonts w:ascii="Calibri" w:hAnsi="Calibri" w:cs="Calibri"/>
          <w:color w:val="000000"/>
        </w:rPr>
        <w:t>. The bottom subfigure shows the composite plot</w:t>
      </w:r>
      <w:r w:rsidR="001A2143" w:rsidRPr="009F1EC0">
        <w:rPr>
          <w:rFonts w:ascii="Calibri" w:hAnsi="Calibri" w:cs="Calibri"/>
          <w:color w:val="000000"/>
        </w:rPr>
        <w:t xml:space="preserve"> which bring</w:t>
      </w:r>
      <w:r w:rsidR="00416C15" w:rsidRPr="009F1EC0">
        <w:rPr>
          <w:rFonts w:ascii="Calibri" w:hAnsi="Calibri" w:cs="Calibri"/>
          <w:color w:val="000000"/>
        </w:rPr>
        <w:t>s</w:t>
      </w:r>
      <w:r w:rsidR="001A2143" w:rsidRPr="009F1EC0">
        <w:rPr>
          <w:rFonts w:ascii="Calibri" w:hAnsi="Calibri" w:cs="Calibri"/>
          <w:color w:val="000000"/>
        </w:rPr>
        <w:t xml:space="preserve"> together </w:t>
      </w:r>
      <w:r w:rsidRPr="009F1EC0">
        <w:rPr>
          <w:rFonts w:ascii="Calibri" w:hAnsi="Calibri" w:cs="Calibri"/>
          <w:color w:val="000000"/>
        </w:rPr>
        <w:t>both level</w:t>
      </w:r>
      <w:r w:rsidR="001808B5" w:rsidRPr="009F1EC0">
        <w:rPr>
          <w:rFonts w:ascii="Calibri" w:hAnsi="Calibri" w:cs="Calibri"/>
          <w:color w:val="000000"/>
        </w:rPr>
        <w:t xml:space="preserve"> </w:t>
      </w:r>
      <w:r w:rsidRPr="009F1EC0">
        <w:rPr>
          <w:rFonts w:ascii="Calibri" w:hAnsi="Calibri" w:cs="Calibri"/>
          <w:color w:val="000000"/>
        </w:rPr>
        <w:t>plot and contour elements.</w:t>
      </w:r>
    </w:p>
    <w:p w14:paraId="7AD1F533" w14:textId="77DEB51D" w:rsidR="001808B5" w:rsidRPr="009F1EC0" w:rsidRDefault="001808B5" w:rsidP="001808B5">
      <w:pPr>
        <w:pStyle w:val="NormalWeb"/>
        <w:spacing w:before="0" w:beforeAutospacing="0" w:after="0" w:afterAutospacing="0" w:line="480" w:lineRule="auto"/>
        <w:rPr>
          <w:rFonts w:ascii="Calibri" w:hAnsi="Calibri" w:cs="Calibri"/>
        </w:rPr>
      </w:pPr>
      <w:r w:rsidRPr="009F1EC0">
        <w:rPr>
          <w:rFonts w:ascii="Calibri" w:hAnsi="Calibri" w:cs="Calibri"/>
          <w:color w:val="000000"/>
        </w:rPr>
        <w:t>Figure 1c shows the composite plots for both West and East Germany, using a common colour palette for the colour tiles. As many features</w:t>
      </w:r>
      <w:r w:rsidR="001A2143" w:rsidRPr="009F1EC0">
        <w:rPr>
          <w:rFonts w:ascii="Calibri" w:hAnsi="Calibri" w:cs="Calibri"/>
          <w:color w:val="000000"/>
        </w:rPr>
        <w:t xml:space="preserve"> regarding</w:t>
      </w:r>
      <w:r w:rsidRPr="009F1EC0">
        <w:rPr>
          <w:rFonts w:ascii="Calibri" w:hAnsi="Calibri" w:cs="Calibri"/>
          <w:color w:val="000000"/>
        </w:rPr>
        <w:t xml:space="preserve"> West Germany have been </w:t>
      </w:r>
      <w:r w:rsidR="001A2143" w:rsidRPr="009F1EC0">
        <w:rPr>
          <w:rFonts w:ascii="Calibri" w:hAnsi="Calibri" w:cs="Calibri"/>
          <w:color w:val="000000"/>
        </w:rPr>
        <w:t>previously discussed</w:t>
      </w:r>
      <w:r w:rsidRPr="009F1EC0">
        <w:rPr>
          <w:rFonts w:ascii="Calibri" w:hAnsi="Calibri" w:cs="Calibri"/>
          <w:color w:val="000000"/>
        </w:rPr>
        <w:t xml:space="preserve">, </w:t>
      </w:r>
      <w:r w:rsidR="00FD5186" w:rsidRPr="009F1EC0">
        <w:rPr>
          <w:rFonts w:ascii="Calibri" w:hAnsi="Calibri" w:cs="Calibri"/>
          <w:color w:val="000000"/>
        </w:rPr>
        <w:t xml:space="preserve">the focus is </w:t>
      </w:r>
      <w:r w:rsidR="00BC058A" w:rsidRPr="009F1EC0">
        <w:rPr>
          <w:rFonts w:ascii="Calibri" w:hAnsi="Calibri" w:cs="Calibri"/>
          <w:color w:val="000000"/>
        </w:rPr>
        <w:t xml:space="preserve">now </w:t>
      </w:r>
      <w:r w:rsidR="00FD5186" w:rsidRPr="009F1EC0">
        <w:rPr>
          <w:rFonts w:ascii="Calibri" w:hAnsi="Calibri" w:cs="Calibri"/>
          <w:color w:val="000000"/>
        </w:rPr>
        <w:t xml:space="preserve">on the </w:t>
      </w:r>
      <w:r w:rsidRPr="009F1EC0">
        <w:rPr>
          <w:rFonts w:ascii="Calibri" w:hAnsi="Calibri" w:cs="Calibri"/>
          <w:color w:val="000000"/>
        </w:rPr>
        <w:t>corresponding features</w:t>
      </w:r>
      <w:r w:rsidR="00FD5186" w:rsidRPr="009F1EC0">
        <w:rPr>
          <w:rFonts w:ascii="Calibri" w:hAnsi="Calibri" w:cs="Calibri"/>
          <w:color w:val="000000"/>
        </w:rPr>
        <w:t xml:space="preserve"> for East Germany</w:t>
      </w:r>
      <w:r w:rsidRPr="009F1EC0">
        <w:rPr>
          <w:rFonts w:ascii="Calibri" w:hAnsi="Calibri" w:cs="Calibri"/>
          <w:color w:val="000000"/>
        </w:rPr>
        <w:t>, relating both to the level and contour plot aspects of the composite plot visuali</w:t>
      </w:r>
      <w:r w:rsidR="00BC058A" w:rsidRPr="009F1EC0">
        <w:rPr>
          <w:rFonts w:ascii="Calibri" w:hAnsi="Calibri" w:cs="Calibri"/>
          <w:color w:val="000000"/>
        </w:rPr>
        <w:t>z</w:t>
      </w:r>
      <w:r w:rsidRPr="009F1EC0">
        <w:rPr>
          <w:rFonts w:ascii="Calibri" w:hAnsi="Calibri" w:cs="Calibri"/>
          <w:color w:val="000000"/>
        </w:rPr>
        <w:t xml:space="preserve">ation. </w:t>
      </w:r>
    </w:p>
    <w:p w14:paraId="63B89073" w14:textId="2C85AB34" w:rsidR="001808B5" w:rsidRDefault="00FD5186" w:rsidP="001808B5">
      <w:pPr>
        <w:pStyle w:val="NormalWeb"/>
        <w:spacing w:before="0" w:beforeAutospacing="0" w:after="0" w:afterAutospacing="0" w:line="480" w:lineRule="auto"/>
        <w:rPr>
          <w:rFonts w:ascii="Calibri" w:hAnsi="Calibri" w:cs="Calibri"/>
          <w:color w:val="000000"/>
        </w:rPr>
      </w:pPr>
      <w:r w:rsidRPr="009F1EC0">
        <w:rPr>
          <w:rFonts w:ascii="Calibri" w:hAnsi="Calibri" w:cs="Calibri"/>
          <w:color w:val="000000"/>
        </w:rPr>
        <w:t>U</w:t>
      </w:r>
      <w:r w:rsidR="001808B5" w:rsidRPr="009F1EC0">
        <w:rPr>
          <w:rFonts w:ascii="Calibri" w:hAnsi="Calibri" w:cs="Calibri"/>
          <w:color w:val="000000"/>
        </w:rPr>
        <w:t>nlike West Germany</w:t>
      </w:r>
      <w:r w:rsidR="007D470B" w:rsidRPr="009F1EC0">
        <w:rPr>
          <w:rFonts w:ascii="Calibri" w:hAnsi="Calibri" w:cs="Calibri"/>
          <w:color w:val="000000"/>
        </w:rPr>
        <w:t xml:space="preserve"> </w:t>
      </w:r>
      <w:r w:rsidR="001808B5" w:rsidRPr="009F1EC0">
        <w:rPr>
          <w:rFonts w:ascii="Calibri" w:hAnsi="Calibri" w:cs="Calibri"/>
          <w:color w:val="000000"/>
        </w:rPr>
        <w:t xml:space="preserve">and </w:t>
      </w:r>
      <w:proofErr w:type="gramStart"/>
      <w:r w:rsidR="001808B5" w:rsidRPr="009F1EC0">
        <w:rPr>
          <w:rFonts w:ascii="Calibri" w:hAnsi="Calibri" w:cs="Calibri"/>
          <w:color w:val="000000"/>
        </w:rPr>
        <w:t>the majority of</w:t>
      </w:r>
      <w:proofErr w:type="gramEnd"/>
      <w:r w:rsidR="001808B5" w:rsidRPr="009F1EC0">
        <w:rPr>
          <w:rFonts w:ascii="Calibri" w:hAnsi="Calibri" w:cs="Calibri"/>
          <w:color w:val="000000"/>
        </w:rPr>
        <w:t xml:space="preserve"> European and other </w:t>
      </w:r>
      <w:r w:rsidR="00BC058A" w:rsidRPr="009F1EC0">
        <w:rPr>
          <w:rFonts w:ascii="Calibri" w:hAnsi="Calibri" w:cs="Calibri"/>
          <w:color w:val="000000"/>
        </w:rPr>
        <w:t>developed countries</w:t>
      </w:r>
      <w:r w:rsidR="001808B5" w:rsidRPr="009F1EC0">
        <w:rPr>
          <w:rFonts w:ascii="Calibri" w:hAnsi="Calibri" w:cs="Calibri"/>
          <w:color w:val="000000"/>
        </w:rPr>
        <w:t xml:space="preserve">, East Germany experienced two period effects, rather than just one. Though, like most European nations, there was a sharp fall in fertility in the late 1960s, there was then a recovery in age-specific rates for most of the 1970s and 1980s. However, in the late 1980s, with the collapse of the Berlin Wall, fertility rates fell rapidly again, with fertility rates at many ages falling </w:t>
      </w:r>
      <w:r w:rsidR="001808B5" w:rsidRPr="009F1EC0">
        <w:rPr>
          <w:rFonts w:ascii="Calibri" w:hAnsi="Calibri" w:cs="Calibri"/>
          <w:color w:val="000000"/>
        </w:rPr>
        <w:lastRenderedPageBreak/>
        <w:t>below corresponding rates in West Germany. Afterwards, there was a rapid convergence of East German fertility schedules to those seen in West Germany, with a rapid rise in the age of peak fertility.</w:t>
      </w:r>
    </w:p>
    <w:p w14:paraId="48C1201F" w14:textId="77777777" w:rsidR="00541635" w:rsidRDefault="00541635" w:rsidP="0091292B">
      <w:pPr>
        <w:pStyle w:val="Caption"/>
      </w:pPr>
      <w:r>
        <w:t>Figure 1c: Comparison of West and East Germany</w:t>
      </w:r>
    </w:p>
    <w:p w14:paraId="33FA1091" w14:textId="77777777" w:rsidR="00541635" w:rsidRPr="006C1668" w:rsidRDefault="00541635" w:rsidP="00541635">
      <w:pPr>
        <w:spacing w:after="240" w:line="240" w:lineRule="auto"/>
      </w:pPr>
      <w:commentRangeStart w:id="25"/>
      <w:commentRangeStart w:id="26"/>
      <w:r>
        <w:rPr>
          <w:noProof/>
        </w:rPr>
        <w:drawing>
          <wp:inline distT="0" distB="0" distL="0" distR="0" wp14:anchorId="1B5A5335" wp14:editId="3926CBB2">
            <wp:extent cx="5731510" cy="51028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t="10969"/>
                    <a:stretch/>
                  </pic:blipFill>
                  <pic:spPr bwMode="auto">
                    <a:xfrm>
                      <a:off x="0" y="0"/>
                      <a:ext cx="5731510" cy="51028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25"/>
      <w:r w:rsidR="00DF0497">
        <w:rPr>
          <w:rStyle w:val="CommentReference"/>
        </w:rPr>
        <w:commentReference w:id="25"/>
      </w:r>
      <w:commentRangeEnd w:id="26"/>
      <w:r w:rsidR="00B10229">
        <w:rPr>
          <w:rStyle w:val="CommentReference"/>
        </w:rPr>
        <w:commentReference w:id="26"/>
      </w:r>
      <w:r w:rsidRPr="0091292B">
        <w:rPr>
          <w:i/>
        </w:rPr>
        <w:t>Source</w:t>
      </w:r>
      <w:r w:rsidRPr="006C1668">
        <w:t>: Human Fertility Database (HFD) and Human Fertility Collection (HFC), own calculations.</w:t>
      </w:r>
    </w:p>
    <w:p w14:paraId="3A8A6D69" w14:textId="0E0CF4BF" w:rsidR="001808B5" w:rsidRPr="009F1EC0" w:rsidRDefault="001808B5" w:rsidP="001808B5">
      <w:pPr>
        <w:pStyle w:val="NormalWeb"/>
        <w:spacing w:before="0" w:beforeAutospacing="0" w:after="0" w:afterAutospacing="0" w:line="480" w:lineRule="auto"/>
        <w:rPr>
          <w:rFonts w:ascii="Calibri" w:hAnsi="Calibri" w:cs="Calibri"/>
        </w:rPr>
      </w:pPr>
      <w:r w:rsidRPr="009F1EC0">
        <w:rPr>
          <w:rFonts w:ascii="Calibri" w:hAnsi="Calibri" w:cs="Calibri"/>
          <w:color w:val="000000"/>
        </w:rPr>
        <w:t>By looking at the contour</w:t>
      </w:r>
      <w:r w:rsidR="00FD5186" w:rsidRPr="009F1EC0">
        <w:rPr>
          <w:rFonts w:ascii="Calibri" w:hAnsi="Calibri" w:cs="Calibri"/>
          <w:color w:val="000000"/>
        </w:rPr>
        <w:t>s</w:t>
      </w:r>
      <w:r w:rsidRPr="009F1EC0">
        <w:rPr>
          <w:rFonts w:ascii="Calibri" w:hAnsi="Calibri" w:cs="Calibri"/>
          <w:color w:val="000000"/>
        </w:rPr>
        <w:t xml:space="preserve">, we can see the effects that these changes in age-specific fertility had on </w:t>
      </w:r>
      <w:r w:rsidR="00267C5F" w:rsidRPr="009F1EC0">
        <w:rPr>
          <w:rFonts w:ascii="Calibri" w:hAnsi="Calibri" w:cs="Calibri"/>
          <w:color w:val="000000"/>
        </w:rPr>
        <w:t xml:space="preserve">completed </w:t>
      </w:r>
      <w:r w:rsidRPr="009F1EC0">
        <w:rPr>
          <w:rFonts w:ascii="Calibri" w:hAnsi="Calibri" w:cs="Calibri"/>
          <w:color w:val="000000"/>
        </w:rPr>
        <w:t xml:space="preserve">cohort fertility rates. Replacement fertility rates were last reached for almost the same cohort for both East Germany (1938) and West Germany (1939). </w:t>
      </w:r>
      <w:r w:rsidR="00FD5186" w:rsidRPr="009F1EC0">
        <w:rPr>
          <w:rFonts w:ascii="Calibri" w:hAnsi="Calibri" w:cs="Calibri"/>
          <w:color w:val="000000"/>
        </w:rPr>
        <w:t>In contrast to West Germany,</w:t>
      </w:r>
      <w:r w:rsidR="007D470B" w:rsidRPr="009F1EC0">
        <w:rPr>
          <w:rFonts w:ascii="Calibri" w:hAnsi="Calibri" w:cs="Calibri"/>
          <w:color w:val="000000"/>
        </w:rPr>
        <w:t xml:space="preserve"> </w:t>
      </w:r>
      <w:r w:rsidR="00077527" w:rsidRPr="009F1EC0">
        <w:rPr>
          <w:rFonts w:ascii="Calibri" w:hAnsi="Calibri" w:cs="Calibri"/>
          <w:color w:val="000000"/>
        </w:rPr>
        <w:t>in East Germany f</w:t>
      </w:r>
      <w:r w:rsidRPr="009F1EC0">
        <w:rPr>
          <w:rFonts w:ascii="Calibri" w:hAnsi="Calibri" w:cs="Calibri"/>
          <w:color w:val="000000"/>
        </w:rPr>
        <w:t xml:space="preserve">or cohorts who were of childbearing age in the 1970s and 1980s, cumulative fertility levels of 1.5 were reached before the age of 30. </w:t>
      </w:r>
      <w:r w:rsidRPr="009F1EC0">
        <w:rPr>
          <w:rFonts w:ascii="Calibri" w:hAnsi="Calibri" w:cs="Calibri"/>
          <w:color w:val="000000"/>
        </w:rPr>
        <w:lastRenderedPageBreak/>
        <w:t xml:space="preserve">However, after the late 1980s, the 1.5 fertility milestone was reached by cohorts at ever older ages, and in the last observed period after the age of 40 years. Because of this, it appears likely that East Germany will not sustain fertility rates above 1.5 </w:t>
      </w:r>
      <w:r w:rsidR="00FD5186" w:rsidRPr="009F1EC0">
        <w:rPr>
          <w:rFonts w:ascii="Calibri" w:hAnsi="Calibri" w:cs="Calibri"/>
          <w:color w:val="000000"/>
        </w:rPr>
        <w:t>children</w:t>
      </w:r>
      <w:r w:rsidR="00AD3CAF">
        <w:rPr>
          <w:rFonts w:ascii="Calibri" w:hAnsi="Calibri" w:cs="Calibri"/>
          <w:color w:val="000000"/>
        </w:rPr>
        <w:t xml:space="preserve"> per </w:t>
      </w:r>
      <w:r w:rsidRPr="009F1EC0">
        <w:rPr>
          <w:rFonts w:ascii="Calibri" w:hAnsi="Calibri" w:cs="Calibri"/>
          <w:color w:val="000000"/>
        </w:rPr>
        <w:t>woman in later years.</w:t>
      </w:r>
    </w:p>
    <w:p w14:paraId="2B3C8C90" w14:textId="456F3844" w:rsidR="00BC0FC2" w:rsidRDefault="00C77E90" w:rsidP="00C77E90">
      <w:pPr>
        <w:pStyle w:val="Heading2"/>
        <w:spacing w:before="0"/>
      </w:pPr>
      <w:r>
        <w:t>3.</w:t>
      </w:r>
      <w:r w:rsidR="007525AC">
        <w:t>2</w:t>
      </w:r>
      <w:r>
        <w:t xml:space="preserve"> </w:t>
      </w:r>
      <w:r w:rsidR="001808B5">
        <w:t xml:space="preserve">Comparing Norway and </w:t>
      </w:r>
      <w:r w:rsidR="00ED6E5C">
        <w:t xml:space="preserve">the </w:t>
      </w:r>
      <w:r w:rsidR="001808B5">
        <w:t>USA</w:t>
      </w:r>
      <w:r w:rsidR="00BC0FC2">
        <w:t xml:space="preserve"> </w:t>
      </w:r>
    </w:p>
    <w:p w14:paraId="7754B174" w14:textId="3EA324E5" w:rsidR="00541635" w:rsidRDefault="001808B5" w:rsidP="001808B5">
      <w:pPr>
        <w:pStyle w:val="NormalWeb"/>
        <w:spacing w:before="0" w:beforeAutospacing="0" w:after="0" w:afterAutospacing="0" w:line="480" w:lineRule="auto"/>
        <w:rPr>
          <w:rFonts w:ascii="Calibri" w:hAnsi="Calibri" w:cs="Calibri"/>
          <w:color w:val="000000"/>
        </w:rPr>
      </w:pPr>
      <w:r w:rsidRPr="009F1EC0">
        <w:rPr>
          <w:rFonts w:ascii="Calibri" w:hAnsi="Calibri" w:cs="Calibri"/>
          <w:color w:val="000000"/>
        </w:rPr>
        <w:t xml:space="preserve">Figure 2 compares the fertility patterns for Norway with those in the USA. When these and other </w:t>
      </w:r>
      <w:r w:rsidR="00BC058A" w:rsidRPr="009F1EC0">
        <w:rPr>
          <w:rFonts w:ascii="Calibri" w:hAnsi="Calibri" w:cs="Calibri"/>
          <w:color w:val="000000"/>
        </w:rPr>
        <w:t>developed countries</w:t>
      </w:r>
      <w:r w:rsidRPr="009F1EC0">
        <w:rPr>
          <w:rFonts w:ascii="Calibri" w:hAnsi="Calibri" w:cs="Calibri"/>
          <w:color w:val="000000"/>
        </w:rPr>
        <w:t xml:space="preserve"> are compared across a range of internationally comparable measures, they tend to sit at opposite ends of the distribution</w:t>
      </w:r>
      <w:r w:rsidR="00131D89" w:rsidRPr="009F1EC0">
        <w:rPr>
          <w:rFonts w:ascii="Calibri" w:hAnsi="Calibri" w:cs="Calibri"/>
          <w:color w:val="000000"/>
        </w:rPr>
        <w:t xml:space="preserve"> </w:t>
      </w:r>
      <w:r w:rsidR="00131D89" w:rsidRPr="009F1EC0">
        <w:rPr>
          <w:rFonts w:ascii="Calibri" w:hAnsi="Calibri" w:cs="Calibri"/>
          <w:color w:val="000000"/>
        </w:rPr>
        <w:fldChar w:fldCharType="begin" w:fldLock="1"/>
      </w:r>
      <w:r w:rsidR="00131D89" w:rsidRPr="009F1EC0">
        <w:rPr>
          <w:rFonts w:ascii="Calibri" w:hAnsi="Calibri" w:cs="Calibri"/>
          <w:color w:val="000000"/>
        </w:rPr>
        <w:instrText>ADDIN CSL_CITATION {"citationItems":[{"id":"ITEM-1","itemData":{"ISBN":"0191524948","author":[{"dropping-particle":"","family":"Esping-Andersen","given":"Gosta","non-dropping-particle":"","parse-names":false,"suffix":""}],"id":"ITEM-1","issued":{"date-parts":[["1999"]]},"publisher":"OUP Oxford","title":"Social foundations of postindustrial economies","type":"book"},"uris":["http://www.mendeley.com/documents/?uuid=56e7593d-e6fa-4ec9-8029-838453d5fd6e"]},{"id":"ITEM-2","itemData":{"ISSN":"1728-4457","author":[{"dropping-particle":"","family":"Esping‐Andersen","given":"Gøsta","non-dropping-particle":"","parse-names":false,"suffix":""},{"dropping-particle":"","family":"Billari","given":"Francesco C","non-dropping-particle":"","parse-names":false,"suffix":""}],"container-title":"Population and Development Review","id":"ITEM-2","issue":"1","issued":{"date-parts":[["2015"]]},"page":"1-31","publisher":"Wiley Online Library","title":"Re‐theorizing Family Demographics","type":"article-journal","volume":"41"},"uris":["http://www.mendeley.com/documents/?uuid=242002c7-61e6-4e83-9d1e-cc1e13ca4a3e"]}],"mendeley":{"formattedCitation":"(Esping-Andersen, 1999; Esping‐Andersen and Billari, 2015)","manualFormatting":"(Esping-Andersen 1999; Esping‐Andersen and Billari 2015)","plainTextFormattedCitation":"(Esping-Andersen, 1999; Esping‐Andersen and Billari, 2015)","previouslyFormattedCitation":"(Esping-Andersen, 1999; Esping‐Andersen and Billari, 2015)"},"properties":{"noteIndex":0},"schema":"https://github.com/citation-style-language/schema/raw/master/csl-citation.json"}</w:instrText>
      </w:r>
      <w:r w:rsidR="00131D89" w:rsidRPr="009F1EC0">
        <w:rPr>
          <w:rFonts w:ascii="Calibri" w:hAnsi="Calibri" w:cs="Calibri"/>
          <w:color w:val="000000"/>
        </w:rPr>
        <w:fldChar w:fldCharType="separate"/>
      </w:r>
      <w:r w:rsidR="00131D89" w:rsidRPr="009F1EC0">
        <w:rPr>
          <w:rFonts w:ascii="Calibri" w:hAnsi="Calibri" w:cs="Calibri"/>
          <w:noProof/>
          <w:color w:val="000000"/>
        </w:rPr>
        <w:t>(Esping-Andersen 1999; Esping‐Andersen and Billari 2015)</w:t>
      </w:r>
      <w:r w:rsidR="00131D89" w:rsidRPr="009F1EC0">
        <w:rPr>
          <w:rFonts w:ascii="Calibri" w:hAnsi="Calibri" w:cs="Calibri"/>
          <w:color w:val="000000"/>
        </w:rPr>
        <w:fldChar w:fldCharType="end"/>
      </w:r>
      <w:r w:rsidR="002F6F6A" w:rsidRPr="009F1EC0">
        <w:rPr>
          <w:rFonts w:ascii="Calibri" w:hAnsi="Calibri" w:cs="Calibri"/>
          <w:color w:val="000000"/>
        </w:rPr>
        <w:t xml:space="preserve">. </w:t>
      </w:r>
      <w:r w:rsidRPr="009F1EC0">
        <w:rPr>
          <w:rFonts w:ascii="Calibri" w:hAnsi="Calibri" w:cs="Calibri"/>
          <w:color w:val="000000"/>
        </w:rPr>
        <w:t>However, the contour</w:t>
      </w:r>
      <w:r w:rsidR="00077527" w:rsidRPr="009F1EC0">
        <w:rPr>
          <w:rFonts w:ascii="Calibri" w:hAnsi="Calibri" w:cs="Calibri"/>
          <w:color w:val="000000"/>
        </w:rPr>
        <w:t>s</w:t>
      </w:r>
      <w:r w:rsidRPr="009F1EC0">
        <w:rPr>
          <w:rFonts w:ascii="Calibri" w:hAnsi="Calibri" w:cs="Calibri"/>
          <w:color w:val="000000"/>
        </w:rPr>
        <w:t xml:space="preserve"> in the composite plots show that they have in common a feature shared with almost no other country </w:t>
      </w:r>
      <w:r w:rsidR="00077527" w:rsidRPr="009F1EC0">
        <w:rPr>
          <w:rFonts w:ascii="Calibri" w:hAnsi="Calibri" w:cs="Calibri"/>
          <w:color w:val="000000"/>
        </w:rPr>
        <w:t>covered by this study</w:t>
      </w:r>
      <w:r w:rsidRPr="009F1EC0">
        <w:rPr>
          <w:rFonts w:ascii="Calibri" w:hAnsi="Calibri" w:cs="Calibri"/>
          <w:color w:val="000000"/>
        </w:rPr>
        <w:t xml:space="preserve">: Norway and the USA both ‘regained’ replacement cohort fertility levels after first losing them for </w:t>
      </w:r>
      <w:r w:rsidR="00197970" w:rsidRPr="009F1EC0">
        <w:rPr>
          <w:rFonts w:ascii="Calibri" w:hAnsi="Calibri" w:cs="Calibri"/>
          <w:color w:val="000000"/>
        </w:rPr>
        <w:t xml:space="preserve">several </w:t>
      </w:r>
      <w:r w:rsidRPr="009F1EC0">
        <w:rPr>
          <w:rFonts w:ascii="Calibri" w:hAnsi="Calibri" w:cs="Calibri"/>
          <w:color w:val="000000"/>
        </w:rPr>
        <w:t>successive cohorts. We can see this visually by noting the arcing of the thick black contour</w:t>
      </w:r>
      <w:r w:rsidR="00077527" w:rsidRPr="009F1EC0">
        <w:rPr>
          <w:rFonts w:ascii="Calibri" w:hAnsi="Calibri" w:cs="Calibri"/>
          <w:color w:val="000000"/>
        </w:rPr>
        <w:t>s</w:t>
      </w:r>
      <w:r w:rsidRPr="009F1EC0">
        <w:rPr>
          <w:rFonts w:ascii="Calibri" w:hAnsi="Calibri" w:cs="Calibri"/>
          <w:color w:val="000000"/>
        </w:rPr>
        <w:t>: for both countries these arc vertically upwards for cohorts born in the early 1950s, then arc vertically downwards from some cohort onwards, then remain plotted for later cohorts. Norway ‘regained’ replacement fertility levels after having lost these levels for three cohorts (1953-1956). The USA ‘regained’ replacement fertility levels after a much longer period: cohorts born between 1950 and 1962 did not reach replacement fertility, but cohorts from 1963 onwards did.</w:t>
      </w:r>
    </w:p>
    <w:p w14:paraId="13CB30B9" w14:textId="77777777" w:rsidR="00541635" w:rsidRDefault="00541635">
      <w:pPr>
        <w:spacing w:line="240" w:lineRule="auto"/>
        <w:rPr>
          <w:rFonts w:eastAsia="Times New Roman" w:cs="Calibri"/>
          <w:color w:val="000000"/>
          <w:szCs w:val="24"/>
          <w:lang w:eastAsia="en-GB"/>
        </w:rPr>
      </w:pPr>
      <w:r>
        <w:rPr>
          <w:rFonts w:cs="Calibri"/>
          <w:color w:val="000000"/>
        </w:rPr>
        <w:br w:type="page"/>
      </w:r>
    </w:p>
    <w:p w14:paraId="0F27F2EF" w14:textId="77777777" w:rsidR="00541635" w:rsidRDefault="00541635" w:rsidP="0091292B">
      <w:pPr>
        <w:pStyle w:val="Caption"/>
        <w:spacing w:after="240"/>
      </w:pPr>
      <w:r>
        <w:lastRenderedPageBreak/>
        <w:t>Figure 2: Comparison of Norway and the USA</w:t>
      </w:r>
    </w:p>
    <w:p w14:paraId="0A9F7B7E" w14:textId="77777777" w:rsidR="00541635" w:rsidRDefault="00541635" w:rsidP="00541635">
      <w:pPr>
        <w:rPr>
          <w:sz w:val="18"/>
          <w:szCs w:val="18"/>
        </w:rPr>
      </w:pPr>
      <w:commentRangeStart w:id="27"/>
      <w:commentRangeStart w:id="28"/>
      <w:r>
        <w:rPr>
          <w:noProof/>
        </w:rPr>
        <w:drawing>
          <wp:inline distT="0" distB="0" distL="0" distR="0" wp14:anchorId="7E4CCD16" wp14:editId="6364AECA">
            <wp:extent cx="5731510" cy="5082649"/>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082649"/>
                    </a:xfrm>
                    <a:prstGeom prst="rect">
                      <a:avLst/>
                    </a:prstGeom>
                    <a:noFill/>
                    <a:ln>
                      <a:noFill/>
                    </a:ln>
                  </pic:spPr>
                </pic:pic>
              </a:graphicData>
            </a:graphic>
          </wp:inline>
        </w:drawing>
      </w:r>
      <w:commentRangeEnd w:id="27"/>
      <w:r w:rsidR="00DF0497">
        <w:rPr>
          <w:rStyle w:val="CommentReference"/>
        </w:rPr>
        <w:commentReference w:id="27"/>
      </w:r>
      <w:commentRangeEnd w:id="28"/>
      <w:r w:rsidR="00B10229">
        <w:rPr>
          <w:rStyle w:val="CommentReference"/>
        </w:rPr>
        <w:commentReference w:id="28"/>
      </w:r>
    </w:p>
    <w:p w14:paraId="23513AE3" w14:textId="77777777" w:rsidR="00541635" w:rsidRPr="006C1668" w:rsidRDefault="00541635" w:rsidP="00541635">
      <w:pPr>
        <w:spacing w:after="240" w:line="240" w:lineRule="auto"/>
      </w:pPr>
      <w:r w:rsidRPr="0091292B">
        <w:rPr>
          <w:i/>
        </w:rPr>
        <w:t>Source</w:t>
      </w:r>
      <w:r w:rsidRPr="006C1668">
        <w:t>: Human Fertility Database (HFD) and Human Fertility Collection (HFC), own calculations.</w:t>
      </w:r>
    </w:p>
    <w:p w14:paraId="0728ABC0" w14:textId="7EE68591" w:rsidR="001808B5" w:rsidRPr="009F1EC0" w:rsidRDefault="00197970" w:rsidP="001808B5">
      <w:pPr>
        <w:pStyle w:val="NormalWeb"/>
        <w:spacing w:before="0" w:beforeAutospacing="0" w:after="0" w:afterAutospacing="0" w:line="480" w:lineRule="auto"/>
        <w:rPr>
          <w:rFonts w:ascii="Calibri" w:hAnsi="Calibri" w:cs="Calibri"/>
        </w:rPr>
      </w:pPr>
      <w:r w:rsidRPr="009F1EC0">
        <w:rPr>
          <w:rFonts w:ascii="Calibri" w:hAnsi="Calibri" w:cs="Calibri"/>
          <w:color w:val="000000"/>
        </w:rPr>
        <w:t>Alt</w:t>
      </w:r>
      <w:r w:rsidR="001808B5" w:rsidRPr="009F1EC0">
        <w:rPr>
          <w:rFonts w:ascii="Calibri" w:hAnsi="Calibri" w:cs="Calibri"/>
          <w:color w:val="000000"/>
        </w:rPr>
        <w:t xml:space="preserve">hough </w:t>
      </w:r>
      <w:r w:rsidR="00BC058A" w:rsidRPr="009F1EC0">
        <w:rPr>
          <w:rFonts w:ascii="Calibri" w:hAnsi="Calibri" w:cs="Calibri"/>
          <w:color w:val="000000"/>
        </w:rPr>
        <w:t xml:space="preserve">Norway and </w:t>
      </w:r>
      <w:r w:rsidR="001808B5" w:rsidRPr="009F1EC0">
        <w:rPr>
          <w:rFonts w:ascii="Calibri" w:hAnsi="Calibri" w:cs="Calibri"/>
          <w:color w:val="000000"/>
        </w:rPr>
        <w:t xml:space="preserve">the USA both re-established replacement fertility levels, whereas almost all other </w:t>
      </w:r>
      <w:r w:rsidR="00BC058A" w:rsidRPr="009F1EC0">
        <w:rPr>
          <w:rFonts w:ascii="Calibri" w:hAnsi="Calibri" w:cs="Calibri"/>
          <w:color w:val="000000"/>
        </w:rPr>
        <w:t>countries</w:t>
      </w:r>
      <w:r w:rsidR="001808B5" w:rsidRPr="009F1EC0">
        <w:rPr>
          <w:rFonts w:ascii="Calibri" w:hAnsi="Calibri" w:cs="Calibri"/>
          <w:color w:val="000000"/>
        </w:rPr>
        <w:t xml:space="preserve"> have not, more careful exploration of the composite plots shows that they did so in different ways. Firstly, if we compare the late 1960s period effects (</w:t>
      </w:r>
      <w:r w:rsidR="00B8032B" w:rsidRPr="009F1EC0">
        <w:rPr>
          <w:rFonts w:ascii="Calibri" w:hAnsi="Calibri" w:cs="Calibri"/>
          <w:color w:val="000000"/>
        </w:rPr>
        <w:t xml:space="preserve">lighter </w:t>
      </w:r>
      <w:r w:rsidR="001808B5" w:rsidRPr="009F1EC0">
        <w:rPr>
          <w:rFonts w:ascii="Calibri" w:hAnsi="Calibri" w:cs="Calibri"/>
          <w:color w:val="000000"/>
        </w:rPr>
        <w:t>diagonal</w:t>
      </w:r>
      <w:r w:rsidR="00267C5F" w:rsidRPr="009F1EC0">
        <w:rPr>
          <w:rFonts w:ascii="Calibri" w:hAnsi="Calibri" w:cs="Calibri"/>
          <w:color w:val="000000"/>
        </w:rPr>
        <w:t xml:space="preserve"> band</w:t>
      </w:r>
      <w:r w:rsidR="001808B5" w:rsidRPr="009F1EC0">
        <w:rPr>
          <w:rFonts w:ascii="Calibri" w:hAnsi="Calibri" w:cs="Calibri"/>
          <w:color w:val="000000"/>
        </w:rPr>
        <w:t>) for both countries, the fall in fertility appears to be larger for the USA and more gradual in Norway. Secondly, if we compare the changing age schedules after the late 1960s, we can see that in Norway (as in West Germany), the age of peak fertility ha</w:t>
      </w:r>
      <w:r w:rsidRPr="009F1EC0">
        <w:rPr>
          <w:rFonts w:ascii="Calibri" w:hAnsi="Calibri" w:cs="Calibri"/>
          <w:color w:val="000000"/>
        </w:rPr>
        <w:t>s</w:t>
      </w:r>
      <w:r w:rsidR="001808B5" w:rsidRPr="009F1EC0">
        <w:rPr>
          <w:rFonts w:ascii="Calibri" w:hAnsi="Calibri" w:cs="Calibri"/>
          <w:color w:val="000000"/>
        </w:rPr>
        <w:t xml:space="preserve"> moved upwards, from around 25 to 30 years of age. Unlike in West Germany, there was not </w:t>
      </w:r>
      <w:r w:rsidR="001808B5" w:rsidRPr="009F1EC0">
        <w:rPr>
          <w:rFonts w:ascii="Calibri" w:hAnsi="Calibri" w:cs="Calibri"/>
          <w:color w:val="000000"/>
        </w:rPr>
        <w:lastRenderedPageBreak/>
        <w:t xml:space="preserve">a pronounced fall in peak birth rates along with the increase in the age of peak birth rate; it has remained at or close to 0.15. In the USA, the post-1960s fertility schedules have not so much </w:t>
      </w:r>
      <w:r w:rsidR="001808B5" w:rsidRPr="009F1EC0">
        <w:rPr>
          <w:rFonts w:ascii="Calibri" w:hAnsi="Calibri" w:cs="Calibri"/>
          <w:i/>
          <w:iCs/>
          <w:color w:val="000000"/>
        </w:rPr>
        <w:t xml:space="preserve">shifted </w:t>
      </w:r>
      <w:r w:rsidR="001808B5" w:rsidRPr="009F1EC0">
        <w:rPr>
          <w:rFonts w:ascii="Calibri" w:hAnsi="Calibri" w:cs="Calibri"/>
          <w:color w:val="000000"/>
        </w:rPr>
        <w:t xml:space="preserve">as </w:t>
      </w:r>
      <w:r w:rsidR="001808B5" w:rsidRPr="009F1EC0">
        <w:rPr>
          <w:rFonts w:ascii="Calibri" w:hAnsi="Calibri" w:cs="Calibri"/>
          <w:i/>
          <w:iCs/>
          <w:color w:val="000000"/>
        </w:rPr>
        <w:t>spread</w:t>
      </w:r>
      <w:r w:rsidR="001808B5" w:rsidRPr="009F1EC0">
        <w:rPr>
          <w:rFonts w:ascii="Calibri" w:hAnsi="Calibri" w:cs="Calibri"/>
          <w:color w:val="000000"/>
        </w:rPr>
        <w:t xml:space="preserve">, producing a flatter age schedule than in Norway: there is a comparatively wide range of ages, from around 20 to 30 years of age, at which women in the USA have </w:t>
      </w:r>
      <w:r w:rsidR="001808B5" w:rsidRPr="009F1EC0">
        <w:rPr>
          <w:rFonts w:ascii="Calibri" w:hAnsi="Calibri" w:cs="Calibri"/>
          <w:i/>
          <w:iCs/>
          <w:color w:val="000000"/>
        </w:rPr>
        <w:t xml:space="preserve">moderate </w:t>
      </w:r>
      <w:r w:rsidR="001808B5" w:rsidRPr="009F1EC0">
        <w:rPr>
          <w:rFonts w:ascii="Calibri" w:hAnsi="Calibri" w:cs="Calibri"/>
          <w:color w:val="000000"/>
        </w:rPr>
        <w:t xml:space="preserve">birth rates (around 0.10-0.12 </w:t>
      </w:r>
      <w:r w:rsidR="00267C5F" w:rsidRPr="009F1EC0">
        <w:rPr>
          <w:rFonts w:ascii="Calibri" w:hAnsi="Calibri" w:cs="Calibri"/>
          <w:color w:val="000000"/>
        </w:rPr>
        <w:t>children</w:t>
      </w:r>
      <w:r w:rsidR="00AD3CAF">
        <w:rPr>
          <w:rFonts w:ascii="Calibri" w:hAnsi="Calibri" w:cs="Calibri"/>
          <w:color w:val="000000"/>
        </w:rPr>
        <w:t xml:space="preserve"> per </w:t>
      </w:r>
      <w:r w:rsidR="001808B5" w:rsidRPr="009F1EC0">
        <w:rPr>
          <w:rFonts w:ascii="Calibri" w:hAnsi="Calibri" w:cs="Calibri"/>
          <w:color w:val="000000"/>
        </w:rPr>
        <w:t>woman</w:t>
      </w:r>
      <w:r w:rsidR="00AD3CAF">
        <w:rPr>
          <w:rFonts w:ascii="Calibri" w:hAnsi="Calibri" w:cs="Calibri"/>
          <w:color w:val="000000"/>
        </w:rPr>
        <w:t xml:space="preserve"> per </w:t>
      </w:r>
      <w:r w:rsidR="001808B5" w:rsidRPr="009F1EC0">
        <w:rPr>
          <w:rFonts w:ascii="Calibri" w:hAnsi="Calibri" w:cs="Calibri"/>
          <w:color w:val="000000"/>
        </w:rPr>
        <w:t xml:space="preserve">year). In Norway, the peak birth rates have tended to be higher (around 0.14-0.15), but the drop off in birth rates the further a woman’s age moves from this peak age is greater. So, replacement fertility levels were reached in Norway through high fertility at a narrow range of ages, and in the USA by moderate fertility at a broader range of ages. </w:t>
      </w:r>
    </w:p>
    <w:p w14:paraId="3E519AEC" w14:textId="272F0044" w:rsidR="001808B5" w:rsidRPr="009F1EC0" w:rsidRDefault="001808B5" w:rsidP="001808B5">
      <w:pPr>
        <w:pStyle w:val="NormalWeb"/>
        <w:spacing w:before="0" w:beforeAutospacing="0" w:after="0" w:afterAutospacing="0" w:line="480" w:lineRule="auto"/>
        <w:rPr>
          <w:rFonts w:ascii="Calibri" w:hAnsi="Calibri" w:cs="Calibri"/>
        </w:rPr>
      </w:pPr>
      <w:r w:rsidRPr="009F1EC0">
        <w:rPr>
          <w:rFonts w:ascii="Calibri" w:hAnsi="Calibri" w:cs="Calibri"/>
          <w:color w:val="000000"/>
        </w:rPr>
        <w:t>If we consider the trajectories of the replacement contour</w:t>
      </w:r>
      <w:r w:rsidR="00267C5F" w:rsidRPr="009F1EC0">
        <w:rPr>
          <w:rFonts w:ascii="Calibri" w:hAnsi="Calibri" w:cs="Calibri"/>
          <w:color w:val="000000"/>
        </w:rPr>
        <w:t>s</w:t>
      </w:r>
      <w:r w:rsidRPr="009F1EC0">
        <w:rPr>
          <w:rFonts w:ascii="Calibri" w:hAnsi="Calibri" w:cs="Calibri"/>
          <w:color w:val="000000"/>
        </w:rPr>
        <w:t xml:space="preserve"> for the USA and Norway after they were re</w:t>
      </w:r>
      <w:r w:rsidR="004D7DCD" w:rsidRPr="009F1EC0">
        <w:rPr>
          <w:rFonts w:ascii="Calibri" w:hAnsi="Calibri" w:cs="Calibri"/>
          <w:color w:val="000000"/>
        </w:rPr>
        <w:t>-</w:t>
      </w:r>
      <w:r w:rsidRPr="009F1EC0">
        <w:rPr>
          <w:rFonts w:ascii="Calibri" w:hAnsi="Calibri" w:cs="Calibri"/>
          <w:color w:val="000000"/>
        </w:rPr>
        <w:t xml:space="preserve">established, we can see that the line has been trending upwards for </w:t>
      </w:r>
      <w:proofErr w:type="gramStart"/>
      <w:r w:rsidRPr="009F1EC0">
        <w:rPr>
          <w:rFonts w:ascii="Calibri" w:hAnsi="Calibri" w:cs="Calibri"/>
          <w:color w:val="000000"/>
        </w:rPr>
        <w:t>Norway, but</w:t>
      </w:r>
      <w:proofErr w:type="gramEnd"/>
      <w:r w:rsidRPr="009F1EC0">
        <w:rPr>
          <w:rFonts w:ascii="Calibri" w:hAnsi="Calibri" w:cs="Calibri"/>
          <w:color w:val="000000"/>
        </w:rPr>
        <w:t xml:space="preserve"> falling for the USA. By the end of the series, the age of replacement fertility was around 43 in Norway, but 37 in the USA; if we apply the rule of thumb that cumulative fertility of a cohort by age 43 is likely to be close to that cohort’s total completed fertility, we can assume that Norway looks likely to lose replacement fertility levels over the next few years. By contrast, we might assume that replacement levels will be sustained for longer in the USA. </w:t>
      </w:r>
    </w:p>
    <w:p w14:paraId="35B046A6" w14:textId="443D3BF9" w:rsidR="001808B5" w:rsidRDefault="001808B5" w:rsidP="001808B5">
      <w:pPr>
        <w:pStyle w:val="Heading2"/>
        <w:spacing w:before="0"/>
      </w:pPr>
      <w:r>
        <w:t>3.</w:t>
      </w:r>
      <w:r w:rsidR="00ED6E5C">
        <w:t>3</w:t>
      </w:r>
      <w:r>
        <w:t xml:space="preserve"> All countries </w:t>
      </w:r>
    </w:p>
    <w:p w14:paraId="469329F1" w14:textId="2220AF9B" w:rsidR="00541635" w:rsidRDefault="001808B5" w:rsidP="00E618DF">
      <w:pPr>
        <w:rPr>
          <w:szCs w:val="24"/>
        </w:rPr>
      </w:pPr>
      <w:r w:rsidRPr="009F1EC0">
        <w:rPr>
          <w:szCs w:val="24"/>
        </w:rPr>
        <w:t xml:space="preserve">Figure </w:t>
      </w:r>
      <w:r w:rsidR="00B65BD0" w:rsidRPr="009F1EC0">
        <w:rPr>
          <w:szCs w:val="24"/>
        </w:rPr>
        <w:t>3</w:t>
      </w:r>
      <w:r w:rsidRPr="009F1EC0">
        <w:rPr>
          <w:szCs w:val="24"/>
        </w:rPr>
        <w:t xml:space="preserve"> shows the composite fertility lattice plots for 45 countries, representing a visual summary of hundreds of thousands of separate ASFRs. </w:t>
      </w:r>
      <w:r w:rsidR="0047535F" w:rsidRPr="009F1EC0">
        <w:rPr>
          <w:szCs w:val="24"/>
        </w:rPr>
        <w:t>C</w:t>
      </w:r>
      <w:r w:rsidR="00850DD9" w:rsidRPr="009F1EC0">
        <w:rPr>
          <w:szCs w:val="24"/>
        </w:rPr>
        <w:t>ountry labels are coloured according to their geographic region</w:t>
      </w:r>
      <w:r w:rsidR="0047535F" w:rsidRPr="009F1EC0">
        <w:rPr>
          <w:szCs w:val="24"/>
        </w:rPr>
        <w:t xml:space="preserve">. A </w:t>
      </w:r>
      <w:r w:rsidRPr="009F1EC0">
        <w:rPr>
          <w:szCs w:val="24"/>
        </w:rPr>
        <w:t>higher-resolution version of the figure</w:t>
      </w:r>
      <w:r w:rsidR="0047535F" w:rsidRPr="009F1EC0">
        <w:rPr>
          <w:szCs w:val="24"/>
        </w:rPr>
        <w:t xml:space="preserve">, including subfigures and related </w:t>
      </w:r>
      <w:r w:rsidR="00850DD9" w:rsidRPr="009F1EC0">
        <w:rPr>
          <w:szCs w:val="24"/>
        </w:rPr>
        <w:t>annotations for smaller clusters of countries by geographic region</w:t>
      </w:r>
      <w:r w:rsidR="0047535F" w:rsidRPr="009F1EC0">
        <w:rPr>
          <w:szCs w:val="24"/>
        </w:rPr>
        <w:t xml:space="preserve"> are included in </w:t>
      </w:r>
      <w:commentRangeStart w:id="29"/>
      <w:commentRangeStart w:id="30"/>
      <w:r w:rsidR="0047535F" w:rsidRPr="009F1EC0">
        <w:rPr>
          <w:szCs w:val="24"/>
        </w:rPr>
        <w:t>the online appendix</w:t>
      </w:r>
      <w:commentRangeEnd w:id="29"/>
      <w:r w:rsidR="00040ABA">
        <w:rPr>
          <w:rStyle w:val="CommentReference"/>
        </w:rPr>
        <w:commentReference w:id="29"/>
      </w:r>
      <w:commentRangeEnd w:id="30"/>
      <w:r w:rsidR="00B10229">
        <w:rPr>
          <w:rStyle w:val="CommentReference"/>
        </w:rPr>
        <w:commentReference w:id="30"/>
      </w:r>
      <w:r w:rsidRPr="009F1EC0">
        <w:rPr>
          <w:szCs w:val="24"/>
        </w:rPr>
        <w:t>.</w:t>
      </w:r>
    </w:p>
    <w:p w14:paraId="5AFD9730" w14:textId="77777777" w:rsidR="00541635" w:rsidRDefault="00541635">
      <w:pPr>
        <w:spacing w:line="240" w:lineRule="auto"/>
        <w:rPr>
          <w:szCs w:val="24"/>
        </w:rPr>
      </w:pPr>
      <w:r>
        <w:rPr>
          <w:szCs w:val="24"/>
        </w:rPr>
        <w:br w:type="page"/>
      </w:r>
    </w:p>
    <w:p w14:paraId="33641B6E" w14:textId="77777777" w:rsidR="00541635" w:rsidRDefault="00541635" w:rsidP="0091292B">
      <w:pPr>
        <w:pStyle w:val="Caption"/>
        <w:spacing w:after="240"/>
      </w:pPr>
      <w:r>
        <w:lastRenderedPageBreak/>
        <w:t>Figure 3: Composite Fertility Lattice Plot for 45 countries by geographic region</w:t>
      </w:r>
    </w:p>
    <w:p w14:paraId="227D1B70" w14:textId="77777777" w:rsidR="00541635" w:rsidRDefault="00541635" w:rsidP="00541635">
      <w:commentRangeStart w:id="31"/>
      <w:commentRangeStart w:id="32"/>
      <w:r w:rsidRPr="001E5843">
        <w:rPr>
          <w:noProof/>
        </w:rPr>
        <w:drawing>
          <wp:inline distT="0" distB="0" distL="0" distR="0" wp14:anchorId="70574B3E" wp14:editId="5FEE80F5">
            <wp:extent cx="6343200" cy="528840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3200" cy="5288400"/>
                    </a:xfrm>
                    <a:prstGeom prst="rect">
                      <a:avLst/>
                    </a:prstGeom>
                  </pic:spPr>
                </pic:pic>
              </a:graphicData>
            </a:graphic>
          </wp:inline>
        </w:drawing>
      </w:r>
    </w:p>
    <w:p w14:paraId="34924E50" w14:textId="77777777" w:rsidR="00541635" w:rsidRDefault="00541635" w:rsidP="00541635">
      <w:pPr>
        <w:spacing w:line="240" w:lineRule="auto"/>
      </w:pPr>
      <w:r>
        <w:br w:type="page"/>
      </w:r>
    </w:p>
    <w:p w14:paraId="6BD3167F" w14:textId="77777777" w:rsidR="00541635" w:rsidRDefault="00541635" w:rsidP="0091292B">
      <w:pPr>
        <w:pStyle w:val="Caption"/>
        <w:spacing w:after="240"/>
      </w:pPr>
      <w:r>
        <w:lastRenderedPageBreak/>
        <w:t>Figure 3: (Continued)</w:t>
      </w:r>
    </w:p>
    <w:p w14:paraId="1C12F243" w14:textId="77777777" w:rsidR="00541635" w:rsidRDefault="00541635" w:rsidP="00541635">
      <w:pPr>
        <w:rPr>
          <w:sz w:val="18"/>
          <w:szCs w:val="18"/>
        </w:rPr>
      </w:pPr>
      <w:r w:rsidRPr="001E5843">
        <w:rPr>
          <w:noProof/>
        </w:rPr>
        <w:drawing>
          <wp:inline distT="0" distB="0" distL="0" distR="0" wp14:anchorId="5BD62586" wp14:editId="416A5C72">
            <wp:extent cx="6346800" cy="52884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6800" cy="5288400"/>
                    </a:xfrm>
                    <a:prstGeom prst="rect">
                      <a:avLst/>
                    </a:prstGeom>
                  </pic:spPr>
                </pic:pic>
              </a:graphicData>
            </a:graphic>
          </wp:inline>
        </w:drawing>
      </w:r>
    </w:p>
    <w:p w14:paraId="1DE4AC04" w14:textId="77777777" w:rsidR="00541635" w:rsidRDefault="00541635" w:rsidP="00541635">
      <w:pPr>
        <w:spacing w:line="240" w:lineRule="auto"/>
        <w:rPr>
          <w:sz w:val="18"/>
          <w:szCs w:val="18"/>
        </w:rPr>
      </w:pPr>
      <w:r>
        <w:rPr>
          <w:sz w:val="18"/>
          <w:szCs w:val="18"/>
        </w:rPr>
        <w:br w:type="page"/>
      </w:r>
    </w:p>
    <w:p w14:paraId="68A7C75A" w14:textId="77777777" w:rsidR="00541635" w:rsidRDefault="00541635" w:rsidP="0091292B">
      <w:pPr>
        <w:pStyle w:val="Caption"/>
        <w:spacing w:after="240"/>
      </w:pPr>
      <w:r>
        <w:lastRenderedPageBreak/>
        <w:t>Figure 3: (Continued)</w:t>
      </w:r>
    </w:p>
    <w:p w14:paraId="0797C6DA" w14:textId="77777777" w:rsidR="00541635" w:rsidRDefault="00541635" w:rsidP="00AD3CAF">
      <w:pPr>
        <w:spacing w:line="240" w:lineRule="auto"/>
        <w:rPr>
          <w:sz w:val="18"/>
          <w:szCs w:val="18"/>
        </w:rPr>
      </w:pPr>
      <w:r w:rsidRPr="001E5843">
        <w:rPr>
          <w:noProof/>
        </w:rPr>
        <w:drawing>
          <wp:inline distT="0" distB="0" distL="0" distR="0" wp14:anchorId="2869684B" wp14:editId="6ED2C7C8">
            <wp:extent cx="6346800" cy="528840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6800" cy="5288400"/>
                    </a:xfrm>
                    <a:prstGeom prst="rect">
                      <a:avLst/>
                    </a:prstGeom>
                  </pic:spPr>
                </pic:pic>
              </a:graphicData>
            </a:graphic>
          </wp:inline>
        </w:drawing>
      </w:r>
      <w:commentRangeEnd w:id="31"/>
      <w:r w:rsidR="00040ABA">
        <w:rPr>
          <w:rStyle w:val="CommentReference"/>
        </w:rPr>
        <w:commentReference w:id="31"/>
      </w:r>
      <w:commentRangeEnd w:id="32"/>
      <w:r w:rsidR="000E68C3">
        <w:rPr>
          <w:rStyle w:val="CommentReference"/>
        </w:rPr>
        <w:commentReference w:id="32"/>
      </w:r>
    </w:p>
    <w:p w14:paraId="64B45609" w14:textId="1B9A27F8" w:rsidR="00541635" w:rsidRPr="00AD3CAF" w:rsidRDefault="00541635" w:rsidP="00541635">
      <w:pPr>
        <w:spacing w:line="240" w:lineRule="auto"/>
        <w:rPr>
          <w:sz w:val="22"/>
        </w:rPr>
      </w:pPr>
      <w:r w:rsidRPr="0091292B">
        <w:rPr>
          <w:i/>
          <w:sz w:val="22"/>
        </w:rPr>
        <w:t>Note</w:t>
      </w:r>
      <w:r w:rsidRPr="00AD3CAF">
        <w:rPr>
          <w:sz w:val="22"/>
        </w:rPr>
        <w:t>: (a) The shaded scale bar on the top indicates age-specific fertility rates (ASFRs). (b) The thick solid contour line indicates cumulative cohort fertility rate (CCFR)=2.05 children/woman (replacement fertility) and the thin solid contour line indicates CCFR=1.50 children/woman; (c) Countries are ranked in descending order by CCFR in 2007 (last common year of observation). (d) Countries are grouped by colour-shaded tiles indicating the following geographic macro-regions:</w:t>
      </w:r>
    </w:p>
    <w:p w14:paraId="755583FD" w14:textId="77777777" w:rsidR="00541635" w:rsidRPr="00AD3CAF" w:rsidRDefault="00541635" w:rsidP="00541635">
      <w:pPr>
        <w:spacing w:line="240" w:lineRule="auto"/>
        <w:rPr>
          <w:sz w:val="22"/>
        </w:rPr>
      </w:pPr>
      <w:r w:rsidRPr="00AD3CAF">
        <w:rPr>
          <w:sz w:val="22"/>
        </w:rPr>
        <w:t xml:space="preserve">(1) </w:t>
      </w:r>
      <w:r w:rsidRPr="00AD3CAF">
        <w:rPr>
          <w:noProof/>
          <w:sz w:val="22"/>
        </w:rPr>
        <mc:AlternateContent>
          <mc:Choice Requires="wps">
            <w:drawing>
              <wp:inline distT="0" distB="0" distL="0" distR="0" wp14:anchorId="274728E3" wp14:editId="6FF84F39">
                <wp:extent cx="126000" cy="115200"/>
                <wp:effectExtent l="0" t="0" r="26670" b="18415"/>
                <wp:docPr id="22" name="Rectangle 22"/>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FFB5B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D5738"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274728E3" id="Rectangle 22" o:spid="_x0000_s1026"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" fillcolor="#ffb5b0" strokecolor="black [3213]" strokeweight="1pt">
                <v:textbox inset="5mm,2mm,5mm,1mm">
                  <w:txbxContent>
                    <w:p w14:paraId="6CFD5738" w14:textId="77777777" w:rsidR="00541635" w:rsidRDefault="00541635" w:rsidP="00541635">
                      <w:pPr>
                        <w:jc w:val="center"/>
                      </w:pPr>
                    </w:p>
                  </w:txbxContent>
                </v:textbox>
                <w10:anchorlock/>
              </v:rect>
            </w:pict>
          </mc:Fallback>
        </mc:AlternateContent>
      </w:r>
      <w:r w:rsidRPr="00AD3CAF">
        <w:rPr>
          <w:sz w:val="22"/>
        </w:rPr>
        <w:t xml:space="preserve"> South-Eastern Europe: Albania, Romania, Macedonia, Bosnia and Herzegovina, and Bulgaria;</w:t>
      </w:r>
    </w:p>
    <w:p w14:paraId="6CB57040" w14:textId="77777777" w:rsidR="00541635" w:rsidRPr="00AD3CAF" w:rsidRDefault="00541635" w:rsidP="00541635">
      <w:pPr>
        <w:spacing w:line="240" w:lineRule="auto"/>
        <w:rPr>
          <w:sz w:val="22"/>
        </w:rPr>
      </w:pPr>
      <w:r w:rsidRPr="00AD3CAF">
        <w:rPr>
          <w:sz w:val="22"/>
        </w:rPr>
        <w:t xml:space="preserve">(2) </w:t>
      </w:r>
      <w:r w:rsidRPr="00AD3CAF">
        <w:rPr>
          <w:noProof/>
          <w:sz w:val="22"/>
        </w:rPr>
        <mc:AlternateContent>
          <mc:Choice Requires="wps">
            <w:drawing>
              <wp:inline distT="0" distB="0" distL="0" distR="0" wp14:anchorId="240437D8" wp14:editId="50DF0FF1">
                <wp:extent cx="126000" cy="115200"/>
                <wp:effectExtent l="0" t="0" r="26670" b="18415"/>
                <wp:docPr id="23" name="Rectangle 23"/>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CAEDC2"/>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1FF867"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240437D8" id="Rectangle 23" o:spid="_x0000_s1027"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" fillcolor="#caedc2" strokecolor="black [3213]" strokeweight="1pt">
                <v:textbox inset="5mm,2mm,5mm,1mm">
                  <w:txbxContent>
                    <w:p w14:paraId="231FF867" w14:textId="77777777" w:rsidR="00541635" w:rsidRDefault="00541635" w:rsidP="00541635">
                      <w:pPr>
                        <w:jc w:val="center"/>
                      </w:pPr>
                    </w:p>
                  </w:txbxContent>
                </v:textbox>
                <w10:anchorlock/>
              </v:rect>
            </w:pict>
          </mc:Fallback>
        </mc:AlternateContent>
      </w:r>
      <w:r w:rsidRPr="00AD3CAF">
        <w:rPr>
          <w:sz w:val="22"/>
        </w:rPr>
        <w:t xml:space="preserve"> Western Europe: Ireland, UK-Northern Ireland, France, UK-England and Wales, UK-Scotland, Netherlands, Belgium, East Germany, Austria, Switzerland, and West Germany;</w:t>
      </w:r>
    </w:p>
    <w:p w14:paraId="07A04475" w14:textId="77777777" w:rsidR="00541635" w:rsidRPr="00AD3CAF" w:rsidRDefault="00541635" w:rsidP="00541635">
      <w:pPr>
        <w:spacing w:line="240" w:lineRule="auto"/>
        <w:rPr>
          <w:sz w:val="22"/>
        </w:rPr>
      </w:pPr>
      <w:r w:rsidRPr="00AD3CAF">
        <w:rPr>
          <w:sz w:val="22"/>
        </w:rPr>
        <w:t xml:space="preserve">(3) </w:t>
      </w:r>
      <w:r w:rsidRPr="00AD3CAF">
        <w:rPr>
          <w:noProof/>
          <w:sz w:val="22"/>
        </w:rPr>
        <mc:AlternateContent>
          <mc:Choice Requires="wps">
            <w:drawing>
              <wp:inline distT="0" distB="0" distL="0" distR="0" wp14:anchorId="18736C6A" wp14:editId="1F12EC83">
                <wp:extent cx="126000" cy="115200"/>
                <wp:effectExtent l="0" t="0" r="26670" b="18415"/>
                <wp:docPr id="24" name="Rectangle 24"/>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E3DBC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FB570"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18736C6A" id="Rectangle 24" o:spid="_x0000_s1028"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" fillcolor="#e3dbc0" strokecolor="black [3213]" strokeweight="1pt">
                <v:textbox inset="5mm,2mm,5mm,1mm">
                  <w:txbxContent>
                    <w:p w14:paraId="5A5FB570" w14:textId="77777777" w:rsidR="00541635" w:rsidRDefault="00541635" w:rsidP="00541635">
                      <w:pPr>
                        <w:jc w:val="center"/>
                      </w:pPr>
                    </w:p>
                  </w:txbxContent>
                </v:textbox>
                <w10:anchorlock/>
              </v:rect>
            </w:pict>
          </mc:Fallback>
        </mc:AlternateContent>
      </w:r>
      <w:r w:rsidRPr="00AD3CAF">
        <w:rPr>
          <w:sz w:val="22"/>
        </w:rPr>
        <w:t xml:space="preserve"> Northern Europe: Iceland, Norway, Sweden, Finland, and Denmark;</w:t>
      </w:r>
    </w:p>
    <w:p w14:paraId="2A6F0410" w14:textId="77777777" w:rsidR="00541635" w:rsidRPr="00AD3CAF" w:rsidRDefault="00541635" w:rsidP="00541635">
      <w:pPr>
        <w:spacing w:line="240" w:lineRule="auto"/>
        <w:rPr>
          <w:sz w:val="22"/>
        </w:rPr>
      </w:pPr>
      <w:r w:rsidRPr="00AD3CAF">
        <w:rPr>
          <w:sz w:val="22"/>
        </w:rPr>
        <w:t xml:space="preserve">(4) </w:t>
      </w:r>
      <w:r w:rsidRPr="00AD3CAF">
        <w:rPr>
          <w:noProof/>
          <w:sz w:val="22"/>
        </w:rPr>
        <mc:AlternateContent>
          <mc:Choice Requires="wps">
            <w:drawing>
              <wp:inline distT="0" distB="0" distL="0" distR="0" wp14:anchorId="34081470" wp14:editId="3504E507">
                <wp:extent cx="126000" cy="115200"/>
                <wp:effectExtent l="0" t="0" r="26670" b="18415"/>
                <wp:docPr id="25" name="Rectangle 25"/>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FDD7A9"/>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D6B59"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34081470" id="Rectangle 25" o:spid="_x0000_s1029"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" fillcolor="#fdd7a9" strokecolor="black [3213]" strokeweight="1pt">
                <v:textbox inset="5mm,2mm,5mm,1mm">
                  <w:txbxContent>
                    <w:p w14:paraId="030D6B59" w14:textId="77777777" w:rsidR="00541635" w:rsidRDefault="00541635" w:rsidP="00541635">
                      <w:pPr>
                        <w:jc w:val="center"/>
                      </w:pPr>
                    </w:p>
                  </w:txbxContent>
                </v:textbox>
                <w10:anchorlock/>
              </v:rect>
            </w:pict>
          </mc:Fallback>
        </mc:AlternateContent>
      </w:r>
      <w:r w:rsidRPr="00AD3CAF">
        <w:rPr>
          <w:sz w:val="22"/>
        </w:rPr>
        <w:t xml:space="preserve"> East and South-East Asian countries: Taiwan, Republic of Kora, and Japan;</w:t>
      </w:r>
    </w:p>
    <w:p w14:paraId="7FFB9F31" w14:textId="77777777" w:rsidR="00541635" w:rsidRPr="00AD3CAF" w:rsidRDefault="00541635" w:rsidP="00541635">
      <w:pPr>
        <w:spacing w:line="240" w:lineRule="auto"/>
        <w:rPr>
          <w:sz w:val="22"/>
        </w:rPr>
      </w:pPr>
      <w:r w:rsidRPr="00AD3CAF">
        <w:rPr>
          <w:sz w:val="22"/>
        </w:rPr>
        <w:t xml:space="preserve">(5) </w:t>
      </w:r>
      <w:r w:rsidRPr="00AD3CAF">
        <w:rPr>
          <w:noProof/>
          <w:sz w:val="22"/>
        </w:rPr>
        <mc:AlternateContent>
          <mc:Choice Requires="wps">
            <w:drawing>
              <wp:inline distT="0" distB="0" distL="0" distR="0" wp14:anchorId="17D31D4E" wp14:editId="1917F20F">
                <wp:extent cx="126000" cy="115200"/>
                <wp:effectExtent l="0" t="0" r="26670" b="18415"/>
                <wp:docPr id="26" name="Rectangle 26"/>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B4CDE8"/>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5F2946"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17D31D4E" id="Rectangle 26" o:spid="_x0000_s1030"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" fillcolor="#b4cde8" strokecolor="black [3213]" strokeweight="1pt">
                <v:textbox inset="5mm,2mm,5mm,1mm">
                  <w:txbxContent>
                    <w:p w14:paraId="755F2946" w14:textId="77777777" w:rsidR="00541635" w:rsidRDefault="00541635" w:rsidP="00541635">
                      <w:pPr>
                        <w:jc w:val="center"/>
                      </w:pPr>
                    </w:p>
                  </w:txbxContent>
                </v:textbox>
                <w10:anchorlock/>
              </v:rect>
            </w:pict>
          </mc:Fallback>
        </mc:AlternateContent>
      </w:r>
      <w:r w:rsidRPr="00AD3CAF">
        <w:rPr>
          <w:sz w:val="22"/>
        </w:rPr>
        <w:t xml:space="preserve"> Non-European English-speaking countries: New Zealand, Australia, United States of America (USA), and Canada;</w:t>
      </w:r>
    </w:p>
    <w:p w14:paraId="731722A5" w14:textId="77777777" w:rsidR="00541635" w:rsidRPr="00AD3CAF" w:rsidRDefault="00541635" w:rsidP="00541635">
      <w:pPr>
        <w:spacing w:line="240" w:lineRule="auto"/>
        <w:rPr>
          <w:sz w:val="22"/>
        </w:rPr>
      </w:pPr>
      <w:r w:rsidRPr="00AD3CAF">
        <w:rPr>
          <w:sz w:val="22"/>
        </w:rPr>
        <w:t xml:space="preserve">(6) </w:t>
      </w:r>
      <w:r w:rsidRPr="00AD3CAF">
        <w:rPr>
          <w:noProof/>
          <w:sz w:val="22"/>
        </w:rPr>
        <mc:AlternateContent>
          <mc:Choice Requires="wps">
            <w:drawing>
              <wp:inline distT="0" distB="0" distL="0" distR="0" wp14:anchorId="46ADF02E" wp14:editId="19E40089">
                <wp:extent cx="126000" cy="115200"/>
                <wp:effectExtent l="0" t="0" r="26670" b="18415"/>
                <wp:docPr id="27" name="Rectangle 27"/>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DFCCE4"/>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3249E0"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46ADF02E" id="Rectangle 27" o:spid="_x0000_s1031"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" fillcolor="#dfcce4" strokecolor="black [3213]" strokeweight="1pt">
                <v:textbox inset="5mm,2mm,5mm,1mm">
                  <w:txbxContent>
                    <w:p w14:paraId="6D3249E0" w14:textId="77777777" w:rsidR="00541635" w:rsidRDefault="00541635" w:rsidP="00541635">
                      <w:pPr>
                        <w:jc w:val="center"/>
                      </w:pPr>
                    </w:p>
                  </w:txbxContent>
                </v:textbox>
                <w10:anchorlock/>
              </v:rect>
            </w:pict>
          </mc:Fallback>
        </mc:AlternateContent>
      </w:r>
      <w:r w:rsidRPr="00AD3CAF">
        <w:rPr>
          <w:sz w:val="22"/>
        </w:rPr>
        <w:t xml:space="preserve"> Eastern Europe: Moldova, Belarus, Ukraine, and Russia; </w:t>
      </w:r>
    </w:p>
    <w:p w14:paraId="5998F9EB" w14:textId="77777777" w:rsidR="00541635" w:rsidRPr="00AD3CAF" w:rsidRDefault="00541635" w:rsidP="00541635">
      <w:pPr>
        <w:spacing w:line="240" w:lineRule="auto"/>
        <w:rPr>
          <w:sz w:val="22"/>
        </w:rPr>
      </w:pPr>
      <w:r w:rsidRPr="00AD3CAF">
        <w:rPr>
          <w:sz w:val="22"/>
        </w:rPr>
        <w:t xml:space="preserve">(7) </w:t>
      </w:r>
      <w:r w:rsidRPr="00AD3CAF">
        <w:rPr>
          <w:noProof/>
          <w:sz w:val="22"/>
        </w:rPr>
        <mc:AlternateContent>
          <mc:Choice Requires="wps">
            <w:drawing>
              <wp:inline distT="0" distB="0" distL="0" distR="0" wp14:anchorId="5AF549DB" wp14:editId="0F1F3858">
                <wp:extent cx="126000" cy="115200"/>
                <wp:effectExtent l="0" t="0" r="26670" b="18415"/>
                <wp:docPr id="28" name="Rectangle 28"/>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FFFBCD"/>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CBE4F"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5AF549DB" id="Rectangle 28" o:spid="_x0000_s1032"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" fillcolor="#fffbcd" strokecolor="black [3213]" strokeweight="1pt">
                <v:textbox inset="5mm,2mm,5mm,1mm">
                  <w:txbxContent>
                    <w:p w14:paraId="351CBE4F" w14:textId="77777777" w:rsidR="00541635" w:rsidRDefault="00541635" w:rsidP="00541635">
                      <w:pPr>
                        <w:jc w:val="center"/>
                      </w:pPr>
                    </w:p>
                  </w:txbxContent>
                </v:textbox>
                <w10:anchorlock/>
              </v:rect>
            </w:pict>
          </mc:Fallback>
        </mc:AlternateContent>
      </w:r>
      <w:r w:rsidRPr="00AD3CAF">
        <w:rPr>
          <w:sz w:val="22"/>
        </w:rPr>
        <w:t xml:space="preserve"> Central Europe: Slovakia, Poland, Czech Republic, Estonia, Hungary, Lithuania, Croatia, Slovenia, and Latvia; </w:t>
      </w:r>
    </w:p>
    <w:p w14:paraId="5CB88E73" w14:textId="77777777" w:rsidR="00541635" w:rsidRPr="00AD3CAF" w:rsidRDefault="00541635" w:rsidP="00541635">
      <w:pPr>
        <w:spacing w:line="240" w:lineRule="auto"/>
        <w:rPr>
          <w:sz w:val="22"/>
        </w:rPr>
      </w:pPr>
      <w:r w:rsidRPr="00AD3CAF">
        <w:rPr>
          <w:sz w:val="22"/>
        </w:rPr>
        <w:t xml:space="preserve">(8) </w:t>
      </w:r>
      <w:r w:rsidRPr="00AD3CAF">
        <w:rPr>
          <w:noProof/>
          <w:sz w:val="22"/>
        </w:rPr>
        <mc:AlternateContent>
          <mc:Choice Requires="wps">
            <w:drawing>
              <wp:inline distT="0" distB="0" distL="0" distR="0" wp14:anchorId="3BC13D05" wp14:editId="7F4EB35E">
                <wp:extent cx="126000" cy="115200"/>
                <wp:effectExtent l="0" t="0" r="26670" b="18415"/>
                <wp:docPr id="29" name="Rectangle 29"/>
                <wp:cNvGraphicFramePr/>
                <a:graphic xmlns:a="http://schemas.openxmlformats.org/drawingml/2006/main">
                  <a:graphicData uri="http://schemas.microsoft.com/office/word/2010/wordprocessingShape">
                    <wps:wsp>
                      <wps:cNvSpPr/>
                      <wps:spPr>
                        <a:xfrm>
                          <a:off x="0" y="0"/>
                          <a:ext cx="126000" cy="115200"/>
                        </a:xfrm>
                        <a:prstGeom prst="rect">
                          <a:avLst/>
                        </a:prstGeom>
                        <a:solidFill>
                          <a:srgbClr val="FDE1ED"/>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BDCF9" w14:textId="77777777" w:rsidR="00541635" w:rsidRDefault="00541635" w:rsidP="00541635">
                            <w:pPr>
                              <w:jc w:val="center"/>
                            </w:pPr>
                          </w:p>
                        </w:txbxContent>
                      </wps:txbx>
                      <wps:bodyPr rot="0" spcFirstLastPara="0" vertOverflow="overflow" horzOverflow="overflow" vert="horz" wrap="square" lIns="180000" tIns="72000" rIns="180000" bIns="36000" numCol="1" spcCol="0" rtlCol="0" fromWordArt="0" anchor="b" anchorCtr="0" forceAA="0" compatLnSpc="1">
                        <a:prstTxWarp prst="textNoShape">
                          <a:avLst/>
                        </a:prstTxWarp>
                        <a:noAutofit/>
                      </wps:bodyPr>
                    </wps:wsp>
                  </a:graphicData>
                </a:graphic>
              </wp:inline>
            </w:drawing>
          </mc:Choice>
          <mc:Fallback>
            <w:pict>
              <v:rect w14:anchorId="3BC13D05" id="Rectangle 29" o:spid="_x0000_s1033" style="width:9.9pt;height:9.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" fillcolor="#fde1ed" strokecolor="black [3213]" strokeweight="1pt">
                <v:textbox inset="5mm,2mm,5mm,1mm">
                  <w:txbxContent>
                    <w:p w14:paraId="485BDCF9" w14:textId="77777777" w:rsidR="00541635" w:rsidRDefault="00541635" w:rsidP="00541635">
                      <w:pPr>
                        <w:jc w:val="center"/>
                      </w:pPr>
                    </w:p>
                  </w:txbxContent>
                </v:textbox>
                <w10:anchorlock/>
              </v:rect>
            </w:pict>
          </mc:Fallback>
        </mc:AlternateContent>
      </w:r>
      <w:r w:rsidRPr="00AD3CAF">
        <w:rPr>
          <w:sz w:val="22"/>
        </w:rPr>
        <w:t xml:space="preserve"> Southern Europe: Spain, Portugal, Greece, and Italy.</w:t>
      </w:r>
    </w:p>
    <w:p w14:paraId="2F3DC911" w14:textId="587F9433" w:rsidR="00AD3CAF" w:rsidRDefault="00541635" w:rsidP="00AD3CAF">
      <w:pPr>
        <w:spacing w:before="120" w:line="240" w:lineRule="auto"/>
        <w:rPr>
          <w:sz w:val="22"/>
        </w:rPr>
      </w:pPr>
      <w:r w:rsidRPr="0091292B">
        <w:rPr>
          <w:i/>
          <w:sz w:val="22"/>
        </w:rPr>
        <w:t>Source</w:t>
      </w:r>
      <w:r w:rsidRPr="00AD3CAF">
        <w:rPr>
          <w:sz w:val="22"/>
        </w:rPr>
        <w:t>: Human Fertility Database (HFD) and Human Fertility Collection (HFC), own calculations.</w:t>
      </w:r>
    </w:p>
    <w:p w14:paraId="31654E82" w14:textId="77777777" w:rsidR="00AD3CAF" w:rsidRDefault="00AD3CAF">
      <w:pPr>
        <w:spacing w:line="240" w:lineRule="auto"/>
        <w:rPr>
          <w:sz w:val="22"/>
        </w:rPr>
      </w:pPr>
      <w:r>
        <w:rPr>
          <w:sz w:val="22"/>
        </w:rPr>
        <w:br w:type="page"/>
      </w:r>
    </w:p>
    <w:p w14:paraId="01CF5E92" w14:textId="4B2D32D3" w:rsidR="00DA75C1" w:rsidRDefault="00DD21DB" w:rsidP="00E618DF">
      <w:pPr>
        <w:pStyle w:val="Heading1"/>
        <w:numPr>
          <w:ilvl w:val="0"/>
          <w:numId w:val="1"/>
        </w:numPr>
        <w:spacing w:before="0"/>
        <w:ind w:left="284" w:hanging="284"/>
      </w:pPr>
      <w:r>
        <w:lastRenderedPageBreak/>
        <w:t>Summary</w:t>
      </w:r>
      <w:r w:rsidR="00DA75C1">
        <w:t xml:space="preserve"> and </w:t>
      </w:r>
      <w:r w:rsidR="00630879">
        <w:t>conclusion</w:t>
      </w:r>
      <w:r w:rsidR="00A93E9A">
        <w:t>s</w:t>
      </w:r>
    </w:p>
    <w:p w14:paraId="2B5025E6" w14:textId="5E56C589" w:rsidR="00E618DF" w:rsidRPr="009F1EC0" w:rsidRDefault="00E618DF" w:rsidP="00E618DF">
      <w:pPr>
        <w:rPr>
          <w:rFonts w:eastAsia="Times New Roman" w:cs="Calibri"/>
          <w:szCs w:val="24"/>
          <w:lang w:eastAsia="en-GB"/>
        </w:rPr>
      </w:pPr>
      <w:r w:rsidRPr="009F1EC0">
        <w:rPr>
          <w:rFonts w:eastAsia="Times New Roman" w:cs="Calibri"/>
          <w:color w:val="000000"/>
          <w:szCs w:val="24"/>
          <w:lang w:eastAsia="en-GB"/>
        </w:rPr>
        <w:t>In this paper we describe a new refinement and adaptation of the Lexis surface optimised to fertility data. By using both colour/shade and contour</w:t>
      </w:r>
      <w:r w:rsidR="00850DD9" w:rsidRPr="009F1EC0">
        <w:rPr>
          <w:rFonts w:eastAsia="Times New Roman" w:cs="Calibri"/>
          <w:color w:val="000000"/>
          <w:szCs w:val="24"/>
          <w:lang w:eastAsia="en-GB"/>
        </w:rPr>
        <w:t>s</w:t>
      </w:r>
      <w:r w:rsidRPr="009F1EC0">
        <w:rPr>
          <w:rFonts w:eastAsia="Times New Roman" w:cs="Calibri"/>
          <w:color w:val="000000"/>
          <w:szCs w:val="24"/>
          <w:lang w:eastAsia="en-GB"/>
        </w:rPr>
        <w:t xml:space="preserve"> to mark age-specific fertility rates, and cumulative cohort fertility milestones, respectively, we show how these two types of data are </w:t>
      </w:r>
      <w:proofErr w:type="gramStart"/>
      <w:r w:rsidRPr="009F1EC0">
        <w:rPr>
          <w:rFonts w:eastAsia="Times New Roman" w:cs="Calibri"/>
          <w:color w:val="000000"/>
          <w:szCs w:val="24"/>
          <w:lang w:eastAsia="en-GB"/>
        </w:rPr>
        <w:t>related, and</w:t>
      </w:r>
      <w:proofErr w:type="gramEnd"/>
      <w:r w:rsidRPr="009F1EC0">
        <w:rPr>
          <w:rFonts w:eastAsia="Times New Roman" w:cs="Calibri"/>
          <w:color w:val="000000"/>
          <w:szCs w:val="24"/>
          <w:lang w:eastAsia="en-GB"/>
        </w:rPr>
        <w:t xml:space="preserve"> </w:t>
      </w:r>
      <w:r w:rsidR="00BE430F" w:rsidRPr="009F1EC0">
        <w:rPr>
          <w:rFonts w:eastAsia="Times New Roman" w:cs="Calibri"/>
          <w:color w:val="000000"/>
          <w:szCs w:val="24"/>
          <w:lang w:eastAsia="en-GB"/>
        </w:rPr>
        <w:t xml:space="preserve">can </w:t>
      </w:r>
      <w:r w:rsidRPr="009F1EC0">
        <w:rPr>
          <w:rFonts w:eastAsia="Times New Roman" w:cs="Calibri"/>
          <w:color w:val="000000"/>
          <w:szCs w:val="24"/>
          <w:lang w:eastAsia="en-GB"/>
        </w:rPr>
        <w:t xml:space="preserve">be concisely represented </w:t>
      </w:r>
      <w:r w:rsidR="00BE430F" w:rsidRPr="009F1EC0">
        <w:rPr>
          <w:rFonts w:eastAsia="Times New Roman" w:cs="Calibri"/>
          <w:color w:val="000000"/>
          <w:szCs w:val="24"/>
          <w:lang w:eastAsia="en-GB"/>
        </w:rPr>
        <w:t xml:space="preserve">in </w:t>
      </w:r>
      <w:r w:rsidRPr="009F1EC0">
        <w:rPr>
          <w:rFonts w:eastAsia="Times New Roman" w:cs="Calibri"/>
          <w:color w:val="000000"/>
          <w:szCs w:val="24"/>
          <w:lang w:eastAsia="en-GB"/>
        </w:rPr>
        <w:t xml:space="preserve">a single </w:t>
      </w:r>
      <w:r w:rsidR="005A5815" w:rsidRPr="009F1EC0">
        <w:rPr>
          <w:rFonts w:eastAsia="Times New Roman" w:cs="Calibri"/>
          <w:color w:val="000000"/>
          <w:szCs w:val="24"/>
          <w:lang w:eastAsia="en-GB"/>
        </w:rPr>
        <w:t>visualization</w:t>
      </w:r>
      <w:r w:rsidRPr="009F1EC0">
        <w:rPr>
          <w:rFonts w:eastAsia="Times New Roman" w:cs="Calibri"/>
          <w:color w:val="000000"/>
          <w:szCs w:val="24"/>
          <w:lang w:eastAsia="en-GB"/>
        </w:rPr>
        <w:t xml:space="preserve">. </w:t>
      </w:r>
      <w:r w:rsidR="005A5815" w:rsidRPr="009F1EC0">
        <w:rPr>
          <w:rFonts w:eastAsia="Times New Roman" w:cs="Calibri"/>
          <w:color w:val="000000"/>
          <w:szCs w:val="24"/>
          <w:lang w:eastAsia="en-GB"/>
        </w:rPr>
        <w:t>We present examples which introduce and comment on different features within specific countries, to provide conceptual ‘stepping stones’ for developing familiari</w:t>
      </w:r>
      <w:r w:rsidR="00850DD9" w:rsidRPr="009F1EC0">
        <w:rPr>
          <w:rFonts w:eastAsia="Times New Roman" w:cs="Calibri"/>
          <w:color w:val="000000"/>
          <w:szCs w:val="24"/>
          <w:lang w:eastAsia="en-GB"/>
        </w:rPr>
        <w:t>z</w:t>
      </w:r>
      <w:r w:rsidR="005A5815" w:rsidRPr="009F1EC0">
        <w:rPr>
          <w:rFonts w:eastAsia="Times New Roman" w:cs="Calibri"/>
          <w:color w:val="000000"/>
          <w:szCs w:val="24"/>
          <w:lang w:eastAsia="en-GB"/>
        </w:rPr>
        <w:t>ation with this novel visuali</w:t>
      </w:r>
      <w:r w:rsidR="00850DD9" w:rsidRPr="009F1EC0">
        <w:rPr>
          <w:rFonts w:eastAsia="Times New Roman" w:cs="Calibri"/>
          <w:color w:val="000000"/>
          <w:szCs w:val="24"/>
          <w:lang w:eastAsia="en-GB"/>
        </w:rPr>
        <w:t>z</w:t>
      </w:r>
      <w:r w:rsidR="005A5815" w:rsidRPr="009F1EC0">
        <w:rPr>
          <w:rFonts w:eastAsia="Times New Roman" w:cs="Calibri"/>
          <w:color w:val="000000"/>
          <w:szCs w:val="24"/>
          <w:lang w:eastAsia="en-GB"/>
        </w:rPr>
        <w:t xml:space="preserve">ation approach. </w:t>
      </w:r>
      <w:r w:rsidRPr="009F1EC0">
        <w:rPr>
          <w:rFonts w:eastAsia="Times New Roman" w:cs="Calibri"/>
          <w:color w:val="000000"/>
          <w:szCs w:val="24"/>
          <w:lang w:eastAsia="en-GB"/>
        </w:rPr>
        <w:t xml:space="preserve">We conclude with a visualization of 45 countries, based on hundreds of thousands of specific data points. </w:t>
      </w:r>
    </w:p>
    <w:p w14:paraId="512BC49E" w14:textId="1BD61D28" w:rsidR="00131D89" w:rsidRPr="009F1EC0" w:rsidRDefault="005A5815" w:rsidP="00BE430F">
      <w:pPr>
        <w:rPr>
          <w:szCs w:val="24"/>
        </w:rPr>
      </w:pPr>
      <w:r w:rsidRPr="009F1EC0">
        <w:rPr>
          <w:szCs w:val="24"/>
        </w:rPr>
        <w:t xml:space="preserve">Our study reveals that once countries have fallen below a replacement fertility </w:t>
      </w:r>
      <w:proofErr w:type="gramStart"/>
      <w:r w:rsidRPr="009F1EC0">
        <w:rPr>
          <w:szCs w:val="24"/>
        </w:rPr>
        <w:t>level</w:t>
      </w:r>
      <w:proofErr w:type="gramEnd"/>
      <w:r w:rsidRPr="009F1EC0">
        <w:rPr>
          <w:szCs w:val="24"/>
        </w:rPr>
        <w:t xml:space="preserve"> they tend to not return to it. </w:t>
      </w:r>
      <w:r w:rsidR="00131D89" w:rsidRPr="009F1EC0">
        <w:rPr>
          <w:szCs w:val="24"/>
        </w:rPr>
        <w:t xml:space="preserve">We illustrated the cases of West and East Germany, where replacement fertility levels were lost for cohorts born before World War II. After sharing a fall in fertility in late 1960s, East and West Germany experienced different pathways of fertility transitions during the 1970s and 1980s, with a rapid convergence of fertility schedules after the collapse of the Berlin Wall. As reported in other studies </w:t>
      </w:r>
      <w:r w:rsidR="00131D89" w:rsidRPr="009F1EC0">
        <w:rPr>
          <w:szCs w:val="24"/>
        </w:rPr>
        <w:fldChar w:fldCharType="begin" w:fldLock="1"/>
      </w:r>
      <w:r w:rsidR="00131D89" w:rsidRPr="009F1EC0">
        <w:rPr>
          <w:szCs w:val="24"/>
        </w:rPr>
        <w:instrText>ADDIN CSL_CITATION {"citationItems":[{"id":"ITEM-1","itemData":{"DOI":"10.12765/CPoS-2017-10en","author":[{"dropping-particle":"","family":"Frejka","given":"Tomas","non-dropping-particle":"","parse-names":false,"suffix":""}],"container-title":"Comparative Population Studies","id":"ITEM-1","issued":{"date-parts":[["2017"]]},"page":"89-116","title":"The Fertility Transition Revisited: A Cohort Perspective","type":"article-journal","volume":"42"},"uris":["http://www.mendeley.com/documents/?uuid=c888d451-f089-4d31-803b-791a7116e6de"]},{"id":"ITEM-2","itemData":{"DOI":"10.4232/10.CPoS-2011-16en","ISSN":"18698980","abstract":"Across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order-speciﬁ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 initial fertility level, absolute fertility decline at younger ages, and the relative degree of fertility “recuperation” at older ages –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ﬁ rst births, pronounced differentials are observed with regard to the recuperation of second and particularly of third and later births. In line with the differentials observed, projected values of completed fertility in ﬁ ve European countries vary widely for the cohorts born in the early 1980s, ranging from 1.3 in the lowest scenario for Spain to over 1.8 in the highest scenario for the Czech Republic. Keywords","author":[{"dropping-particle":"","family":"Sobotka","given":"Tomáš","non-dropping-particle":"","parse-names":false,"suffix":""},{"dropping-particle":"","family":"Zeman","given":"Kryštof","non-dropping-particle":"","parse-names":false,"suffix":""},{"dropping-particle":"","family":"Lesthaeghe","given":"Ron","non-dropping-particle":"","parse-names":false,"suffix":""},{"dropping-particle":"","family":"Frejka","given":"Tomas","non-dropping-particle":"","parse-names":false,"suffix":""},{"dropping-particle":"","family":"Neels","given":"Karel","non-dropping-particle":"","parse-names":false,"suffix":""}],"container-title":"Comparative Population Studies","id":"ITEM-2","issue":"2-3","issued":{"date-parts":[["2011"]]},"page":"417-452","title":"Postponement and Recuperation in Cohort Fertility: Austria, Germany and Switzerland in a European Context","type":"article-journal","volume":"36"},"uris":["http://www.mendeley.com/documents/?uuid=ab7d4a55-68e8-43a5-b832-b6131a0c45fe"]}],"mendeley":{"formattedCitation":"(Sobotka &lt;i&gt;et al.&lt;/i&gt;, 2011; Frejka, 2017)","manualFormatting":"(Frejka 2017; Sobotka et al. 2011)","plainTextFormattedCitation":"(Sobotka et al., 2011; Frejka, 2017)","previouslyFormattedCitation":"(Sobotka &lt;i&gt;et al.&lt;/i&gt;, 2011; Frejka, 2017)"},"properties":{"noteIndex":0},"schema":"https://github.com/citation-style-language/schema/raw/master/csl-citation.json"}</w:instrText>
      </w:r>
      <w:r w:rsidR="00131D89" w:rsidRPr="009F1EC0">
        <w:rPr>
          <w:szCs w:val="24"/>
        </w:rPr>
        <w:fldChar w:fldCharType="separate"/>
      </w:r>
      <w:r w:rsidR="00131D89" w:rsidRPr="009F1EC0">
        <w:rPr>
          <w:noProof/>
          <w:szCs w:val="24"/>
        </w:rPr>
        <w:t>(Frejka 2017; Sobotka et al. 2011)</w:t>
      </w:r>
      <w:r w:rsidR="00131D89" w:rsidRPr="009F1EC0">
        <w:rPr>
          <w:szCs w:val="24"/>
        </w:rPr>
        <w:fldChar w:fldCharType="end"/>
      </w:r>
      <w:r w:rsidR="00131D89" w:rsidRPr="009F1EC0">
        <w:rPr>
          <w:szCs w:val="24"/>
        </w:rPr>
        <w:t>, cohort fertility rates kept decreasing in East and West Germany and now appear to have stabilised below 1.50 children per woman.</w:t>
      </w:r>
    </w:p>
    <w:p w14:paraId="4EC137F9" w14:textId="4565B3A8" w:rsidR="00BE430F" w:rsidRPr="009F1EC0" w:rsidRDefault="00131D89" w:rsidP="00BE430F">
      <w:pPr>
        <w:rPr>
          <w:rFonts w:eastAsia="Times New Roman" w:cs="Calibri"/>
          <w:color w:val="000000"/>
          <w:szCs w:val="24"/>
          <w:lang w:eastAsia="en-GB"/>
        </w:rPr>
      </w:pPr>
      <w:r w:rsidRPr="009F1EC0">
        <w:rPr>
          <w:szCs w:val="24"/>
        </w:rPr>
        <w:t>Among the countries covered by this study</w:t>
      </w:r>
      <w:r w:rsidR="0089215D" w:rsidRPr="009F1EC0">
        <w:rPr>
          <w:szCs w:val="24"/>
        </w:rPr>
        <w:t xml:space="preserve">, </w:t>
      </w:r>
      <w:r w:rsidR="00BE430F" w:rsidRPr="009F1EC0">
        <w:rPr>
          <w:szCs w:val="24"/>
        </w:rPr>
        <w:t xml:space="preserve">the USA and Norway are exceptions, </w:t>
      </w:r>
      <w:r w:rsidRPr="009F1EC0">
        <w:rPr>
          <w:szCs w:val="24"/>
        </w:rPr>
        <w:t xml:space="preserve">with </w:t>
      </w:r>
      <w:r w:rsidR="00BE430F" w:rsidRPr="009F1EC0">
        <w:rPr>
          <w:szCs w:val="24"/>
        </w:rPr>
        <w:t>the plots reveal</w:t>
      </w:r>
      <w:r w:rsidRPr="009F1EC0">
        <w:rPr>
          <w:szCs w:val="24"/>
        </w:rPr>
        <w:t>ing</w:t>
      </w:r>
      <w:r w:rsidR="00BE430F" w:rsidRPr="009F1EC0">
        <w:rPr>
          <w:szCs w:val="24"/>
        </w:rPr>
        <w:t xml:space="preserve"> much heterogeneity in </w:t>
      </w:r>
      <w:r w:rsidRPr="009F1EC0">
        <w:rPr>
          <w:szCs w:val="24"/>
        </w:rPr>
        <w:t xml:space="preserve">their </w:t>
      </w:r>
      <w:r w:rsidR="0089215D" w:rsidRPr="009F1EC0">
        <w:rPr>
          <w:szCs w:val="24"/>
        </w:rPr>
        <w:t xml:space="preserve">fertility </w:t>
      </w:r>
      <w:r w:rsidR="00BE430F" w:rsidRPr="009F1EC0">
        <w:rPr>
          <w:szCs w:val="24"/>
        </w:rPr>
        <w:t>pathways</w:t>
      </w:r>
      <w:r w:rsidR="000610D5" w:rsidRPr="009F1EC0">
        <w:rPr>
          <w:szCs w:val="24"/>
        </w:rPr>
        <w:t xml:space="preserve">, </w:t>
      </w:r>
      <w:r w:rsidR="0089215D" w:rsidRPr="009F1EC0">
        <w:rPr>
          <w:szCs w:val="24"/>
        </w:rPr>
        <w:t>which appear</w:t>
      </w:r>
      <w:r w:rsidRPr="009F1EC0">
        <w:rPr>
          <w:szCs w:val="24"/>
        </w:rPr>
        <w:t>s</w:t>
      </w:r>
      <w:r w:rsidR="0089215D" w:rsidRPr="009F1EC0">
        <w:rPr>
          <w:szCs w:val="24"/>
        </w:rPr>
        <w:t xml:space="preserve"> to reflect contextual differences</w:t>
      </w:r>
      <w:r w:rsidR="00147C67" w:rsidRPr="009F1EC0">
        <w:rPr>
          <w:szCs w:val="24"/>
        </w:rPr>
        <w:t xml:space="preserve"> between geographic regions</w:t>
      </w:r>
      <w:r w:rsidR="000610D5" w:rsidRPr="009F1EC0">
        <w:rPr>
          <w:szCs w:val="24"/>
        </w:rPr>
        <w:t>.</w:t>
      </w:r>
      <w:r w:rsidR="00BE430F" w:rsidRPr="009F1EC0">
        <w:rPr>
          <w:szCs w:val="24"/>
        </w:rPr>
        <w:t xml:space="preserve"> </w:t>
      </w:r>
      <w:r w:rsidR="00BE430F" w:rsidRPr="009F1EC0">
        <w:rPr>
          <w:rFonts w:eastAsia="Times New Roman" w:cs="Calibri"/>
          <w:color w:val="000000"/>
          <w:szCs w:val="24"/>
          <w:lang w:eastAsia="en-GB"/>
        </w:rPr>
        <w:t>Recuperation</w:t>
      </w:r>
      <w:r w:rsidR="00AD3CAF">
        <w:rPr>
          <w:rFonts w:eastAsia="Times New Roman" w:cs="Calibri"/>
          <w:color w:val="000000"/>
          <w:szCs w:val="24"/>
          <w:lang w:eastAsia="en-GB"/>
        </w:rPr>
        <w:t xml:space="preserve"> or </w:t>
      </w:r>
      <w:r w:rsidR="00BE430F" w:rsidRPr="009F1EC0">
        <w:rPr>
          <w:rFonts w:eastAsia="Times New Roman" w:cs="Calibri"/>
          <w:color w:val="000000"/>
          <w:szCs w:val="24"/>
          <w:lang w:eastAsia="en-GB"/>
        </w:rPr>
        <w:t xml:space="preserve">recovery patterns may be due to the influence of immigrant fertility in the USA (see </w:t>
      </w:r>
      <w:r w:rsidRPr="009F1EC0">
        <w:rPr>
          <w:rFonts w:eastAsia="Times New Roman" w:cs="Calibri"/>
          <w:color w:val="000000"/>
          <w:szCs w:val="24"/>
          <w:lang w:eastAsia="en-GB"/>
        </w:rPr>
        <w:fldChar w:fldCharType="begin" w:fldLock="1"/>
      </w:r>
      <w:r w:rsidR="00EA6F1F" w:rsidRPr="009F1EC0">
        <w:rPr>
          <w:rFonts w:eastAsia="Times New Roman" w:cs="Calibri"/>
          <w:color w:val="000000"/>
          <w:szCs w:val="24"/>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immigrants","type":"article-journal","volume":"30"},"uris":["http://www.mendeley.com/documents/?uuid=b77aef2b-87b6-45a4-a30b-b36f54e2a368"]}],"mendeley":{"formattedCitation":"(Choi, 2014)","manualFormatting":"Choi (2014)","plainTextFormattedCitation":"(Choi, 2014)","previouslyFormattedCitation":"(Choi, 2014)"},"properties":{"noteIndex":0},"schema":"https://github.com/citation-style-language/schema/raw/master/csl-citation.json"}</w:instrText>
      </w:r>
      <w:r w:rsidRPr="009F1EC0">
        <w:rPr>
          <w:rFonts w:eastAsia="Times New Roman" w:cs="Calibri"/>
          <w:color w:val="000000"/>
          <w:szCs w:val="24"/>
          <w:lang w:eastAsia="en-GB"/>
        </w:rPr>
        <w:fldChar w:fldCharType="separate"/>
      </w:r>
      <w:r w:rsidRPr="009F1EC0">
        <w:rPr>
          <w:rFonts w:eastAsia="Times New Roman" w:cs="Calibri"/>
          <w:noProof/>
          <w:color w:val="000000"/>
          <w:szCs w:val="24"/>
          <w:lang w:eastAsia="en-GB"/>
        </w:rPr>
        <w:t>Choi (2014)</w:t>
      </w:r>
      <w:r w:rsidRPr="009F1EC0">
        <w:rPr>
          <w:rFonts w:eastAsia="Times New Roman" w:cs="Calibri"/>
          <w:color w:val="000000"/>
          <w:szCs w:val="24"/>
          <w:lang w:eastAsia="en-GB"/>
        </w:rPr>
        <w:fldChar w:fldCharType="end"/>
      </w:r>
      <w:r w:rsidR="00BE430F" w:rsidRPr="009F1EC0">
        <w:rPr>
          <w:rFonts w:eastAsia="Times New Roman" w:cs="Calibri"/>
          <w:noProof/>
          <w:color w:val="000000"/>
          <w:szCs w:val="24"/>
          <w:lang w:eastAsia="en-GB"/>
        </w:rPr>
        <w:t xml:space="preserve"> and </w:t>
      </w:r>
      <w:r w:rsidR="00BE430F" w:rsidRPr="009F1EC0">
        <w:rPr>
          <w:rFonts w:eastAsia="Times New Roman" w:cs="Calibri"/>
          <w:color w:val="000000"/>
          <w:szCs w:val="24"/>
          <w:lang w:eastAsia="en-GB"/>
        </w:rPr>
        <w:fldChar w:fldCharType="begin" w:fldLock="1"/>
      </w:r>
      <w:r w:rsidR="00BE430F" w:rsidRPr="009F1EC0">
        <w:rPr>
          <w:rFonts w:eastAsia="Times New Roman" w:cs="Calibri"/>
          <w:color w:val="000000"/>
          <w:szCs w:val="24"/>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e7763881-daec-4eac-b658-ad133b8d7fbb"]},{"id":"ITEM-2","itemData":{"ISSN":"0098-7921","author":[{"dropping-particle":"","family":"Coleman","given":"David","non-dropping-particle":"","parse-names":false,"suffix":""}],"container-title":"Population and development review","id":"ITEM-2","issue":"3","issued":{"date-parts":[["2006"]]},"page":"401-446","publisher":"Wiley Online Library","title":"Immigration and ethnic change in low‐fertility countries: A third demographic transition","type":"article-journal","volume":"32"},"uris":["http://www.mendeley.com/documents/?uuid=6de3e5ff-496c-4f7f-af8c-412ad9883dda"]}],"mendeley":{"formattedCitation":"(Coleman, 2006; Choi, 2014)","manualFormatting":"Coleman (2006","plainTextFormattedCitation":"(Coleman, 2006; Choi, 2014)","previouslyFormattedCitation":"(Coleman, 2006; Choi, 2014)"},"properties":{"noteIndex":0},"schema":"https://github.com/citation-style-language/schema/raw/master/csl-citation.json"}</w:instrText>
      </w:r>
      <w:r w:rsidR="00BE430F" w:rsidRPr="009F1EC0">
        <w:rPr>
          <w:rFonts w:eastAsia="Times New Roman" w:cs="Calibri"/>
          <w:color w:val="000000"/>
          <w:szCs w:val="24"/>
          <w:lang w:eastAsia="en-GB"/>
        </w:rPr>
        <w:fldChar w:fldCharType="separate"/>
      </w:r>
      <w:r w:rsidR="00BE430F" w:rsidRPr="009F1EC0">
        <w:rPr>
          <w:rFonts w:eastAsia="Times New Roman" w:cs="Calibri"/>
          <w:noProof/>
          <w:color w:val="000000"/>
          <w:szCs w:val="24"/>
          <w:lang w:eastAsia="en-GB"/>
        </w:rPr>
        <w:t>Coleman (200</w:t>
      </w:r>
      <w:r w:rsidR="00DC4EA2">
        <w:rPr>
          <w:rFonts w:eastAsia="Times New Roman" w:cs="Calibri"/>
          <w:noProof/>
          <w:color w:val="000000"/>
          <w:szCs w:val="24"/>
          <w:lang w:eastAsia="en-GB"/>
        </w:rPr>
        <w:t>6)</w:t>
      </w:r>
      <w:r w:rsidR="00BE430F" w:rsidRPr="009F1EC0">
        <w:rPr>
          <w:rFonts w:eastAsia="Times New Roman" w:cs="Calibri"/>
          <w:color w:val="000000"/>
          <w:szCs w:val="24"/>
          <w:lang w:eastAsia="en-GB"/>
        </w:rPr>
        <w:fldChar w:fldCharType="end"/>
      </w:r>
      <w:r w:rsidR="00BE430F" w:rsidRPr="009F1EC0">
        <w:rPr>
          <w:rFonts w:eastAsia="Times New Roman" w:cs="Calibri"/>
          <w:color w:val="000000"/>
          <w:szCs w:val="24"/>
          <w:lang w:eastAsia="en-GB"/>
        </w:rPr>
        <w:t xml:space="preserve">). In the case of Norway, sustained replacement fertility levels may also be explained by generous welfare provisions and the ideals of gender equality widely spread at the societal level </w:t>
      </w:r>
      <w:r w:rsidR="00BE430F" w:rsidRPr="009F1EC0">
        <w:rPr>
          <w:rFonts w:eastAsia="Times New Roman" w:cs="Calibri"/>
          <w:color w:val="000000"/>
          <w:szCs w:val="24"/>
          <w:lang w:eastAsia="en-GB"/>
        </w:rPr>
        <w:fldChar w:fldCharType="begin" w:fldLock="1"/>
      </w:r>
      <w:r w:rsidR="00BE430F" w:rsidRPr="009F1EC0">
        <w:rPr>
          <w:rFonts w:eastAsia="Times New Roman" w:cs="Calibri"/>
          <w:color w:val="000000"/>
          <w:szCs w:val="24"/>
          <w:lang w:eastAsia="en-GB"/>
        </w:rPr>
        <w:instrText>ADDIN CSL_CITATION {"citationItems":[{"id":"ITEM-1","itemData":{"author":[{"dropping-particle":"","family":"Kravdal","given":"Øystein","non-dropping-particle":"","parse-names":false,"suffix":""}],"container-title":"Low Fertility, Institutions, and their Policies","editor":[{"dropping-particle":"","family":"Rindfuss","given":"Ronald R","non-dropping-particle":"","parse-names":false,"suffix":""},{"dropping-particle":"","family":"Choe","given":"Minja Kim","non-dropping-particle":"","parse-names":false,"suffix":""}],"id":"ITEM-1","issued":{"date-parts":[["2016"]]},"page":"13-47","publisher":"Springer","title":"Not so Low Fertility in Norway—A Result of Affluence, Liberal Values, Gender-Equality Ideals, and the Welfare State","type":"chapter"},"uris":["http://www.mendeley.com/documents/?uuid=29e28c22-d16a-42da-98fe-8a3b2481a2d3"]}],"mendeley":{"formattedCitation":"(Kravdal, 2016)","manualFormatting":"(Kravdal 2016)","plainTextFormattedCitation":"(Kravdal, 2016)","previouslyFormattedCitation":"(Kravdal, 2016)"},"properties":{"noteIndex":0},"schema":"https://github.com/citation-style-language/schema/raw/master/csl-citation.json"}</w:instrText>
      </w:r>
      <w:r w:rsidR="00BE430F" w:rsidRPr="009F1EC0">
        <w:rPr>
          <w:rFonts w:eastAsia="Times New Roman" w:cs="Calibri"/>
          <w:color w:val="000000"/>
          <w:szCs w:val="24"/>
          <w:lang w:eastAsia="en-GB"/>
        </w:rPr>
        <w:fldChar w:fldCharType="separate"/>
      </w:r>
      <w:r w:rsidR="00BE430F" w:rsidRPr="009F1EC0">
        <w:rPr>
          <w:rFonts w:eastAsia="Times New Roman" w:cs="Calibri"/>
          <w:noProof/>
          <w:color w:val="000000"/>
          <w:szCs w:val="24"/>
          <w:lang w:eastAsia="en-GB"/>
        </w:rPr>
        <w:t>(Kravdal 2016)</w:t>
      </w:r>
      <w:r w:rsidR="00BE430F" w:rsidRPr="009F1EC0">
        <w:rPr>
          <w:rFonts w:eastAsia="Times New Roman" w:cs="Calibri"/>
          <w:color w:val="000000"/>
          <w:szCs w:val="24"/>
          <w:lang w:eastAsia="en-GB"/>
        </w:rPr>
        <w:fldChar w:fldCharType="end"/>
      </w:r>
      <w:r w:rsidR="00BE430F" w:rsidRPr="009F1EC0">
        <w:rPr>
          <w:rFonts w:eastAsia="Times New Roman" w:cs="Calibri"/>
          <w:color w:val="000000"/>
          <w:szCs w:val="24"/>
          <w:lang w:eastAsia="en-GB"/>
        </w:rPr>
        <w:t>.</w:t>
      </w:r>
    </w:p>
    <w:p w14:paraId="7C458146" w14:textId="77777777" w:rsidR="000C5D34" w:rsidRDefault="00575CAD" w:rsidP="00D17126">
      <w:pPr>
        <w:pStyle w:val="NormalWeb"/>
        <w:spacing w:before="0" w:beforeAutospacing="0" w:after="0" w:afterAutospacing="0" w:line="480" w:lineRule="auto"/>
        <w:rPr>
          <w:rFonts w:ascii="Calibri" w:hAnsi="Calibri" w:cs="Calibri"/>
          <w:color w:val="000000"/>
        </w:rPr>
      </w:pPr>
      <w:r w:rsidRPr="009F1EC0">
        <w:rPr>
          <w:rFonts w:ascii="Calibri" w:hAnsi="Calibri" w:cs="Calibri"/>
          <w:color w:val="000000"/>
        </w:rPr>
        <w:lastRenderedPageBreak/>
        <w:t xml:space="preserve">The contributions of this paper are both substantive and methodological. The case studies have focused on two paired comparisons at the low and higher end of the fertility spectrum </w:t>
      </w:r>
      <w:r w:rsidR="001940CE" w:rsidRPr="009F1EC0">
        <w:rPr>
          <w:rFonts w:ascii="Calibri" w:hAnsi="Calibri" w:cs="Calibri"/>
          <w:color w:val="000000"/>
        </w:rPr>
        <w:t>among developed countries</w:t>
      </w:r>
      <w:r w:rsidRPr="009F1EC0">
        <w:rPr>
          <w:rFonts w:ascii="Calibri" w:hAnsi="Calibri" w:cs="Calibri"/>
          <w:color w:val="000000"/>
        </w:rPr>
        <w:t>. But perhaps the greatest potential value in this paper is in demonstrating how the visuali</w:t>
      </w:r>
      <w:r w:rsidR="00850DD9" w:rsidRPr="009F1EC0">
        <w:rPr>
          <w:rFonts w:ascii="Calibri" w:hAnsi="Calibri" w:cs="Calibri"/>
          <w:color w:val="000000"/>
        </w:rPr>
        <w:t>z</w:t>
      </w:r>
      <w:r w:rsidRPr="009F1EC0">
        <w:rPr>
          <w:rFonts w:ascii="Calibri" w:hAnsi="Calibri" w:cs="Calibri"/>
          <w:color w:val="000000"/>
        </w:rPr>
        <w:t>ation can be decoded and applied to understanding and comparing many other populations. Further methodological developments based on th</w:t>
      </w:r>
      <w:r w:rsidR="0047535F" w:rsidRPr="009F1EC0">
        <w:rPr>
          <w:rFonts w:ascii="Calibri" w:hAnsi="Calibri" w:cs="Calibri"/>
          <w:color w:val="000000"/>
        </w:rPr>
        <w:t>is</w:t>
      </w:r>
      <w:r w:rsidRPr="009F1EC0">
        <w:rPr>
          <w:rFonts w:ascii="Calibri" w:hAnsi="Calibri" w:cs="Calibri"/>
          <w:color w:val="000000"/>
        </w:rPr>
        <w:t xml:space="preserve"> approach </w:t>
      </w:r>
      <w:r w:rsidR="0047535F" w:rsidRPr="009F1EC0">
        <w:rPr>
          <w:rFonts w:ascii="Calibri" w:hAnsi="Calibri" w:cs="Calibri"/>
          <w:color w:val="000000"/>
        </w:rPr>
        <w:t>are possible using an interactive app which we are currently developing</w:t>
      </w:r>
      <w:r w:rsidR="00D17126" w:rsidRPr="009F1EC0">
        <w:rPr>
          <w:rStyle w:val="FootnoteReference"/>
          <w:rFonts w:ascii="Calibri" w:hAnsi="Calibri" w:cs="Calibri"/>
          <w:color w:val="000000"/>
        </w:rPr>
        <w:footnoteReference w:id="3"/>
      </w:r>
      <w:r w:rsidR="0047535F" w:rsidRPr="009F1EC0">
        <w:rPr>
          <w:rFonts w:ascii="Calibri" w:hAnsi="Calibri" w:cs="Calibri"/>
          <w:color w:val="000000"/>
        </w:rPr>
        <w:t>. The app facilitates the selection of specific countries and compare associated attributes with</w:t>
      </w:r>
      <w:r w:rsidR="00D17126" w:rsidRPr="009F1EC0">
        <w:rPr>
          <w:rFonts w:ascii="Calibri" w:hAnsi="Calibri" w:cs="Calibri"/>
          <w:color w:val="000000"/>
        </w:rPr>
        <w:t>in</w:t>
      </w:r>
      <w:r w:rsidR="0047535F" w:rsidRPr="009F1EC0">
        <w:rPr>
          <w:rFonts w:ascii="Calibri" w:hAnsi="Calibri" w:cs="Calibri"/>
          <w:color w:val="000000"/>
        </w:rPr>
        <w:t xml:space="preserve"> the visualization. Tools provided include options to select </w:t>
      </w:r>
      <w:r w:rsidRPr="009F1EC0">
        <w:rPr>
          <w:rFonts w:ascii="Calibri" w:hAnsi="Calibri" w:cs="Calibri"/>
          <w:color w:val="000000"/>
        </w:rPr>
        <w:t>different colour palettes, as well as to add, remove and shift the fertility milestones being represented with the contour</w:t>
      </w:r>
      <w:r w:rsidR="000D2535" w:rsidRPr="009F1EC0">
        <w:rPr>
          <w:rFonts w:ascii="Calibri" w:hAnsi="Calibri" w:cs="Calibri"/>
          <w:color w:val="000000"/>
        </w:rPr>
        <w:t>s</w:t>
      </w:r>
      <w:r w:rsidRPr="009F1EC0">
        <w:rPr>
          <w:rFonts w:ascii="Calibri" w:hAnsi="Calibri" w:cs="Calibri"/>
          <w:color w:val="000000"/>
        </w:rPr>
        <w:t xml:space="preserve">. </w:t>
      </w:r>
      <w:r w:rsidR="00D17126" w:rsidRPr="009F1EC0">
        <w:rPr>
          <w:rFonts w:ascii="Calibri" w:hAnsi="Calibri" w:cs="Calibri"/>
          <w:color w:val="000000"/>
        </w:rPr>
        <w:t>In addition, the app provides three dimensional representations of the data alongside these map-inspired visualizations</w:t>
      </w:r>
      <w:r w:rsidRPr="009F1EC0">
        <w:rPr>
          <w:rFonts w:ascii="Calibri" w:hAnsi="Calibri" w:cs="Calibri"/>
          <w:color w:val="000000"/>
        </w:rPr>
        <w:t>.</w:t>
      </w:r>
    </w:p>
    <w:p w14:paraId="117D44C2" w14:textId="51186B75" w:rsidR="000C5D34" w:rsidRDefault="000C5D34" w:rsidP="000C5D34">
      <w:pPr>
        <w:pStyle w:val="Heading1"/>
      </w:pPr>
      <w:r>
        <w:t>Acknowledgements</w:t>
      </w:r>
    </w:p>
    <w:p w14:paraId="2D3F7432" w14:textId="515E474B" w:rsidR="000C5D34" w:rsidRPr="00F246F5" w:rsidRDefault="000C5D34" w:rsidP="000924EE">
      <w:r w:rsidRPr="00F246F5">
        <w:t xml:space="preserve">We would like to thank Tim </w:t>
      </w:r>
      <w:proofErr w:type="spellStart"/>
      <w:r w:rsidRPr="00F246F5">
        <w:t>Riffe</w:t>
      </w:r>
      <w:proofErr w:type="spellEnd"/>
      <w:r w:rsidR="00F246F5" w:rsidRPr="00F246F5">
        <w:t xml:space="preserve">, Sebastian </w:t>
      </w:r>
      <w:proofErr w:type="spellStart"/>
      <w:r w:rsidR="00F246F5" w:rsidRPr="00F246F5">
        <w:t>Klüsner</w:t>
      </w:r>
      <w:proofErr w:type="spellEnd"/>
      <w:r w:rsidR="00F246F5">
        <w:t xml:space="preserve">, Nikola Sander and Jakub </w:t>
      </w:r>
      <w:proofErr w:type="spellStart"/>
      <w:r w:rsidR="00F246F5">
        <w:t>Bijak</w:t>
      </w:r>
      <w:proofErr w:type="spellEnd"/>
      <w:r w:rsidR="00F246F5">
        <w:t xml:space="preserve"> for providing very helpful comments on earlier versions of this paper. A previous version of this paper was presented as a poster at the second Human Fertility Database Symposium </w:t>
      </w:r>
      <w:r w:rsidR="00AD3CAF">
        <w:t>on “Population-level fertility research: State of the art”</w:t>
      </w:r>
      <w:ins w:id="33" w:author="Jonathan Minton" w:date="2019-03-16T11:26:00Z">
        <w:r w:rsidR="000E68C3">
          <w:t xml:space="preserve">, </w:t>
        </w:r>
      </w:ins>
      <w:bookmarkStart w:id="34" w:name="_GoBack"/>
      <w:bookmarkEnd w:id="34"/>
      <w:r w:rsidR="00F246F5">
        <w:t xml:space="preserve">which was held at the </w:t>
      </w:r>
      <w:proofErr w:type="spellStart"/>
      <w:r w:rsidR="00F246F5">
        <w:t>WissenschaftsForum</w:t>
      </w:r>
      <w:proofErr w:type="spellEnd"/>
      <w:r w:rsidR="00F246F5">
        <w:t xml:space="preserve"> in Berlin on 23-24 June 2016. We thank participants for their </w:t>
      </w:r>
      <w:r w:rsidR="000924EE">
        <w:t>constructive comments.</w:t>
      </w:r>
    </w:p>
    <w:p w14:paraId="1FB502E7" w14:textId="4A38B35B" w:rsidR="006D4FB2" w:rsidRDefault="006D4FB2" w:rsidP="00D17126">
      <w:pPr>
        <w:pStyle w:val="NormalWeb"/>
        <w:spacing w:before="0" w:beforeAutospacing="0" w:after="0" w:afterAutospacing="0" w:line="480" w:lineRule="auto"/>
      </w:pPr>
      <w:r>
        <w:br w:type="page"/>
      </w:r>
    </w:p>
    <w:p w14:paraId="00966498" w14:textId="497D5CF1" w:rsidR="004041A1" w:rsidRDefault="004041A1" w:rsidP="000924EE">
      <w:pPr>
        <w:pStyle w:val="Heading1"/>
        <w:spacing w:before="0"/>
      </w:pPr>
      <w:r>
        <w:lastRenderedPageBreak/>
        <w:t>References</w:t>
      </w:r>
    </w:p>
    <w:p w14:paraId="53741E5F" w14:textId="28E75883" w:rsidR="009F1EC0"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szCs w:val="24"/>
        </w:rPr>
        <w:fldChar w:fldCharType="begin" w:fldLock="1"/>
      </w:r>
      <w:r w:rsidRPr="009F1EC0">
        <w:rPr>
          <w:szCs w:val="24"/>
        </w:rPr>
        <w:instrText xml:space="preserve">ADDIN Mendeley Bibliography CSL_BIBLIOGRAPHY </w:instrText>
      </w:r>
      <w:r w:rsidRPr="009F1EC0">
        <w:rPr>
          <w:szCs w:val="24"/>
        </w:rPr>
        <w:fldChar w:fldCharType="separate"/>
      </w:r>
      <w:r w:rsidRPr="009F1EC0">
        <w:rPr>
          <w:rFonts w:cs="Calibri"/>
          <w:noProof/>
          <w:szCs w:val="24"/>
        </w:rPr>
        <w:t>Adserà, A. and Ferrer, A. (2014)</w:t>
      </w:r>
      <w:r w:rsidR="00AC5B4E" w:rsidRPr="009F1EC0">
        <w:rPr>
          <w:rFonts w:cs="Calibri"/>
          <w:noProof/>
          <w:szCs w:val="24"/>
        </w:rPr>
        <w:t>.</w:t>
      </w:r>
      <w:r w:rsidRPr="009F1EC0">
        <w:rPr>
          <w:rFonts w:cs="Calibri"/>
          <w:noProof/>
          <w:szCs w:val="24"/>
        </w:rPr>
        <w:t xml:space="preserve"> Immigrants and demography: Marriage, divorce, and fertility</w:t>
      </w:r>
      <w:r w:rsidR="00AC5B4E" w:rsidRPr="009F1EC0">
        <w:rPr>
          <w:rFonts w:cs="Calibri"/>
          <w:noProof/>
          <w:szCs w:val="24"/>
        </w:rPr>
        <w:t>. I</w:t>
      </w:r>
      <w:r w:rsidRPr="009F1EC0">
        <w:rPr>
          <w:rFonts w:cs="Calibri"/>
          <w:noProof/>
          <w:szCs w:val="24"/>
        </w:rPr>
        <w:t>n</w:t>
      </w:r>
      <w:r w:rsidR="006A5130">
        <w:rPr>
          <w:rFonts w:cs="Calibri"/>
          <w:noProof/>
          <w:szCs w:val="24"/>
        </w:rPr>
        <w:t>:</w:t>
      </w:r>
      <w:r w:rsidRPr="009F1EC0">
        <w:rPr>
          <w:rFonts w:cs="Calibri"/>
          <w:noProof/>
          <w:szCs w:val="24"/>
        </w:rPr>
        <w:t xml:space="preserve"> Chiswick, B. R. and Miller, P. W. (eds</w:t>
      </w:r>
      <w:r w:rsidR="006A5130">
        <w:rPr>
          <w:rFonts w:cs="Calibri"/>
          <w:noProof/>
          <w:szCs w:val="24"/>
        </w:rPr>
        <w:t>.</w:t>
      </w:r>
      <w:r w:rsidRPr="009F1EC0">
        <w:rPr>
          <w:rFonts w:cs="Calibri"/>
          <w:noProof/>
          <w:szCs w:val="24"/>
        </w:rPr>
        <w:t>)</w:t>
      </w:r>
      <w:r w:rsidR="006A5130">
        <w:rPr>
          <w:rFonts w:cs="Calibri"/>
          <w:noProof/>
          <w:szCs w:val="24"/>
        </w:rPr>
        <w:t>.</w:t>
      </w:r>
      <w:r w:rsidRPr="009F1EC0">
        <w:rPr>
          <w:rFonts w:cs="Calibri"/>
          <w:noProof/>
          <w:szCs w:val="24"/>
        </w:rPr>
        <w:t xml:space="preserve"> </w:t>
      </w:r>
      <w:r w:rsidRPr="009F1EC0">
        <w:rPr>
          <w:rFonts w:cs="Calibri"/>
          <w:i/>
          <w:iCs/>
          <w:noProof/>
          <w:szCs w:val="24"/>
        </w:rPr>
        <w:t>Handbook of the economics of international migration</w:t>
      </w:r>
      <w:r w:rsidRPr="009F1EC0">
        <w:rPr>
          <w:rFonts w:cs="Calibri"/>
          <w:noProof/>
          <w:szCs w:val="24"/>
        </w:rPr>
        <w:t>. Elsevier</w:t>
      </w:r>
      <w:r w:rsidR="006A5130">
        <w:rPr>
          <w:rFonts w:cs="Calibri"/>
          <w:noProof/>
          <w:szCs w:val="24"/>
        </w:rPr>
        <w:t xml:space="preserve"> Science &amp; Technology</w:t>
      </w:r>
      <w:r w:rsidR="00AC5B4E" w:rsidRPr="009F1EC0">
        <w:rPr>
          <w:rFonts w:cs="Calibri"/>
          <w:noProof/>
          <w:szCs w:val="24"/>
        </w:rPr>
        <w:t xml:space="preserve">: </w:t>
      </w:r>
      <w:r w:rsidRPr="009F1EC0">
        <w:rPr>
          <w:rFonts w:cs="Calibri"/>
          <w:noProof/>
          <w:szCs w:val="24"/>
        </w:rPr>
        <w:t>315–358.</w:t>
      </w:r>
    </w:p>
    <w:p w14:paraId="1C3C0850" w14:textId="0383ED9B"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Balbo, N., Billari, F. C.</w:t>
      </w:r>
      <w:r w:rsidR="006D4657" w:rsidRPr="009F1EC0">
        <w:rPr>
          <w:rFonts w:cs="Calibri"/>
          <w:noProof/>
          <w:szCs w:val="24"/>
        </w:rPr>
        <w:t>,</w:t>
      </w:r>
      <w:r w:rsidRPr="009F1EC0">
        <w:rPr>
          <w:rFonts w:cs="Calibri"/>
          <w:noProof/>
          <w:szCs w:val="24"/>
        </w:rPr>
        <w:t xml:space="preserve"> and Mills, M. (2013)</w:t>
      </w:r>
      <w:r w:rsidR="00AC5B4E" w:rsidRPr="009F1EC0">
        <w:rPr>
          <w:rFonts w:cs="Calibri"/>
          <w:noProof/>
          <w:szCs w:val="24"/>
        </w:rPr>
        <w:t>.</w:t>
      </w:r>
      <w:r w:rsidRPr="009F1EC0">
        <w:rPr>
          <w:rFonts w:cs="Calibri"/>
          <w:noProof/>
          <w:szCs w:val="24"/>
        </w:rPr>
        <w:t xml:space="preserve"> Fertility in advanced societies: A review of research</w:t>
      </w:r>
      <w:r w:rsidR="00AC5B4E" w:rsidRPr="009F1EC0">
        <w:rPr>
          <w:rFonts w:cs="Calibri"/>
          <w:noProof/>
          <w:szCs w:val="24"/>
        </w:rPr>
        <w:t>.</w:t>
      </w:r>
      <w:r w:rsidRPr="009F1EC0">
        <w:rPr>
          <w:rFonts w:cs="Calibri"/>
          <w:noProof/>
          <w:szCs w:val="24"/>
        </w:rPr>
        <w:t xml:space="preserve"> </w:t>
      </w:r>
      <w:r w:rsidRPr="009F1EC0">
        <w:rPr>
          <w:rFonts w:cs="Calibri"/>
          <w:i/>
          <w:iCs/>
          <w:noProof/>
          <w:szCs w:val="24"/>
        </w:rPr>
        <w:t>European Journal of Population/Revue européenne de Démographie</w:t>
      </w:r>
      <w:r w:rsidR="00AC5B4E" w:rsidRPr="009F1EC0">
        <w:rPr>
          <w:rFonts w:cs="Calibri"/>
          <w:noProof/>
          <w:szCs w:val="24"/>
        </w:rPr>
        <w:t xml:space="preserve"> </w:t>
      </w:r>
      <w:r w:rsidRPr="009F1EC0">
        <w:rPr>
          <w:rFonts w:cs="Calibri"/>
          <w:noProof/>
          <w:szCs w:val="24"/>
        </w:rPr>
        <w:t>29(1)</w:t>
      </w:r>
      <w:r w:rsidR="00AC5B4E" w:rsidRPr="009F1EC0">
        <w:rPr>
          <w:rFonts w:cs="Calibri"/>
          <w:noProof/>
          <w:szCs w:val="24"/>
        </w:rPr>
        <w:t xml:space="preserve">: </w:t>
      </w:r>
      <w:r w:rsidRPr="009F1EC0">
        <w:rPr>
          <w:rFonts w:cs="Calibri"/>
          <w:noProof/>
          <w:szCs w:val="24"/>
        </w:rPr>
        <w:t>1–38.</w:t>
      </w:r>
      <w:r w:rsidR="00AC5B4E" w:rsidRPr="009F1EC0">
        <w:rPr>
          <w:rFonts w:cs="Calibri"/>
          <w:noProof/>
          <w:szCs w:val="24"/>
        </w:rPr>
        <w:t xml:space="preserve"> </w:t>
      </w:r>
    </w:p>
    <w:p w14:paraId="4617958B" w14:textId="0B50AE4B"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Basten, S., Sobotka, T.</w:t>
      </w:r>
      <w:r w:rsidR="006D4657" w:rsidRPr="009F1EC0">
        <w:rPr>
          <w:rFonts w:cs="Calibri"/>
          <w:noProof/>
          <w:szCs w:val="24"/>
        </w:rPr>
        <w:t>,</w:t>
      </w:r>
      <w:r w:rsidRPr="009F1EC0">
        <w:rPr>
          <w:rFonts w:cs="Calibri"/>
          <w:noProof/>
          <w:szCs w:val="24"/>
        </w:rPr>
        <w:t xml:space="preserve"> and Zeman, K. (2014)</w:t>
      </w:r>
      <w:r w:rsidR="00AC5B4E" w:rsidRPr="009F1EC0">
        <w:rPr>
          <w:rFonts w:cs="Calibri"/>
          <w:noProof/>
          <w:szCs w:val="24"/>
        </w:rPr>
        <w:t>.</w:t>
      </w:r>
      <w:r w:rsidRPr="009F1EC0">
        <w:rPr>
          <w:rFonts w:cs="Calibri"/>
          <w:noProof/>
          <w:szCs w:val="24"/>
        </w:rPr>
        <w:t xml:space="preserve"> Future fertility in low fertility countries</w:t>
      </w:r>
      <w:r w:rsidR="00AC5B4E" w:rsidRPr="009F1EC0">
        <w:rPr>
          <w:rFonts w:cs="Calibri"/>
          <w:noProof/>
          <w:szCs w:val="24"/>
        </w:rPr>
        <w:t>. I</w:t>
      </w:r>
      <w:r w:rsidRPr="009F1EC0">
        <w:rPr>
          <w:rFonts w:cs="Calibri"/>
          <w:noProof/>
          <w:szCs w:val="24"/>
        </w:rPr>
        <w:t>n</w:t>
      </w:r>
      <w:r w:rsidR="00A235C5">
        <w:rPr>
          <w:rFonts w:cs="Calibri"/>
          <w:noProof/>
          <w:szCs w:val="24"/>
        </w:rPr>
        <w:t>:</w:t>
      </w:r>
      <w:r w:rsidRPr="009F1EC0">
        <w:rPr>
          <w:rFonts w:cs="Calibri"/>
          <w:noProof/>
          <w:szCs w:val="24"/>
        </w:rPr>
        <w:t xml:space="preserve"> Lutz, W., Butz, W. P., and KC, S. (eds</w:t>
      </w:r>
      <w:r w:rsidR="00A235C5">
        <w:rPr>
          <w:rFonts w:cs="Calibri"/>
          <w:noProof/>
          <w:szCs w:val="24"/>
        </w:rPr>
        <w:t>.</w:t>
      </w:r>
      <w:r w:rsidRPr="009F1EC0">
        <w:rPr>
          <w:rFonts w:cs="Calibri"/>
          <w:noProof/>
          <w:szCs w:val="24"/>
        </w:rPr>
        <w:t>)</w:t>
      </w:r>
      <w:r w:rsidR="00A235C5">
        <w:rPr>
          <w:rFonts w:cs="Calibri"/>
          <w:noProof/>
          <w:szCs w:val="24"/>
        </w:rPr>
        <w:t>.</w:t>
      </w:r>
      <w:r w:rsidRPr="009F1EC0">
        <w:rPr>
          <w:rFonts w:cs="Calibri"/>
          <w:noProof/>
          <w:szCs w:val="24"/>
        </w:rPr>
        <w:t xml:space="preserve"> </w:t>
      </w:r>
      <w:r w:rsidRPr="009F1EC0">
        <w:rPr>
          <w:rFonts w:cs="Calibri"/>
          <w:i/>
          <w:iCs/>
          <w:noProof/>
          <w:szCs w:val="24"/>
        </w:rPr>
        <w:t xml:space="preserve">World </w:t>
      </w:r>
      <w:r w:rsidR="00A235C5">
        <w:rPr>
          <w:rFonts w:cs="Calibri"/>
          <w:i/>
          <w:iCs/>
          <w:noProof/>
          <w:szCs w:val="24"/>
        </w:rPr>
        <w:t>p</w:t>
      </w:r>
      <w:r w:rsidRPr="009F1EC0">
        <w:rPr>
          <w:rFonts w:cs="Calibri"/>
          <w:i/>
          <w:iCs/>
          <w:noProof/>
          <w:szCs w:val="24"/>
        </w:rPr>
        <w:t xml:space="preserve">opulation and </w:t>
      </w:r>
      <w:r w:rsidR="00A235C5">
        <w:rPr>
          <w:rFonts w:cs="Calibri"/>
          <w:i/>
          <w:iCs/>
          <w:noProof/>
          <w:szCs w:val="24"/>
        </w:rPr>
        <w:t>h</w:t>
      </w:r>
      <w:r w:rsidRPr="009F1EC0">
        <w:rPr>
          <w:rFonts w:cs="Calibri"/>
          <w:i/>
          <w:iCs/>
          <w:noProof/>
          <w:szCs w:val="24"/>
        </w:rPr>
        <w:t xml:space="preserve">uman </w:t>
      </w:r>
      <w:r w:rsidR="00A235C5">
        <w:rPr>
          <w:rFonts w:cs="Calibri"/>
          <w:i/>
          <w:iCs/>
          <w:noProof/>
          <w:szCs w:val="24"/>
        </w:rPr>
        <w:t>c</w:t>
      </w:r>
      <w:r w:rsidRPr="009F1EC0">
        <w:rPr>
          <w:rFonts w:cs="Calibri"/>
          <w:i/>
          <w:iCs/>
          <w:noProof/>
          <w:szCs w:val="24"/>
        </w:rPr>
        <w:t xml:space="preserve">apital in </w:t>
      </w:r>
      <w:r w:rsidR="00A235C5">
        <w:rPr>
          <w:rFonts w:cs="Calibri"/>
          <w:i/>
          <w:iCs/>
          <w:noProof/>
          <w:szCs w:val="24"/>
        </w:rPr>
        <w:t>t</w:t>
      </w:r>
      <w:r w:rsidRPr="009F1EC0">
        <w:rPr>
          <w:rFonts w:cs="Calibri"/>
          <w:i/>
          <w:iCs/>
          <w:noProof/>
          <w:szCs w:val="24"/>
        </w:rPr>
        <w:t>wenty-</w:t>
      </w:r>
      <w:r w:rsidR="00A235C5">
        <w:rPr>
          <w:rFonts w:cs="Calibri"/>
          <w:i/>
          <w:iCs/>
          <w:noProof/>
          <w:szCs w:val="24"/>
        </w:rPr>
        <w:t>f</w:t>
      </w:r>
      <w:r w:rsidRPr="009F1EC0">
        <w:rPr>
          <w:rFonts w:cs="Calibri"/>
          <w:i/>
          <w:iCs/>
          <w:noProof/>
          <w:szCs w:val="24"/>
        </w:rPr>
        <w:t xml:space="preserve">irst </w:t>
      </w:r>
      <w:r w:rsidR="00A235C5">
        <w:rPr>
          <w:rFonts w:cs="Calibri"/>
          <w:i/>
          <w:iCs/>
          <w:noProof/>
          <w:szCs w:val="24"/>
        </w:rPr>
        <w:t>c</w:t>
      </w:r>
      <w:r w:rsidRPr="009F1EC0">
        <w:rPr>
          <w:rFonts w:cs="Calibri"/>
          <w:i/>
          <w:iCs/>
          <w:noProof/>
          <w:szCs w:val="24"/>
        </w:rPr>
        <w:t>entury</w:t>
      </w:r>
      <w:r w:rsidRPr="009F1EC0">
        <w:rPr>
          <w:rFonts w:cs="Calibri"/>
          <w:noProof/>
          <w:szCs w:val="24"/>
        </w:rPr>
        <w:t>. Oxford: Oxford University Press</w:t>
      </w:r>
      <w:r w:rsidR="00AC5B4E" w:rsidRPr="009F1EC0">
        <w:rPr>
          <w:rFonts w:cs="Calibri"/>
          <w:noProof/>
          <w:szCs w:val="24"/>
        </w:rPr>
        <w:t xml:space="preserve">: </w:t>
      </w:r>
      <w:r w:rsidRPr="009F1EC0">
        <w:rPr>
          <w:rFonts w:cs="Calibri"/>
          <w:noProof/>
          <w:szCs w:val="24"/>
        </w:rPr>
        <w:t xml:space="preserve">39–146. </w:t>
      </w:r>
    </w:p>
    <w:p w14:paraId="11D0BCFB" w14:textId="0E7AE21D" w:rsidR="00EA6F1F"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Billari, F. C. (2018)</w:t>
      </w:r>
      <w:r w:rsidR="00AC5B4E" w:rsidRPr="009F1EC0">
        <w:rPr>
          <w:rFonts w:cs="Calibri"/>
          <w:noProof/>
          <w:szCs w:val="24"/>
        </w:rPr>
        <w:t>.</w:t>
      </w:r>
      <w:r w:rsidRPr="009F1EC0">
        <w:rPr>
          <w:rFonts w:cs="Calibri"/>
          <w:noProof/>
          <w:szCs w:val="24"/>
        </w:rPr>
        <w:t xml:space="preserve"> A “great divergence” in fertility?</w:t>
      </w:r>
      <w:r w:rsidR="00AC5B4E" w:rsidRPr="009F1EC0">
        <w:rPr>
          <w:rFonts w:cs="Calibri"/>
          <w:noProof/>
          <w:szCs w:val="24"/>
        </w:rPr>
        <w:t xml:space="preserve"> </w:t>
      </w:r>
      <w:r w:rsidR="00AC5B4E" w:rsidRPr="009F1EC0">
        <w:rPr>
          <w:rFonts w:cs="Calibri"/>
          <w:noProof/>
          <w:szCs w:val="24"/>
          <w:lang w:val="it-IT"/>
        </w:rPr>
        <w:t>I</w:t>
      </w:r>
      <w:r w:rsidRPr="009F1EC0">
        <w:rPr>
          <w:rFonts w:cs="Calibri"/>
          <w:noProof/>
          <w:szCs w:val="24"/>
          <w:lang w:val="it-IT"/>
        </w:rPr>
        <w:t>n</w:t>
      </w:r>
      <w:r w:rsidR="00A235C5">
        <w:rPr>
          <w:rFonts w:cs="Calibri"/>
          <w:noProof/>
          <w:szCs w:val="24"/>
          <w:lang w:val="it-IT"/>
        </w:rPr>
        <w:t>:</w:t>
      </w:r>
      <w:r w:rsidR="00AC5B4E" w:rsidRPr="009F1EC0">
        <w:rPr>
          <w:rFonts w:cs="Calibri"/>
          <w:noProof/>
          <w:szCs w:val="24"/>
          <w:lang w:val="it-IT"/>
        </w:rPr>
        <w:t xml:space="preserve"> Poston, Jr. D. L. (ed.)</w:t>
      </w:r>
      <w:r w:rsidR="00A235C5">
        <w:rPr>
          <w:rFonts w:cs="Calibri"/>
          <w:noProof/>
          <w:szCs w:val="24"/>
          <w:lang w:val="it-IT"/>
        </w:rPr>
        <w:t>.</w:t>
      </w:r>
      <w:r w:rsidRPr="009F1EC0">
        <w:rPr>
          <w:rFonts w:cs="Calibri"/>
          <w:noProof/>
          <w:szCs w:val="24"/>
          <w:lang w:val="it-IT"/>
        </w:rPr>
        <w:t xml:space="preserve"> </w:t>
      </w:r>
      <w:r w:rsidRPr="009F1EC0">
        <w:rPr>
          <w:rFonts w:cs="Calibri"/>
          <w:i/>
          <w:iCs/>
          <w:noProof/>
          <w:szCs w:val="24"/>
        </w:rPr>
        <w:t>Low fertility regimes and demographic and societal change</w:t>
      </w:r>
      <w:r w:rsidRPr="009F1EC0">
        <w:rPr>
          <w:rFonts w:cs="Calibri"/>
          <w:noProof/>
          <w:szCs w:val="24"/>
        </w:rPr>
        <w:t>. Springer</w:t>
      </w:r>
      <w:r w:rsidR="00AC5B4E" w:rsidRPr="009F1EC0">
        <w:rPr>
          <w:rFonts w:cs="Calibri"/>
          <w:noProof/>
          <w:szCs w:val="24"/>
        </w:rPr>
        <w:t xml:space="preserve">: </w:t>
      </w:r>
      <w:r w:rsidRPr="009F1EC0">
        <w:rPr>
          <w:rFonts w:cs="Calibri"/>
          <w:noProof/>
          <w:szCs w:val="24"/>
        </w:rPr>
        <w:t>15–35.</w:t>
      </w:r>
    </w:p>
    <w:p w14:paraId="2E820D02" w14:textId="2B76E6DE" w:rsidR="008137AE" w:rsidRPr="009F1EC0" w:rsidRDefault="008137AE" w:rsidP="008137AE">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B</w:t>
      </w:r>
      <w:r>
        <w:rPr>
          <w:rFonts w:cs="Calibri"/>
          <w:noProof/>
          <w:szCs w:val="24"/>
        </w:rPr>
        <w:t>urkimsher</w:t>
      </w:r>
      <w:r w:rsidRPr="009F1EC0">
        <w:rPr>
          <w:rFonts w:cs="Calibri"/>
          <w:noProof/>
          <w:szCs w:val="24"/>
        </w:rPr>
        <w:t xml:space="preserve">, </w:t>
      </w:r>
      <w:r>
        <w:rPr>
          <w:rFonts w:cs="Calibri"/>
          <w:noProof/>
          <w:szCs w:val="24"/>
        </w:rPr>
        <w:t>M</w:t>
      </w:r>
      <w:r w:rsidRPr="009F1EC0">
        <w:rPr>
          <w:rFonts w:cs="Calibri"/>
          <w:noProof/>
          <w:szCs w:val="24"/>
        </w:rPr>
        <w:t>. (201</w:t>
      </w:r>
      <w:r>
        <w:rPr>
          <w:rFonts w:cs="Calibri"/>
          <w:noProof/>
          <w:szCs w:val="24"/>
        </w:rPr>
        <w:t>7</w:t>
      </w:r>
      <w:r w:rsidRPr="009F1EC0">
        <w:rPr>
          <w:rFonts w:cs="Calibri"/>
          <w:noProof/>
          <w:szCs w:val="24"/>
        </w:rPr>
        <w:t xml:space="preserve">). </w:t>
      </w:r>
      <w:r>
        <w:rPr>
          <w:rFonts w:cs="Calibri"/>
          <w:noProof/>
          <w:szCs w:val="24"/>
        </w:rPr>
        <w:t>Evolution of the shape of the fertility curve: Why might some countries develop a bimodal curve?</w:t>
      </w:r>
      <w:r w:rsidRPr="009F1EC0">
        <w:rPr>
          <w:rFonts w:cs="Calibri"/>
          <w:noProof/>
          <w:szCs w:val="24"/>
          <w:lang w:val="it-IT"/>
        </w:rPr>
        <w:t xml:space="preserve"> </w:t>
      </w:r>
      <w:r>
        <w:rPr>
          <w:rFonts w:cs="Calibri"/>
          <w:i/>
          <w:iCs/>
          <w:noProof/>
          <w:szCs w:val="24"/>
        </w:rPr>
        <w:t>Demographic Research</w:t>
      </w:r>
      <w:r>
        <w:rPr>
          <w:rFonts w:cs="Calibri"/>
          <w:noProof/>
          <w:szCs w:val="24"/>
        </w:rPr>
        <w:t xml:space="preserve"> 37(11)</w:t>
      </w:r>
      <w:r w:rsidRPr="009F1EC0">
        <w:rPr>
          <w:rFonts w:cs="Calibri"/>
          <w:noProof/>
          <w:szCs w:val="24"/>
        </w:rPr>
        <w:t xml:space="preserve">: </w:t>
      </w:r>
      <w:r>
        <w:rPr>
          <w:rFonts w:cs="Calibri"/>
          <w:noProof/>
          <w:szCs w:val="24"/>
        </w:rPr>
        <w:t>295</w:t>
      </w:r>
      <w:r w:rsidRPr="009F1EC0">
        <w:rPr>
          <w:rFonts w:cs="Calibri"/>
          <w:noProof/>
          <w:szCs w:val="24"/>
        </w:rPr>
        <w:t>–3</w:t>
      </w:r>
      <w:r>
        <w:rPr>
          <w:rFonts w:cs="Calibri"/>
          <w:noProof/>
          <w:szCs w:val="24"/>
        </w:rPr>
        <w:t>24</w:t>
      </w:r>
      <w:r w:rsidRPr="009F1EC0">
        <w:rPr>
          <w:rFonts w:cs="Calibri"/>
          <w:noProof/>
          <w:szCs w:val="24"/>
        </w:rPr>
        <w:t>.</w:t>
      </w:r>
    </w:p>
    <w:p w14:paraId="50FF3CD0" w14:textId="4E514904" w:rsidR="008137AE" w:rsidRPr="009F1EC0" w:rsidRDefault="008137AE" w:rsidP="008137AE">
      <w:pPr>
        <w:widowControl w:val="0"/>
        <w:autoSpaceDE w:val="0"/>
        <w:autoSpaceDN w:val="0"/>
        <w:adjustRightInd w:val="0"/>
        <w:spacing w:after="160" w:line="240" w:lineRule="auto"/>
        <w:ind w:left="720" w:hanging="720"/>
        <w:rPr>
          <w:rFonts w:cs="Calibri"/>
          <w:noProof/>
          <w:szCs w:val="24"/>
        </w:rPr>
      </w:pPr>
      <w:r>
        <w:rPr>
          <w:rFonts w:cs="Calibri"/>
          <w:noProof/>
          <w:szCs w:val="24"/>
        </w:rPr>
        <w:t>Campbell</w:t>
      </w:r>
      <w:r w:rsidRPr="009F1EC0">
        <w:rPr>
          <w:rFonts w:cs="Calibri"/>
          <w:noProof/>
          <w:szCs w:val="24"/>
        </w:rPr>
        <w:t>,</w:t>
      </w:r>
      <w:r>
        <w:rPr>
          <w:rFonts w:cs="Calibri"/>
          <w:noProof/>
          <w:szCs w:val="24"/>
        </w:rPr>
        <w:t xml:space="preserve"> M. and Robards, J.</w:t>
      </w:r>
      <w:r w:rsidRPr="009F1EC0">
        <w:rPr>
          <w:rFonts w:cs="Calibri"/>
          <w:noProof/>
          <w:szCs w:val="24"/>
        </w:rPr>
        <w:t xml:space="preserve"> (201</w:t>
      </w:r>
      <w:r>
        <w:rPr>
          <w:rFonts w:cs="Calibri"/>
          <w:noProof/>
          <w:szCs w:val="24"/>
        </w:rPr>
        <w:t>4</w:t>
      </w:r>
      <w:r w:rsidRPr="009F1EC0">
        <w:rPr>
          <w:rFonts w:cs="Calibri"/>
          <w:noProof/>
          <w:szCs w:val="24"/>
        </w:rPr>
        <w:t xml:space="preserve">). </w:t>
      </w:r>
      <w:r w:rsidR="00957C3E">
        <w:rPr>
          <w:rFonts w:cs="Calibri"/>
          <w:noProof/>
          <w:szCs w:val="24"/>
        </w:rPr>
        <w:t>Comparing changing age-specific fertility across the United Kingdom using Lexis diagrams.</w:t>
      </w:r>
      <w:r w:rsidRPr="009F1EC0">
        <w:rPr>
          <w:rFonts w:cs="Calibri"/>
          <w:noProof/>
          <w:szCs w:val="24"/>
          <w:lang w:val="it-IT"/>
        </w:rPr>
        <w:t xml:space="preserve"> </w:t>
      </w:r>
      <w:r w:rsidR="00957C3E">
        <w:rPr>
          <w:rFonts w:cs="Calibri"/>
          <w:noProof/>
          <w:szCs w:val="24"/>
        </w:rPr>
        <w:t>Southampton: ESRC Centre for Population Change (CPC Working Paper 50)</w:t>
      </w:r>
      <w:r w:rsidRPr="009F1EC0">
        <w:rPr>
          <w:rFonts w:cs="Calibri"/>
          <w:noProof/>
          <w:szCs w:val="24"/>
        </w:rPr>
        <w:t>.</w:t>
      </w:r>
    </w:p>
    <w:p w14:paraId="0FEEA79A" w14:textId="079D41A6"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Caselli, G. and Vallin, J. (2005)</w:t>
      </w:r>
      <w:r w:rsidR="00AC5B4E" w:rsidRPr="009F1EC0">
        <w:rPr>
          <w:rFonts w:cs="Calibri"/>
          <w:noProof/>
          <w:szCs w:val="24"/>
        </w:rPr>
        <w:t>.</w:t>
      </w:r>
      <w:r w:rsidRPr="009F1EC0">
        <w:rPr>
          <w:rFonts w:cs="Calibri"/>
          <w:noProof/>
          <w:szCs w:val="24"/>
        </w:rPr>
        <w:t xml:space="preserve"> From situation events in time to the Lexis </w:t>
      </w:r>
      <w:r w:rsidR="00AC5B4E" w:rsidRPr="009F1EC0">
        <w:rPr>
          <w:rFonts w:cs="Calibri"/>
          <w:noProof/>
          <w:szCs w:val="24"/>
        </w:rPr>
        <w:t>d</w:t>
      </w:r>
      <w:r w:rsidRPr="009F1EC0">
        <w:rPr>
          <w:rFonts w:cs="Calibri"/>
          <w:noProof/>
          <w:szCs w:val="24"/>
        </w:rPr>
        <w:t>iagram and the</w:t>
      </w:r>
      <w:r w:rsidR="00AC5B4E" w:rsidRPr="009F1EC0">
        <w:rPr>
          <w:rFonts w:cs="Calibri"/>
          <w:noProof/>
          <w:szCs w:val="24"/>
        </w:rPr>
        <w:t xml:space="preserve"> c</w:t>
      </w:r>
      <w:r w:rsidRPr="009F1EC0">
        <w:rPr>
          <w:rFonts w:cs="Calibri"/>
          <w:noProof/>
          <w:szCs w:val="24"/>
        </w:rPr>
        <w:t>omputing of rates</w:t>
      </w:r>
      <w:r w:rsidR="006D4657" w:rsidRPr="009F1EC0">
        <w:rPr>
          <w:rFonts w:cs="Calibri"/>
          <w:noProof/>
          <w:szCs w:val="24"/>
        </w:rPr>
        <w:t>. I</w:t>
      </w:r>
      <w:r w:rsidRPr="009F1EC0">
        <w:rPr>
          <w:rFonts w:cs="Calibri"/>
          <w:noProof/>
          <w:szCs w:val="24"/>
        </w:rPr>
        <w:t>n</w:t>
      </w:r>
      <w:r w:rsidR="00A235C5">
        <w:rPr>
          <w:rFonts w:cs="Calibri"/>
          <w:noProof/>
          <w:szCs w:val="24"/>
        </w:rPr>
        <w:t>:</w:t>
      </w:r>
      <w:r w:rsidRPr="009F1EC0">
        <w:rPr>
          <w:rFonts w:cs="Calibri"/>
          <w:noProof/>
          <w:szCs w:val="24"/>
        </w:rPr>
        <w:t xml:space="preserve"> Caselli, G., Vallin, J., and Wunsch, G. (eds</w:t>
      </w:r>
      <w:r w:rsidR="006D4657" w:rsidRPr="009F1EC0">
        <w:rPr>
          <w:rFonts w:cs="Calibri"/>
          <w:noProof/>
          <w:szCs w:val="24"/>
        </w:rPr>
        <w:t>.</w:t>
      </w:r>
      <w:r w:rsidRPr="009F1EC0">
        <w:rPr>
          <w:rFonts w:cs="Calibri"/>
          <w:noProof/>
          <w:szCs w:val="24"/>
        </w:rPr>
        <w:t>)</w:t>
      </w:r>
      <w:r w:rsidR="00A235C5">
        <w:rPr>
          <w:rFonts w:cs="Calibri"/>
          <w:noProof/>
          <w:szCs w:val="24"/>
        </w:rPr>
        <w:t>.</w:t>
      </w:r>
      <w:r w:rsidRPr="009F1EC0">
        <w:rPr>
          <w:rFonts w:cs="Calibri"/>
          <w:noProof/>
          <w:szCs w:val="24"/>
        </w:rPr>
        <w:t xml:space="preserve"> </w:t>
      </w:r>
      <w:r w:rsidRPr="009F1EC0">
        <w:rPr>
          <w:rFonts w:cs="Calibri"/>
          <w:i/>
          <w:iCs/>
          <w:noProof/>
          <w:szCs w:val="24"/>
        </w:rPr>
        <w:t xml:space="preserve">Demography: Analysis and </w:t>
      </w:r>
      <w:r w:rsidR="006D4657" w:rsidRPr="009F1EC0">
        <w:rPr>
          <w:rFonts w:cs="Calibri"/>
          <w:i/>
          <w:iCs/>
          <w:noProof/>
          <w:szCs w:val="24"/>
        </w:rPr>
        <w:t>s</w:t>
      </w:r>
      <w:r w:rsidRPr="009F1EC0">
        <w:rPr>
          <w:rFonts w:cs="Calibri"/>
          <w:i/>
          <w:iCs/>
          <w:noProof/>
          <w:szCs w:val="24"/>
        </w:rPr>
        <w:t>ynthesis</w:t>
      </w:r>
      <w:r w:rsidR="00A235C5">
        <w:rPr>
          <w:rFonts w:cs="Calibri"/>
          <w:i/>
          <w:iCs/>
          <w:noProof/>
          <w:szCs w:val="24"/>
        </w:rPr>
        <w:t>. A treatise in population</w:t>
      </w:r>
      <w:r w:rsidRPr="009F1EC0">
        <w:rPr>
          <w:rFonts w:cs="Calibri"/>
          <w:noProof/>
          <w:szCs w:val="24"/>
        </w:rPr>
        <w:t>. Boston: Academic Press</w:t>
      </w:r>
      <w:r w:rsidR="00A235C5">
        <w:rPr>
          <w:rFonts w:cs="Calibri"/>
          <w:noProof/>
          <w:szCs w:val="24"/>
        </w:rPr>
        <w:t>: 55-</w:t>
      </w:r>
      <w:r w:rsidR="00EA7D04">
        <w:rPr>
          <w:rFonts w:cs="Calibri"/>
          <w:noProof/>
          <w:szCs w:val="24"/>
        </w:rPr>
        <w:t>68</w:t>
      </w:r>
      <w:r w:rsidRPr="009F1EC0">
        <w:rPr>
          <w:rFonts w:cs="Calibri"/>
          <w:noProof/>
          <w:szCs w:val="24"/>
        </w:rPr>
        <w:t>.</w:t>
      </w:r>
    </w:p>
    <w:p w14:paraId="51A07E2F" w14:textId="0F28CE2C"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Choi, K. H. (2014)</w:t>
      </w:r>
      <w:r w:rsidR="00AC5B4E" w:rsidRPr="009F1EC0">
        <w:rPr>
          <w:rFonts w:cs="Calibri"/>
          <w:noProof/>
          <w:szCs w:val="24"/>
        </w:rPr>
        <w:t>.</w:t>
      </w:r>
      <w:r w:rsidRPr="009F1EC0">
        <w:rPr>
          <w:rFonts w:cs="Calibri"/>
          <w:noProof/>
          <w:szCs w:val="24"/>
        </w:rPr>
        <w:t xml:space="preserve"> Fertility in the context of Mexican migration to the United States: A case for incorporating the pre-migration fertility of immigrants</w:t>
      </w:r>
      <w:r w:rsidR="006D4657" w:rsidRPr="009F1EC0">
        <w:rPr>
          <w:rFonts w:cs="Calibri"/>
          <w:noProof/>
          <w:szCs w:val="24"/>
        </w:rPr>
        <w:t xml:space="preserve">. </w:t>
      </w:r>
      <w:r w:rsidRPr="009F1EC0">
        <w:rPr>
          <w:rFonts w:cs="Calibri"/>
          <w:i/>
          <w:iCs/>
          <w:noProof/>
          <w:szCs w:val="24"/>
        </w:rPr>
        <w:t>Demographic Research</w:t>
      </w:r>
      <w:r w:rsidR="006D4657" w:rsidRPr="009F1EC0">
        <w:rPr>
          <w:rFonts w:cs="Calibri"/>
          <w:noProof/>
          <w:szCs w:val="24"/>
        </w:rPr>
        <w:t xml:space="preserve"> </w:t>
      </w:r>
      <w:r w:rsidRPr="009F1EC0">
        <w:rPr>
          <w:rFonts w:cs="Calibri"/>
          <w:noProof/>
          <w:szCs w:val="24"/>
        </w:rPr>
        <w:t>30(24)</w:t>
      </w:r>
      <w:r w:rsidR="006D4657" w:rsidRPr="009F1EC0">
        <w:rPr>
          <w:rFonts w:cs="Calibri"/>
          <w:noProof/>
          <w:szCs w:val="24"/>
        </w:rPr>
        <w:t xml:space="preserve">: </w:t>
      </w:r>
      <w:r w:rsidRPr="009F1EC0">
        <w:rPr>
          <w:rFonts w:cs="Calibri"/>
          <w:noProof/>
          <w:szCs w:val="24"/>
        </w:rPr>
        <w:t>703–737.</w:t>
      </w:r>
    </w:p>
    <w:p w14:paraId="1515B69B" w14:textId="773E03EF"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Coleman, D. (2006)</w:t>
      </w:r>
      <w:r w:rsidR="00AC5B4E" w:rsidRPr="009F1EC0">
        <w:rPr>
          <w:rFonts w:cs="Calibri"/>
          <w:noProof/>
          <w:szCs w:val="24"/>
        </w:rPr>
        <w:t>.</w:t>
      </w:r>
      <w:r w:rsidRPr="009F1EC0">
        <w:rPr>
          <w:rFonts w:cs="Calibri"/>
          <w:noProof/>
          <w:szCs w:val="24"/>
        </w:rPr>
        <w:t xml:space="preserve"> Immigration and ethnic change in low‐fertility countries: A third demographic transition</w:t>
      </w:r>
      <w:r w:rsidR="006D4657" w:rsidRPr="009F1EC0">
        <w:rPr>
          <w:rFonts w:cs="Calibri"/>
          <w:noProof/>
          <w:szCs w:val="24"/>
        </w:rPr>
        <w:t xml:space="preserve">. </w:t>
      </w:r>
      <w:r w:rsidRPr="009F1EC0">
        <w:rPr>
          <w:rFonts w:cs="Calibri"/>
          <w:i/>
          <w:iCs/>
          <w:noProof/>
          <w:szCs w:val="24"/>
        </w:rPr>
        <w:t xml:space="preserve">Population and </w:t>
      </w:r>
      <w:r w:rsidR="00EA7D04">
        <w:rPr>
          <w:rFonts w:cs="Calibri"/>
          <w:i/>
          <w:iCs/>
          <w:noProof/>
          <w:szCs w:val="24"/>
        </w:rPr>
        <w:t>D</w:t>
      </w:r>
      <w:r w:rsidRPr="009F1EC0">
        <w:rPr>
          <w:rFonts w:cs="Calibri"/>
          <w:i/>
          <w:iCs/>
          <w:noProof/>
          <w:szCs w:val="24"/>
        </w:rPr>
        <w:t xml:space="preserve">evelopment </w:t>
      </w:r>
      <w:r w:rsidR="00EA7D04">
        <w:rPr>
          <w:rFonts w:cs="Calibri"/>
          <w:i/>
          <w:iCs/>
          <w:noProof/>
          <w:szCs w:val="24"/>
        </w:rPr>
        <w:t>R</w:t>
      </w:r>
      <w:r w:rsidRPr="009F1EC0">
        <w:rPr>
          <w:rFonts w:cs="Calibri"/>
          <w:i/>
          <w:iCs/>
          <w:noProof/>
          <w:szCs w:val="24"/>
        </w:rPr>
        <w:t>eview</w:t>
      </w:r>
      <w:r w:rsidR="006D4657" w:rsidRPr="009F1EC0">
        <w:rPr>
          <w:rFonts w:cs="Calibri"/>
          <w:noProof/>
          <w:szCs w:val="24"/>
        </w:rPr>
        <w:t xml:space="preserve"> </w:t>
      </w:r>
      <w:r w:rsidRPr="009F1EC0">
        <w:rPr>
          <w:rFonts w:cs="Calibri"/>
          <w:noProof/>
          <w:szCs w:val="24"/>
        </w:rPr>
        <w:t>32(3)</w:t>
      </w:r>
      <w:r w:rsidR="006D4657" w:rsidRPr="009F1EC0">
        <w:rPr>
          <w:rFonts w:cs="Calibri"/>
          <w:noProof/>
          <w:szCs w:val="24"/>
        </w:rPr>
        <w:t xml:space="preserve">: </w:t>
      </w:r>
      <w:r w:rsidRPr="009F1EC0">
        <w:rPr>
          <w:rFonts w:cs="Calibri"/>
          <w:noProof/>
          <w:szCs w:val="24"/>
        </w:rPr>
        <w:t>401–446</w:t>
      </w:r>
      <w:r w:rsidR="006D4657" w:rsidRPr="009F1EC0">
        <w:rPr>
          <w:rFonts w:cs="Calibri"/>
          <w:noProof/>
          <w:szCs w:val="24"/>
        </w:rPr>
        <w:t xml:space="preserve">. </w:t>
      </w:r>
    </w:p>
    <w:p w14:paraId="7D0B1080" w14:textId="7A0F4226"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Davis, K. (1945)</w:t>
      </w:r>
      <w:r w:rsidR="00AC5B4E" w:rsidRPr="009F1EC0">
        <w:rPr>
          <w:rFonts w:cs="Calibri"/>
          <w:noProof/>
          <w:szCs w:val="24"/>
        </w:rPr>
        <w:t>.</w:t>
      </w:r>
      <w:r w:rsidRPr="009F1EC0">
        <w:rPr>
          <w:rFonts w:cs="Calibri"/>
          <w:noProof/>
          <w:szCs w:val="24"/>
        </w:rPr>
        <w:t xml:space="preserve"> The World Demographic Transition</w:t>
      </w:r>
      <w:r w:rsidR="006D4657" w:rsidRPr="009F1EC0">
        <w:rPr>
          <w:rFonts w:cs="Calibri"/>
          <w:noProof/>
          <w:szCs w:val="24"/>
        </w:rPr>
        <w:t>.</w:t>
      </w:r>
      <w:r w:rsidRPr="009F1EC0">
        <w:rPr>
          <w:rFonts w:cs="Calibri"/>
          <w:noProof/>
          <w:szCs w:val="24"/>
        </w:rPr>
        <w:t xml:space="preserve"> </w:t>
      </w:r>
      <w:r w:rsidRPr="009F1EC0">
        <w:rPr>
          <w:rFonts w:cs="Calibri"/>
          <w:i/>
          <w:iCs/>
          <w:noProof/>
          <w:szCs w:val="24"/>
        </w:rPr>
        <w:t>The Annals of the American Academy of Political and Social Science</w:t>
      </w:r>
      <w:r w:rsidRPr="009F1EC0">
        <w:rPr>
          <w:rFonts w:cs="Calibri"/>
          <w:noProof/>
          <w:szCs w:val="24"/>
        </w:rPr>
        <w:t xml:space="preserve"> 237(Jan)</w:t>
      </w:r>
      <w:r w:rsidR="006D4657" w:rsidRPr="009F1EC0">
        <w:rPr>
          <w:rFonts w:cs="Calibri"/>
          <w:noProof/>
          <w:szCs w:val="24"/>
        </w:rPr>
        <w:t xml:space="preserve">: </w:t>
      </w:r>
      <w:r w:rsidRPr="009F1EC0">
        <w:rPr>
          <w:rFonts w:cs="Calibri"/>
          <w:noProof/>
          <w:szCs w:val="24"/>
        </w:rPr>
        <w:t>1–11.</w:t>
      </w:r>
    </w:p>
    <w:p w14:paraId="067F41E1" w14:textId="4FEBBB39"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Esping-Andersen, G. (1999)</w:t>
      </w:r>
      <w:r w:rsidR="00AC5B4E" w:rsidRPr="009F1EC0">
        <w:rPr>
          <w:rFonts w:cs="Calibri"/>
          <w:noProof/>
          <w:szCs w:val="24"/>
        </w:rPr>
        <w:t>.</w:t>
      </w:r>
      <w:r w:rsidRPr="009F1EC0">
        <w:rPr>
          <w:rFonts w:cs="Calibri"/>
          <w:noProof/>
          <w:szCs w:val="24"/>
        </w:rPr>
        <w:t xml:space="preserve"> </w:t>
      </w:r>
      <w:r w:rsidRPr="009F1EC0">
        <w:rPr>
          <w:rFonts w:cs="Calibri"/>
          <w:i/>
          <w:iCs/>
          <w:noProof/>
          <w:szCs w:val="24"/>
        </w:rPr>
        <w:t>Social foundations of postindustrial economies</w:t>
      </w:r>
      <w:r w:rsidRPr="009F1EC0">
        <w:rPr>
          <w:rFonts w:cs="Calibri"/>
          <w:noProof/>
          <w:szCs w:val="24"/>
        </w:rPr>
        <w:t>.</w:t>
      </w:r>
      <w:r w:rsidR="006D4657" w:rsidRPr="009F1EC0">
        <w:rPr>
          <w:rFonts w:cs="Calibri"/>
          <w:noProof/>
          <w:szCs w:val="24"/>
        </w:rPr>
        <w:t xml:space="preserve"> </w:t>
      </w:r>
      <w:r w:rsidRPr="009F1EC0">
        <w:rPr>
          <w:rFonts w:cs="Calibri"/>
          <w:noProof/>
          <w:szCs w:val="24"/>
        </w:rPr>
        <w:t>Oxford</w:t>
      </w:r>
      <w:r w:rsidR="006D4657" w:rsidRPr="009F1EC0">
        <w:rPr>
          <w:rFonts w:cs="Calibri"/>
          <w:noProof/>
          <w:szCs w:val="24"/>
        </w:rPr>
        <w:t>: Oxford University Press</w:t>
      </w:r>
      <w:r w:rsidRPr="009F1EC0">
        <w:rPr>
          <w:rFonts w:cs="Calibri"/>
          <w:noProof/>
          <w:szCs w:val="24"/>
        </w:rPr>
        <w:t>.</w:t>
      </w:r>
    </w:p>
    <w:p w14:paraId="5B0F1B2B" w14:textId="40DF78FD"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Esping‐Andersen, G. and Billari, F. C. (2015)</w:t>
      </w:r>
      <w:r w:rsidR="00AC5B4E" w:rsidRPr="009F1EC0">
        <w:rPr>
          <w:rFonts w:cs="Calibri"/>
          <w:noProof/>
          <w:szCs w:val="24"/>
        </w:rPr>
        <w:t>.</w:t>
      </w:r>
      <w:r w:rsidRPr="009F1EC0">
        <w:rPr>
          <w:rFonts w:cs="Calibri"/>
          <w:noProof/>
          <w:szCs w:val="24"/>
        </w:rPr>
        <w:t xml:space="preserve"> Re‐theorizing </w:t>
      </w:r>
      <w:r w:rsidR="00EA7D04">
        <w:rPr>
          <w:rFonts w:cs="Calibri"/>
          <w:noProof/>
          <w:szCs w:val="24"/>
        </w:rPr>
        <w:t>f</w:t>
      </w:r>
      <w:r w:rsidRPr="009F1EC0">
        <w:rPr>
          <w:rFonts w:cs="Calibri"/>
          <w:noProof/>
          <w:szCs w:val="24"/>
        </w:rPr>
        <w:t xml:space="preserve">amily </w:t>
      </w:r>
      <w:r w:rsidR="00EA7D04">
        <w:rPr>
          <w:rFonts w:cs="Calibri"/>
          <w:noProof/>
          <w:szCs w:val="24"/>
        </w:rPr>
        <w:t>d</w:t>
      </w:r>
      <w:r w:rsidRPr="009F1EC0">
        <w:rPr>
          <w:rFonts w:cs="Calibri"/>
          <w:noProof/>
          <w:szCs w:val="24"/>
        </w:rPr>
        <w:t>emographics</w:t>
      </w:r>
      <w:r w:rsidR="006D4657" w:rsidRPr="009F1EC0">
        <w:rPr>
          <w:rFonts w:cs="Calibri"/>
          <w:noProof/>
          <w:szCs w:val="24"/>
        </w:rPr>
        <w:t xml:space="preserve">. </w:t>
      </w:r>
      <w:r w:rsidRPr="009F1EC0">
        <w:rPr>
          <w:rFonts w:cs="Calibri"/>
          <w:i/>
          <w:iCs/>
          <w:noProof/>
          <w:szCs w:val="24"/>
        </w:rPr>
        <w:t>Population and Development Review</w:t>
      </w:r>
      <w:r w:rsidR="006D4657" w:rsidRPr="009F1EC0">
        <w:rPr>
          <w:rFonts w:cs="Calibri"/>
          <w:noProof/>
          <w:szCs w:val="24"/>
        </w:rPr>
        <w:t xml:space="preserve"> </w:t>
      </w:r>
      <w:r w:rsidRPr="009F1EC0">
        <w:rPr>
          <w:rFonts w:cs="Calibri"/>
          <w:noProof/>
          <w:szCs w:val="24"/>
        </w:rPr>
        <w:t>41(1)</w:t>
      </w:r>
      <w:r w:rsidR="006D4657" w:rsidRPr="009F1EC0">
        <w:rPr>
          <w:rFonts w:cs="Calibri"/>
          <w:noProof/>
          <w:szCs w:val="24"/>
        </w:rPr>
        <w:t>:</w:t>
      </w:r>
      <w:r w:rsidRPr="009F1EC0">
        <w:rPr>
          <w:rFonts w:cs="Calibri"/>
          <w:noProof/>
          <w:szCs w:val="24"/>
        </w:rPr>
        <w:t xml:space="preserve"> 1–31.</w:t>
      </w:r>
    </w:p>
    <w:p w14:paraId="6D9236EE" w14:textId="205EC7BC"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Frejka, T. (2017)</w:t>
      </w:r>
      <w:r w:rsidR="00AC5B4E" w:rsidRPr="009F1EC0">
        <w:rPr>
          <w:rFonts w:cs="Calibri"/>
          <w:noProof/>
          <w:szCs w:val="24"/>
        </w:rPr>
        <w:t>.</w:t>
      </w:r>
      <w:r w:rsidRPr="009F1EC0">
        <w:rPr>
          <w:rFonts w:cs="Calibri"/>
          <w:noProof/>
          <w:szCs w:val="24"/>
        </w:rPr>
        <w:t xml:space="preserve"> The </w:t>
      </w:r>
      <w:r w:rsidR="00A92B90" w:rsidRPr="009F1EC0">
        <w:rPr>
          <w:rFonts w:cs="Calibri"/>
          <w:noProof/>
          <w:szCs w:val="24"/>
        </w:rPr>
        <w:t>f</w:t>
      </w:r>
      <w:r w:rsidRPr="009F1EC0">
        <w:rPr>
          <w:rFonts w:cs="Calibri"/>
          <w:noProof/>
          <w:szCs w:val="24"/>
        </w:rPr>
        <w:t xml:space="preserve">ertility </w:t>
      </w:r>
      <w:r w:rsidR="00A92B90" w:rsidRPr="009F1EC0">
        <w:rPr>
          <w:rFonts w:cs="Calibri"/>
          <w:noProof/>
          <w:szCs w:val="24"/>
        </w:rPr>
        <w:t>t</w:t>
      </w:r>
      <w:r w:rsidRPr="009F1EC0">
        <w:rPr>
          <w:rFonts w:cs="Calibri"/>
          <w:noProof/>
          <w:szCs w:val="24"/>
        </w:rPr>
        <w:t xml:space="preserve">ransition </w:t>
      </w:r>
      <w:r w:rsidR="00A92B90" w:rsidRPr="009F1EC0">
        <w:rPr>
          <w:rFonts w:cs="Calibri"/>
          <w:noProof/>
          <w:szCs w:val="24"/>
        </w:rPr>
        <w:t>r</w:t>
      </w:r>
      <w:r w:rsidRPr="009F1EC0">
        <w:rPr>
          <w:rFonts w:cs="Calibri"/>
          <w:noProof/>
          <w:szCs w:val="24"/>
        </w:rPr>
        <w:t xml:space="preserve">evisited: A </w:t>
      </w:r>
      <w:r w:rsidR="00A92B90" w:rsidRPr="009F1EC0">
        <w:rPr>
          <w:rFonts w:cs="Calibri"/>
          <w:noProof/>
          <w:szCs w:val="24"/>
        </w:rPr>
        <w:t>c</w:t>
      </w:r>
      <w:r w:rsidRPr="009F1EC0">
        <w:rPr>
          <w:rFonts w:cs="Calibri"/>
          <w:noProof/>
          <w:szCs w:val="24"/>
        </w:rPr>
        <w:t xml:space="preserve">ohort </w:t>
      </w:r>
      <w:r w:rsidR="00A92B90" w:rsidRPr="009F1EC0">
        <w:rPr>
          <w:rFonts w:cs="Calibri"/>
          <w:noProof/>
          <w:szCs w:val="24"/>
        </w:rPr>
        <w:t>p</w:t>
      </w:r>
      <w:r w:rsidRPr="009F1EC0">
        <w:rPr>
          <w:rFonts w:cs="Calibri"/>
          <w:noProof/>
          <w:szCs w:val="24"/>
        </w:rPr>
        <w:t>erspective</w:t>
      </w:r>
      <w:r w:rsidR="00A92B90" w:rsidRPr="009F1EC0">
        <w:rPr>
          <w:rFonts w:cs="Calibri"/>
          <w:noProof/>
          <w:szCs w:val="24"/>
        </w:rPr>
        <w:t>.</w:t>
      </w:r>
      <w:r w:rsidRPr="009F1EC0">
        <w:rPr>
          <w:rFonts w:cs="Calibri"/>
          <w:noProof/>
          <w:szCs w:val="24"/>
        </w:rPr>
        <w:t xml:space="preserve"> </w:t>
      </w:r>
      <w:r w:rsidRPr="009F1EC0">
        <w:rPr>
          <w:rFonts w:cs="Calibri"/>
          <w:i/>
          <w:iCs/>
          <w:noProof/>
          <w:szCs w:val="24"/>
        </w:rPr>
        <w:t>Comparative Population Studies</w:t>
      </w:r>
      <w:r w:rsidRPr="009F1EC0">
        <w:rPr>
          <w:rFonts w:cs="Calibri"/>
          <w:noProof/>
          <w:szCs w:val="24"/>
        </w:rPr>
        <w:t xml:space="preserve"> 42</w:t>
      </w:r>
      <w:r w:rsidR="00A92B90" w:rsidRPr="009F1EC0">
        <w:rPr>
          <w:rFonts w:cs="Calibri"/>
          <w:noProof/>
          <w:szCs w:val="24"/>
        </w:rPr>
        <w:t>:</w:t>
      </w:r>
      <w:r w:rsidRPr="009F1EC0">
        <w:rPr>
          <w:rFonts w:cs="Calibri"/>
          <w:noProof/>
          <w:szCs w:val="24"/>
        </w:rPr>
        <w:t xml:space="preserve"> 89–116.</w:t>
      </w:r>
    </w:p>
    <w:p w14:paraId="1D524166" w14:textId="02CD57F2"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Goldstein, J. R., Sobotka, T.</w:t>
      </w:r>
      <w:r w:rsidR="006D4657" w:rsidRPr="009F1EC0">
        <w:rPr>
          <w:rFonts w:cs="Calibri"/>
          <w:noProof/>
          <w:szCs w:val="24"/>
        </w:rPr>
        <w:t>,</w:t>
      </w:r>
      <w:r w:rsidRPr="009F1EC0">
        <w:rPr>
          <w:rFonts w:cs="Calibri"/>
          <w:noProof/>
          <w:szCs w:val="24"/>
        </w:rPr>
        <w:t xml:space="preserve"> and Jasilioniene, A. (2009)</w:t>
      </w:r>
      <w:r w:rsidR="00AC5B4E" w:rsidRPr="009F1EC0">
        <w:rPr>
          <w:rFonts w:cs="Calibri"/>
          <w:noProof/>
          <w:szCs w:val="24"/>
        </w:rPr>
        <w:t>.</w:t>
      </w:r>
      <w:r w:rsidRPr="009F1EC0">
        <w:rPr>
          <w:rFonts w:cs="Calibri"/>
          <w:noProof/>
          <w:szCs w:val="24"/>
        </w:rPr>
        <w:t xml:space="preserve"> The </w:t>
      </w:r>
      <w:r w:rsidR="00A92B90" w:rsidRPr="009F1EC0">
        <w:rPr>
          <w:rFonts w:cs="Calibri"/>
          <w:noProof/>
          <w:szCs w:val="24"/>
        </w:rPr>
        <w:t>e</w:t>
      </w:r>
      <w:r w:rsidRPr="009F1EC0">
        <w:rPr>
          <w:rFonts w:cs="Calibri"/>
          <w:noProof/>
          <w:szCs w:val="24"/>
        </w:rPr>
        <w:t xml:space="preserve">nd of “Lowest-Low” </w:t>
      </w:r>
      <w:r w:rsidR="00A92B90" w:rsidRPr="009F1EC0">
        <w:rPr>
          <w:rFonts w:cs="Calibri"/>
          <w:noProof/>
          <w:szCs w:val="24"/>
        </w:rPr>
        <w:t>f</w:t>
      </w:r>
      <w:r w:rsidRPr="009F1EC0">
        <w:rPr>
          <w:rFonts w:cs="Calibri"/>
          <w:noProof/>
          <w:szCs w:val="24"/>
        </w:rPr>
        <w:t xml:space="preserve">ertility? </w:t>
      </w:r>
      <w:r w:rsidRPr="009F1EC0">
        <w:rPr>
          <w:rFonts w:cs="Calibri"/>
          <w:i/>
          <w:iCs/>
          <w:noProof/>
          <w:szCs w:val="24"/>
        </w:rPr>
        <w:t>Population and Development Review</w:t>
      </w:r>
      <w:r w:rsidRPr="009F1EC0">
        <w:rPr>
          <w:rFonts w:cs="Calibri"/>
          <w:noProof/>
          <w:szCs w:val="24"/>
        </w:rPr>
        <w:t xml:space="preserve"> 35(4)</w:t>
      </w:r>
      <w:r w:rsidR="00A92B90" w:rsidRPr="009F1EC0">
        <w:rPr>
          <w:rFonts w:cs="Calibri"/>
          <w:noProof/>
          <w:szCs w:val="24"/>
        </w:rPr>
        <w:t xml:space="preserve">: </w:t>
      </w:r>
      <w:r w:rsidRPr="009F1EC0">
        <w:rPr>
          <w:rFonts w:cs="Calibri"/>
          <w:noProof/>
          <w:szCs w:val="24"/>
        </w:rPr>
        <w:t>663–699.</w:t>
      </w:r>
      <w:r w:rsidR="00A92B90" w:rsidRPr="009F1EC0">
        <w:rPr>
          <w:rFonts w:cs="Calibri"/>
          <w:noProof/>
          <w:szCs w:val="24"/>
        </w:rPr>
        <w:t xml:space="preserve"> </w:t>
      </w:r>
    </w:p>
    <w:p w14:paraId="77A3A01F" w14:textId="4FE811B7"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Grigorieva, O.</w:t>
      </w:r>
      <w:r w:rsidR="006D4657" w:rsidRPr="009F1EC0">
        <w:rPr>
          <w:rFonts w:cs="Calibri"/>
          <w:noProof/>
          <w:szCs w:val="24"/>
        </w:rPr>
        <w:t xml:space="preserve">, </w:t>
      </w:r>
      <w:r w:rsidR="00A92B90" w:rsidRPr="009F1EC0">
        <w:rPr>
          <w:rFonts w:cs="Calibri"/>
          <w:noProof/>
          <w:szCs w:val="24"/>
        </w:rPr>
        <w:t xml:space="preserve">Jasilioniene, A., Jdanov, D. A., Grigoriev, P., Sobotka, T., Zeman, K., and Shkolnikov, V. M. </w:t>
      </w:r>
      <w:r w:rsidRPr="009F1EC0">
        <w:rPr>
          <w:rFonts w:cs="Calibri"/>
          <w:noProof/>
          <w:szCs w:val="24"/>
        </w:rPr>
        <w:t>(2015)</w:t>
      </w:r>
      <w:r w:rsidR="00AC5B4E" w:rsidRPr="009F1EC0">
        <w:rPr>
          <w:rFonts w:cs="Calibri"/>
          <w:noProof/>
          <w:szCs w:val="24"/>
        </w:rPr>
        <w:t>.</w:t>
      </w:r>
      <w:r w:rsidRPr="009F1EC0">
        <w:rPr>
          <w:rFonts w:cs="Calibri"/>
          <w:noProof/>
          <w:szCs w:val="24"/>
        </w:rPr>
        <w:t xml:space="preserve"> </w:t>
      </w:r>
      <w:r w:rsidRPr="00A235C5">
        <w:rPr>
          <w:rFonts w:cs="Calibri"/>
          <w:iCs/>
          <w:noProof/>
          <w:szCs w:val="24"/>
        </w:rPr>
        <w:t xml:space="preserve">Methods </w:t>
      </w:r>
      <w:r w:rsidR="00A235C5">
        <w:rPr>
          <w:rFonts w:cs="Calibri"/>
          <w:iCs/>
          <w:noProof/>
          <w:szCs w:val="24"/>
        </w:rPr>
        <w:t>p</w:t>
      </w:r>
      <w:r w:rsidRPr="00A235C5">
        <w:rPr>
          <w:rFonts w:cs="Calibri"/>
          <w:iCs/>
          <w:noProof/>
          <w:szCs w:val="24"/>
        </w:rPr>
        <w:t>rotocol for the Human Fertility Collecti</w:t>
      </w:r>
      <w:r w:rsidR="00A92B90" w:rsidRPr="00A235C5">
        <w:rPr>
          <w:rFonts w:cs="Calibri"/>
          <w:iCs/>
          <w:noProof/>
          <w:szCs w:val="24"/>
        </w:rPr>
        <w:t>o</w:t>
      </w:r>
      <w:r w:rsidRPr="00A235C5">
        <w:rPr>
          <w:rFonts w:cs="Calibri"/>
          <w:iCs/>
          <w:noProof/>
          <w:szCs w:val="24"/>
        </w:rPr>
        <w:t>n</w:t>
      </w:r>
      <w:r w:rsidR="00A235C5">
        <w:rPr>
          <w:rFonts w:cs="Calibri"/>
          <w:iCs/>
          <w:noProof/>
          <w:szCs w:val="24"/>
        </w:rPr>
        <w:t xml:space="preserve"> [electronic resource]</w:t>
      </w:r>
      <w:r w:rsidR="00A92B90" w:rsidRPr="00A235C5">
        <w:rPr>
          <w:rFonts w:cs="Calibri"/>
          <w:noProof/>
          <w:szCs w:val="24"/>
        </w:rPr>
        <w:t>.</w:t>
      </w:r>
      <w:r w:rsidR="00A92B90" w:rsidRPr="009F1EC0">
        <w:rPr>
          <w:rFonts w:cs="Calibri"/>
          <w:noProof/>
          <w:szCs w:val="24"/>
        </w:rPr>
        <w:t xml:space="preserve"> </w:t>
      </w:r>
      <w:r w:rsidRPr="009F1EC0">
        <w:rPr>
          <w:rFonts w:cs="Calibri"/>
          <w:noProof/>
          <w:szCs w:val="24"/>
        </w:rPr>
        <w:t>http://www.fertilitydata.org/docs/methods.pdf (</w:t>
      </w:r>
      <w:r w:rsidR="00A235C5">
        <w:rPr>
          <w:rFonts w:cs="Calibri"/>
          <w:noProof/>
          <w:szCs w:val="24"/>
        </w:rPr>
        <w:t>a</w:t>
      </w:r>
      <w:r w:rsidRPr="009F1EC0">
        <w:rPr>
          <w:rFonts w:cs="Calibri"/>
          <w:noProof/>
          <w:szCs w:val="24"/>
        </w:rPr>
        <w:t xml:space="preserve">ccessed: 25 </w:t>
      </w:r>
      <w:r w:rsidRPr="009F1EC0">
        <w:rPr>
          <w:rFonts w:cs="Calibri"/>
          <w:noProof/>
          <w:szCs w:val="24"/>
        </w:rPr>
        <w:lastRenderedPageBreak/>
        <w:t>August 2017).</w:t>
      </w:r>
    </w:p>
    <w:p w14:paraId="5B42BCB2" w14:textId="5F2B84D7"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Kravdal, Ø. (2016)</w:t>
      </w:r>
      <w:r w:rsidR="00AC5B4E" w:rsidRPr="009F1EC0">
        <w:rPr>
          <w:rFonts w:cs="Calibri"/>
          <w:noProof/>
          <w:szCs w:val="24"/>
        </w:rPr>
        <w:t>.</w:t>
      </w:r>
      <w:r w:rsidRPr="009F1EC0">
        <w:rPr>
          <w:rFonts w:cs="Calibri"/>
          <w:noProof/>
          <w:szCs w:val="24"/>
        </w:rPr>
        <w:t xml:space="preserve"> Not so </w:t>
      </w:r>
      <w:r w:rsidR="00C52B47" w:rsidRPr="009F1EC0">
        <w:rPr>
          <w:rFonts w:cs="Calibri"/>
          <w:noProof/>
          <w:szCs w:val="24"/>
        </w:rPr>
        <w:t>l</w:t>
      </w:r>
      <w:r w:rsidRPr="009F1EC0">
        <w:rPr>
          <w:rFonts w:cs="Calibri"/>
          <w:noProof/>
          <w:szCs w:val="24"/>
        </w:rPr>
        <w:t xml:space="preserve">ow </w:t>
      </w:r>
      <w:r w:rsidR="00C52B47" w:rsidRPr="009F1EC0">
        <w:rPr>
          <w:rFonts w:cs="Calibri"/>
          <w:noProof/>
          <w:szCs w:val="24"/>
        </w:rPr>
        <w:t>f</w:t>
      </w:r>
      <w:r w:rsidRPr="009F1EC0">
        <w:rPr>
          <w:rFonts w:cs="Calibri"/>
          <w:noProof/>
          <w:szCs w:val="24"/>
        </w:rPr>
        <w:t xml:space="preserve">ertility in Norway—A </w:t>
      </w:r>
      <w:r w:rsidR="00C52B47" w:rsidRPr="009F1EC0">
        <w:rPr>
          <w:rFonts w:cs="Calibri"/>
          <w:noProof/>
          <w:szCs w:val="24"/>
        </w:rPr>
        <w:t>r</w:t>
      </w:r>
      <w:r w:rsidRPr="009F1EC0">
        <w:rPr>
          <w:rFonts w:cs="Calibri"/>
          <w:noProof/>
          <w:szCs w:val="24"/>
        </w:rPr>
        <w:t xml:space="preserve">esult of </w:t>
      </w:r>
      <w:r w:rsidR="00C52B47" w:rsidRPr="009F1EC0">
        <w:rPr>
          <w:rFonts w:cs="Calibri"/>
          <w:noProof/>
          <w:szCs w:val="24"/>
        </w:rPr>
        <w:t>a</w:t>
      </w:r>
      <w:r w:rsidRPr="009F1EC0">
        <w:rPr>
          <w:rFonts w:cs="Calibri"/>
          <w:noProof/>
          <w:szCs w:val="24"/>
        </w:rPr>
        <w:t xml:space="preserve">ffluence, </w:t>
      </w:r>
      <w:r w:rsidR="00C52B47" w:rsidRPr="009F1EC0">
        <w:rPr>
          <w:rFonts w:cs="Calibri"/>
          <w:noProof/>
          <w:szCs w:val="24"/>
        </w:rPr>
        <w:t>l</w:t>
      </w:r>
      <w:r w:rsidRPr="009F1EC0">
        <w:rPr>
          <w:rFonts w:cs="Calibri"/>
          <w:noProof/>
          <w:szCs w:val="24"/>
        </w:rPr>
        <w:t xml:space="preserve">iberal </w:t>
      </w:r>
      <w:r w:rsidR="00C52B47" w:rsidRPr="009F1EC0">
        <w:rPr>
          <w:rFonts w:cs="Calibri"/>
          <w:noProof/>
          <w:szCs w:val="24"/>
        </w:rPr>
        <w:t>v</w:t>
      </w:r>
      <w:r w:rsidRPr="009F1EC0">
        <w:rPr>
          <w:rFonts w:cs="Calibri"/>
          <w:noProof/>
          <w:szCs w:val="24"/>
        </w:rPr>
        <w:t xml:space="preserve">alues, </w:t>
      </w:r>
      <w:r w:rsidR="00C52B47" w:rsidRPr="009F1EC0">
        <w:rPr>
          <w:rFonts w:cs="Calibri"/>
          <w:noProof/>
          <w:szCs w:val="24"/>
        </w:rPr>
        <w:t>g</w:t>
      </w:r>
      <w:r w:rsidRPr="009F1EC0">
        <w:rPr>
          <w:rFonts w:cs="Calibri"/>
          <w:noProof/>
          <w:szCs w:val="24"/>
        </w:rPr>
        <w:t>ender-</w:t>
      </w:r>
      <w:r w:rsidR="00C52B47" w:rsidRPr="009F1EC0">
        <w:rPr>
          <w:rFonts w:cs="Calibri"/>
          <w:noProof/>
          <w:szCs w:val="24"/>
        </w:rPr>
        <w:t>e</w:t>
      </w:r>
      <w:r w:rsidRPr="009F1EC0">
        <w:rPr>
          <w:rFonts w:cs="Calibri"/>
          <w:noProof/>
          <w:szCs w:val="24"/>
        </w:rPr>
        <w:t xml:space="preserve">quality </w:t>
      </w:r>
      <w:r w:rsidR="00C52B47" w:rsidRPr="009F1EC0">
        <w:rPr>
          <w:rFonts w:cs="Calibri"/>
          <w:noProof/>
          <w:szCs w:val="24"/>
        </w:rPr>
        <w:t>i</w:t>
      </w:r>
      <w:r w:rsidRPr="009F1EC0">
        <w:rPr>
          <w:rFonts w:cs="Calibri"/>
          <w:noProof/>
          <w:szCs w:val="24"/>
        </w:rPr>
        <w:t xml:space="preserve">deals, and the </w:t>
      </w:r>
      <w:r w:rsidR="00C52B47" w:rsidRPr="009F1EC0">
        <w:rPr>
          <w:rFonts w:cs="Calibri"/>
          <w:noProof/>
          <w:szCs w:val="24"/>
        </w:rPr>
        <w:t>w</w:t>
      </w:r>
      <w:r w:rsidRPr="009F1EC0">
        <w:rPr>
          <w:rFonts w:cs="Calibri"/>
          <w:noProof/>
          <w:szCs w:val="24"/>
        </w:rPr>
        <w:t xml:space="preserve">elfare </w:t>
      </w:r>
      <w:r w:rsidR="00C52B47" w:rsidRPr="009F1EC0">
        <w:rPr>
          <w:rFonts w:cs="Calibri"/>
          <w:noProof/>
          <w:szCs w:val="24"/>
        </w:rPr>
        <w:t>s</w:t>
      </w:r>
      <w:r w:rsidRPr="009F1EC0">
        <w:rPr>
          <w:rFonts w:cs="Calibri"/>
          <w:noProof/>
          <w:szCs w:val="24"/>
        </w:rPr>
        <w:t>tate</w:t>
      </w:r>
      <w:r w:rsidR="00C52B47" w:rsidRPr="009F1EC0">
        <w:rPr>
          <w:rFonts w:cs="Calibri"/>
          <w:noProof/>
          <w:szCs w:val="24"/>
        </w:rPr>
        <w:t>. I</w:t>
      </w:r>
      <w:r w:rsidRPr="009F1EC0">
        <w:rPr>
          <w:rFonts w:cs="Calibri"/>
          <w:noProof/>
          <w:szCs w:val="24"/>
        </w:rPr>
        <w:t>n</w:t>
      </w:r>
      <w:r w:rsidR="00EA7D04">
        <w:rPr>
          <w:rFonts w:cs="Calibri"/>
          <w:noProof/>
          <w:szCs w:val="24"/>
        </w:rPr>
        <w:t>:</w:t>
      </w:r>
      <w:r w:rsidRPr="009F1EC0">
        <w:rPr>
          <w:rFonts w:cs="Calibri"/>
          <w:noProof/>
          <w:szCs w:val="24"/>
        </w:rPr>
        <w:t xml:space="preserve"> Rindfuss, R. R. and Choe, M. K. (eds</w:t>
      </w:r>
      <w:r w:rsidR="00EA7D04">
        <w:rPr>
          <w:rFonts w:cs="Calibri"/>
          <w:noProof/>
          <w:szCs w:val="24"/>
        </w:rPr>
        <w:t>.</w:t>
      </w:r>
      <w:r w:rsidRPr="009F1EC0">
        <w:rPr>
          <w:rFonts w:cs="Calibri"/>
          <w:noProof/>
          <w:szCs w:val="24"/>
        </w:rPr>
        <w:t>)</w:t>
      </w:r>
      <w:r w:rsidR="00EA7D04">
        <w:rPr>
          <w:rFonts w:cs="Calibri"/>
          <w:noProof/>
          <w:szCs w:val="24"/>
        </w:rPr>
        <w:t>.</w:t>
      </w:r>
      <w:r w:rsidRPr="009F1EC0">
        <w:rPr>
          <w:rFonts w:cs="Calibri"/>
          <w:noProof/>
          <w:szCs w:val="24"/>
        </w:rPr>
        <w:t xml:space="preserve"> </w:t>
      </w:r>
      <w:r w:rsidRPr="009F1EC0">
        <w:rPr>
          <w:rFonts w:cs="Calibri"/>
          <w:i/>
          <w:iCs/>
          <w:noProof/>
          <w:szCs w:val="24"/>
        </w:rPr>
        <w:t xml:space="preserve">Low </w:t>
      </w:r>
      <w:r w:rsidR="00EA7D04">
        <w:rPr>
          <w:rFonts w:cs="Calibri"/>
          <w:i/>
          <w:iCs/>
          <w:noProof/>
          <w:szCs w:val="24"/>
        </w:rPr>
        <w:t>f</w:t>
      </w:r>
      <w:r w:rsidRPr="009F1EC0">
        <w:rPr>
          <w:rFonts w:cs="Calibri"/>
          <w:i/>
          <w:iCs/>
          <w:noProof/>
          <w:szCs w:val="24"/>
        </w:rPr>
        <w:t xml:space="preserve">ertility, </w:t>
      </w:r>
      <w:r w:rsidR="00EA7D04">
        <w:rPr>
          <w:rFonts w:cs="Calibri"/>
          <w:i/>
          <w:iCs/>
          <w:noProof/>
          <w:szCs w:val="24"/>
        </w:rPr>
        <w:t>i</w:t>
      </w:r>
      <w:r w:rsidRPr="009F1EC0">
        <w:rPr>
          <w:rFonts w:cs="Calibri"/>
          <w:i/>
          <w:iCs/>
          <w:noProof/>
          <w:szCs w:val="24"/>
        </w:rPr>
        <w:t xml:space="preserve">nstitutions, and their </w:t>
      </w:r>
      <w:r w:rsidR="00EA7D04">
        <w:rPr>
          <w:rFonts w:cs="Calibri"/>
          <w:i/>
          <w:iCs/>
          <w:noProof/>
          <w:szCs w:val="24"/>
        </w:rPr>
        <w:t>p</w:t>
      </w:r>
      <w:r w:rsidRPr="009F1EC0">
        <w:rPr>
          <w:rFonts w:cs="Calibri"/>
          <w:i/>
          <w:iCs/>
          <w:noProof/>
          <w:szCs w:val="24"/>
        </w:rPr>
        <w:t>olicies</w:t>
      </w:r>
      <w:r w:rsidRPr="009F1EC0">
        <w:rPr>
          <w:rFonts w:cs="Calibri"/>
          <w:noProof/>
          <w:szCs w:val="24"/>
        </w:rPr>
        <w:t>. Springer</w:t>
      </w:r>
      <w:r w:rsidR="00C52B47" w:rsidRPr="009F1EC0">
        <w:rPr>
          <w:rFonts w:cs="Calibri"/>
          <w:noProof/>
          <w:szCs w:val="24"/>
        </w:rPr>
        <w:t xml:space="preserve">: </w:t>
      </w:r>
      <w:r w:rsidRPr="009F1EC0">
        <w:rPr>
          <w:rFonts w:cs="Calibri"/>
          <w:noProof/>
          <w:szCs w:val="24"/>
        </w:rPr>
        <w:t>13–47.</w:t>
      </w:r>
    </w:p>
    <w:p w14:paraId="7368D606" w14:textId="27386863" w:rsidR="004A29AF" w:rsidRPr="009F1EC0" w:rsidRDefault="004A29AF" w:rsidP="004A29AF">
      <w:pPr>
        <w:widowControl w:val="0"/>
        <w:autoSpaceDE w:val="0"/>
        <w:autoSpaceDN w:val="0"/>
        <w:adjustRightInd w:val="0"/>
        <w:spacing w:after="160" w:line="240" w:lineRule="auto"/>
        <w:ind w:left="720" w:hanging="720"/>
        <w:rPr>
          <w:rFonts w:cs="Calibri"/>
          <w:noProof/>
          <w:szCs w:val="24"/>
        </w:rPr>
      </w:pPr>
      <w:r>
        <w:rPr>
          <w:rFonts w:cs="Calibri"/>
          <w:noProof/>
          <w:szCs w:val="24"/>
        </w:rPr>
        <w:t>Lesthaeghe</w:t>
      </w:r>
      <w:r w:rsidRPr="009F1EC0">
        <w:rPr>
          <w:rFonts w:cs="Calibri"/>
          <w:noProof/>
          <w:szCs w:val="24"/>
        </w:rPr>
        <w:t xml:space="preserve">, </w:t>
      </w:r>
      <w:r>
        <w:rPr>
          <w:rFonts w:cs="Calibri"/>
          <w:noProof/>
          <w:szCs w:val="24"/>
        </w:rPr>
        <w:t>R.</w:t>
      </w:r>
      <w:r w:rsidRPr="009F1EC0">
        <w:rPr>
          <w:rFonts w:cs="Calibri"/>
          <w:noProof/>
          <w:szCs w:val="24"/>
        </w:rPr>
        <w:t xml:space="preserve"> (</w:t>
      </w:r>
      <w:r>
        <w:rPr>
          <w:rFonts w:cs="Calibri"/>
          <w:noProof/>
          <w:szCs w:val="24"/>
        </w:rPr>
        <w:t>1995</w:t>
      </w:r>
      <w:r w:rsidRPr="009F1EC0">
        <w:rPr>
          <w:rFonts w:cs="Calibri"/>
          <w:noProof/>
          <w:szCs w:val="24"/>
        </w:rPr>
        <w:t xml:space="preserve">). </w:t>
      </w:r>
      <w:r>
        <w:rPr>
          <w:rFonts w:cs="Calibri"/>
          <w:noProof/>
          <w:szCs w:val="24"/>
        </w:rPr>
        <w:t>The Second Demographic Transition in Western countries: An interpretation</w:t>
      </w:r>
      <w:r w:rsidRPr="009F1EC0">
        <w:rPr>
          <w:rFonts w:cs="Calibri"/>
          <w:noProof/>
          <w:szCs w:val="24"/>
        </w:rPr>
        <w:t>. In</w:t>
      </w:r>
      <w:r>
        <w:rPr>
          <w:rFonts w:cs="Calibri"/>
          <w:noProof/>
          <w:szCs w:val="24"/>
        </w:rPr>
        <w:t>:</w:t>
      </w:r>
      <w:r w:rsidRPr="009F1EC0">
        <w:rPr>
          <w:rFonts w:cs="Calibri"/>
          <w:noProof/>
          <w:szCs w:val="24"/>
        </w:rPr>
        <w:t xml:space="preserve"> </w:t>
      </w:r>
      <w:r>
        <w:rPr>
          <w:rFonts w:cs="Calibri"/>
          <w:noProof/>
          <w:szCs w:val="24"/>
        </w:rPr>
        <w:t>Oppenheim Mason, K. and Jensen, A.-M.</w:t>
      </w:r>
      <w:r w:rsidRPr="009F1EC0">
        <w:rPr>
          <w:rFonts w:cs="Calibri"/>
          <w:noProof/>
          <w:szCs w:val="24"/>
        </w:rPr>
        <w:t xml:space="preserve"> (eds</w:t>
      </w:r>
      <w:r>
        <w:rPr>
          <w:rFonts w:cs="Calibri"/>
          <w:noProof/>
          <w:szCs w:val="24"/>
        </w:rPr>
        <w:t>.</w:t>
      </w:r>
      <w:r w:rsidRPr="009F1EC0">
        <w:rPr>
          <w:rFonts w:cs="Calibri"/>
          <w:noProof/>
          <w:szCs w:val="24"/>
        </w:rPr>
        <w:t>)</w:t>
      </w:r>
      <w:r>
        <w:rPr>
          <w:rFonts w:cs="Calibri"/>
          <w:noProof/>
          <w:szCs w:val="24"/>
        </w:rPr>
        <w:t>.</w:t>
      </w:r>
      <w:r w:rsidRPr="009F1EC0">
        <w:rPr>
          <w:rFonts w:cs="Calibri"/>
          <w:noProof/>
          <w:szCs w:val="24"/>
        </w:rPr>
        <w:t xml:space="preserve"> </w:t>
      </w:r>
      <w:r>
        <w:rPr>
          <w:rFonts w:cs="Calibri"/>
          <w:i/>
          <w:iCs/>
          <w:noProof/>
          <w:szCs w:val="24"/>
        </w:rPr>
        <w:t>Gender and family change in industrialized countries</w:t>
      </w:r>
      <w:r w:rsidRPr="009F1EC0">
        <w:rPr>
          <w:rFonts w:cs="Calibri"/>
          <w:noProof/>
          <w:szCs w:val="24"/>
        </w:rPr>
        <w:t xml:space="preserve">. </w:t>
      </w:r>
      <w:r>
        <w:rPr>
          <w:rFonts w:cs="Calibri"/>
          <w:noProof/>
          <w:szCs w:val="24"/>
        </w:rPr>
        <w:t>Oxford: Oxford University Press</w:t>
      </w:r>
      <w:r w:rsidRPr="009F1EC0">
        <w:rPr>
          <w:rFonts w:cs="Calibri"/>
          <w:noProof/>
          <w:szCs w:val="24"/>
        </w:rPr>
        <w:t>: 1</w:t>
      </w:r>
      <w:r>
        <w:rPr>
          <w:rFonts w:cs="Calibri"/>
          <w:noProof/>
          <w:szCs w:val="24"/>
        </w:rPr>
        <w:t>7</w:t>
      </w:r>
      <w:r w:rsidRPr="009F1EC0">
        <w:rPr>
          <w:rFonts w:cs="Calibri"/>
          <w:noProof/>
          <w:szCs w:val="24"/>
        </w:rPr>
        <w:t>–</w:t>
      </w:r>
      <w:r>
        <w:rPr>
          <w:rFonts w:cs="Calibri"/>
          <w:noProof/>
          <w:szCs w:val="24"/>
        </w:rPr>
        <w:t>62</w:t>
      </w:r>
      <w:r w:rsidRPr="009F1EC0">
        <w:rPr>
          <w:rFonts w:cs="Calibri"/>
          <w:noProof/>
          <w:szCs w:val="24"/>
        </w:rPr>
        <w:t>.</w:t>
      </w:r>
    </w:p>
    <w:p w14:paraId="17E786CA" w14:textId="35441BB9" w:rsidR="004A29AF" w:rsidRPr="009F1EC0" w:rsidRDefault="004A29AF" w:rsidP="004A29AF">
      <w:pPr>
        <w:widowControl w:val="0"/>
        <w:autoSpaceDE w:val="0"/>
        <w:autoSpaceDN w:val="0"/>
        <w:adjustRightInd w:val="0"/>
        <w:spacing w:after="160" w:line="240" w:lineRule="auto"/>
        <w:ind w:left="720" w:hanging="720"/>
        <w:rPr>
          <w:rFonts w:cs="Calibri"/>
          <w:noProof/>
          <w:szCs w:val="24"/>
        </w:rPr>
      </w:pPr>
      <w:r>
        <w:rPr>
          <w:rFonts w:cs="Calibri"/>
          <w:noProof/>
          <w:szCs w:val="24"/>
        </w:rPr>
        <w:t>Lesthaeghe</w:t>
      </w:r>
      <w:r w:rsidRPr="009F1EC0">
        <w:rPr>
          <w:rFonts w:cs="Calibri"/>
          <w:noProof/>
          <w:szCs w:val="24"/>
        </w:rPr>
        <w:t xml:space="preserve">, </w:t>
      </w:r>
      <w:r>
        <w:rPr>
          <w:rFonts w:cs="Calibri"/>
          <w:noProof/>
          <w:szCs w:val="24"/>
        </w:rPr>
        <w:t>R.</w:t>
      </w:r>
      <w:r w:rsidRPr="009F1EC0">
        <w:rPr>
          <w:rFonts w:cs="Calibri"/>
          <w:noProof/>
          <w:szCs w:val="24"/>
        </w:rPr>
        <w:t xml:space="preserve"> (</w:t>
      </w:r>
      <w:r>
        <w:rPr>
          <w:rFonts w:cs="Calibri"/>
          <w:noProof/>
          <w:szCs w:val="24"/>
        </w:rPr>
        <w:t>2010</w:t>
      </w:r>
      <w:r w:rsidRPr="009F1EC0">
        <w:rPr>
          <w:rFonts w:cs="Calibri"/>
          <w:noProof/>
          <w:szCs w:val="24"/>
        </w:rPr>
        <w:t xml:space="preserve">). </w:t>
      </w:r>
      <w:r>
        <w:rPr>
          <w:rFonts w:cs="Calibri"/>
          <w:noProof/>
          <w:szCs w:val="24"/>
        </w:rPr>
        <w:t>The unfolding story of the Second Demographic Transition</w:t>
      </w:r>
      <w:r w:rsidRPr="009F1EC0">
        <w:rPr>
          <w:rFonts w:cs="Calibri"/>
          <w:noProof/>
          <w:szCs w:val="24"/>
        </w:rPr>
        <w:t xml:space="preserve">. </w:t>
      </w:r>
      <w:r>
        <w:rPr>
          <w:rFonts w:cs="Calibri"/>
          <w:i/>
          <w:iCs/>
          <w:noProof/>
          <w:szCs w:val="24"/>
        </w:rPr>
        <w:t xml:space="preserve">Population and Development Review </w:t>
      </w:r>
      <w:r>
        <w:rPr>
          <w:rFonts w:cs="Calibri"/>
          <w:noProof/>
          <w:szCs w:val="24"/>
        </w:rPr>
        <w:t>36(2)</w:t>
      </w:r>
      <w:r w:rsidRPr="009F1EC0">
        <w:rPr>
          <w:rFonts w:cs="Calibri"/>
          <w:noProof/>
          <w:szCs w:val="24"/>
        </w:rPr>
        <w:t xml:space="preserve">: </w:t>
      </w:r>
      <w:r>
        <w:rPr>
          <w:rFonts w:cs="Calibri"/>
          <w:noProof/>
          <w:szCs w:val="24"/>
        </w:rPr>
        <w:t>21</w:t>
      </w:r>
      <w:r w:rsidRPr="009F1EC0">
        <w:rPr>
          <w:rFonts w:cs="Calibri"/>
          <w:noProof/>
          <w:szCs w:val="24"/>
        </w:rPr>
        <w:t>1–</w:t>
      </w:r>
      <w:r>
        <w:rPr>
          <w:rFonts w:cs="Calibri"/>
          <w:noProof/>
          <w:szCs w:val="24"/>
        </w:rPr>
        <w:t>251</w:t>
      </w:r>
      <w:r w:rsidRPr="009F1EC0">
        <w:rPr>
          <w:rFonts w:cs="Calibri"/>
          <w:noProof/>
          <w:szCs w:val="24"/>
        </w:rPr>
        <w:t>.</w:t>
      </w:r>
    </w:p>
    <w:p w14:paraId="0FA0644D" w14:textId="6B12B344" w:rsidR="004A29AF" w:rsidRPr="009F1EC0" w:rsidRDefault="004A29AF" w:rsidP="004A29AF">
      <w:pPr>
        <w:widowControl w:val="0"/>
        <w:autoSpaceDE w:val="0"/>
        <w:autoSpaceDN w:val="0"/>
        <w:adjustRightInd w:val="0"/>
        <w:spacing w:after="160" w:line="240" w:lineRule="auto"/>
        <w:ind w:left="720" w:hanging="720"/>
        <w:rPr>
          <w:rFonts w:cs="Calibri"/>
          <w:noProof/>
          <w:szCs w:val="24"/>
        </w:rPr>
      </w:pPr>
      <w:r>
        <w:rPr>
          <w:rFonts w:cs="Calibri"/>
          <w:noProof/>
          <w:szCs w:val="24"/>
        </w:rPr>
        <w:t>Lesthaeghe</w:t>
      </w:r>
      <w:r w:rsidRPr="009F1EC0">
        <w:rPr>
          <w:rFonts w:cs="Calibri"/>
          <w:noProof/>
          <w:szCs w:val="24"/>
        </w:rPr>
        <w:t xml:space="preserve">, </w:t>
      </w:r>
      <w:r>
        <w:rPr>
          <w:rFonts w:cs="Calibri"/>
          <w:noProof/>
          <w:szCs w:val="24"/>
        </w:rPr>
        <w:t>R. and van de Kaa, D. J.</w:t>
      </w:r>
      <w:r w:rsidRPr="009F1EC0">
        <w:rPr>
          <w:rFonts w:cs="Calibri"/>
          <w:noProof/>
          <w:szCs w:val="24"/>
        </w:rPr>
        <w:t xml:space="preserve"> (</w:t>
      </w:r>
      <w:r>
        <w:rPr>
          <w:rFonts w:cs="Calibri"/>
          <w:noProof/>
          <w:szCs w:val="24"/>
        </w:rPr>
        <w:t>1986</w:t>
      </w:r>
      <w:r w:rsidRPr="009F1EC0">
        <w:rPr>
          <w:rFonts w:cs="Calibri"/>
          <w:noProof/>
          <w:szCs w:val="24"/>
        </w:rPr>
        <w:t xml:space="preserve">). </w:t>
      </w:r>
      <w:r>
        <w:rPr>
          <w:rFonts w:cs="Calibri"/>
          <w:noProof/>
          <w:szCs w:val="24"/>
        </w:rPr>
        <w:t>Twee demographische transities</w:t>
      </w:r>
      <w:r w:rsidRPr="009F1EC0">
        <w:rPr>
          <w:rFonts w:cs="Calibri"/>
          <w:noProof/>
          <w:szCs w:val="24"/>
        </w:rPr>
        <w:t>. In</w:t>
      </w:r>
      <w:r>
        <w:rPr>
          <w:rFonts w:cs="Calibri"/>
          <w:noProof/>
          <w:szCs w:val="24"/>
        </w:rPr>
        <w:t>:</w:t>
      </w:r>
      <w:r w:rsidRPr="009F1EC0">
        <w:rPr>
          <w:rFonts w:cs="Calibri"/>
          <w:noProof/>
          <w:szCs w:val="24"/>
        </w:rPr>
        <w:t xml:space="preserve"> </w:t>
      </w:r>
      <w:r>
        <w:rPr>
          <w:rFonts w:cs="Calibri"/>
          <w:noProof/>
          <w:szCs w:val="24"/>
        </w:rPr>
        <w:t>Lesthaeghe</w:t>
      </w:r>
      <w:r w:rsidRPr="009F1EC0">
        <w:rPr>
          <w:rFonts w:cs="Calibri"/>
          <w:noProof/>
          <w:szCs w:val="24"/>
        </w:rPr>
        <w:t xml:space="preserve">, </w:t>
      </w:r>
      <w:r>
        <w:rPr>
          <w:rFonts w:cs="Calibri"/>
          <w:noProof/>
          <w:szCs w:val="24"/>
        </w:rPr>
        <w:t>R. and van de Kaa, D. J.</w:t>
      </w:r>
      <w:r w:rsidRPr="009F1EC0">
        <w:rPr>
          <w:rFonts w:cs="Calibri"/>
          <w:noProof/>
          <w:szCs w:val="24"/>
        </w:rPr>
        <w:t xml:space="preserve"> (eds</w:t>
      </w:r>
      <w:r>
        <w:rPr>
          <w:rFonts w:cs="Calibri"/>
          <w:noProof/>
          <w:szCs w:val="24"/>
        </w:rPr>
        <w:t>.</w:t>
      </w:r>
      <w:r w:rsidRPr="009F1EC0">
        <w:rPr>
          <w:rFonts w:cs="Calibri"/>
          <w:noProof/>
          <w:szCs w:val="24"/>
        </w:rPr>
        <w:t>)</w:t>
      </w:r>
      <w:r>
        <w:rPr>
          <w:rFonts w:cs="Calibri"/>
          <w:noProof/>
          <w:szCs w:val="24"/>
        </w:rPr>
        <w:t>.</w:t>
      </w:r>
      <w:r w:rsidRPr="009F1EC0">
        <w:rPr>
          <w:rFonts w:cs="Calibri"/>
          <w:noProof/>
          <w:szCs w:val="24"/>
        </w:rPr>
        <w:t xml:space="preserve"> </w:t>
      </w:r>
      <w:r w:rsidR="006A5130">
        <w:rPr>
          <w:rFonts w:cs="Calibri"/>
          <w:i/>
          <w:iCs/>
          <w:noProof/>
          <w:szCs w:val="24"/>
        </w:rPr>
        <w:t>Bevolking: groei en krimp</w:t>
      </w:r>
      <w:r w:rsidRPr="009F1EC0">
        <w:rPr>
          <w:rFonts w:cs="Calibri"/>
          <w:noProof/>
          <w:szCs w:val="24"/>
        </w:rPr>
        <w:t xml:space="preserve">. </w:t>
      </w:r>
      <w:r w:rsidR="006A5130">
        <w:rPr>
          <w:rFonts w:cs="Calibri"/>
          <w:noProof/>
          <w:szCs w:val="24"/>
        </w:rPr>
        <w:t>Deventer</w:t>
      </w:r>
      <w:r>
        <w:rPr>
          <w:rFonts w:cs="Calibri"/>
          <w:noProof/>
          <w:szCs w:val="24"/>
        </w:rPr>
        <w:t xml:space="preserve">: </w:t>
      </w:r>
      <w:r w:rsidR="006A5130">
        <w:rPr>
          <w:rFonts w:cs="Calibri"/>
          <w:noProof/>
          <w:szCs w:val="24"/>
        </w:rPr>
        <w:t>Van Loghum Slaterus</w:t>
      </w:r>
      <w:r w:rsidRPr="009F1EC0">
        <w:rPr>
          <w:rFonts w:cs="Calibri"/>
          <w:noProof/>
          <w:szCs w:val="24"/>
        </w:rPr>
        <w:t xml:space="preserve">: </w:t>
      </w:r>
      <w:r w:rsidR="006A5130">
        <w:rPr>
          <w:rFonts w:cs="Calibri"/>
          <w:noProof/>
          <w:szCs w:val="24"/>
        </w:rPr>
        <w:t>9</w:t>
      </w:r>
      <w:r w:rsidRPr="009F1EC0">
        <w:rPr>
          <w:rFonts w:cs="Calibri"/>
          <w:noProof/>
          <w:szCs w:val="24"/>
        </w:rPr>
        <w:t>–</w:t>
      </w:r>
      <w:r>
        <w:rPr>
          <w:rFonts w:cs="Calibri"/>
          <w:noProof/>
          <w:szCs w:val="24"/>
        </w:rPr>
        <w:t>2</w:t>
      </w:r>
      <w:r w:rsidR="006A5130">
        <w:rPr>
          <w:rFonts w:cs="Calibri"/>
          <w:noProof/>
          <w:szCs w:val="24"/>
        </w:rPr>
        <w:t>4</w:t>
      </w:r>
      <w:r w:rsidRPr="009F1EC0">
        <w:rPr>
          <w:rFonts w:cs="Calibri"/>
          <w:noProof/>
          <w:szCs w:val="24"/>
        </w:rPr>
        <w:t>.</w:t>
      </w:r>
    </w:p>
    <w:p w14:paraId="09AACCD8" w14:textId="794BC391"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Max Planck Institute for Demographic Research (Germany) and Vienna Institute of Demography (Austria) (2015)</w:t>
      </w:r>
      <w:r w:rsidR="00AC5B4E" w:rsidRPr="009F1EC0">
        <w:rPr>
          <w:rFonts w:cs="Calibri"/>
          <w:noProof/>
          <w:szCs w:val="24"/>
        </w:rPr>
        <w:t>.</w:t>
      </w:r>
      <w:r w:rsidRPr="009F1EC0">
        <w:rPr>
          <w:rFonts w:cs="Calibri"/>
          <w:noProof/>
          <w:szCs w:val="24"/>
        </w:rPr>
        <w:t xml:space="preserve"> </w:t>
      </w:r>
      <w:r w:rsidRPr="00A235C5">
        <w:rPr>
          <w:rFonts w:cs="Calibri"/>
          <w:iCs/>
          <w:noProof/>
          <w:szCs w:val="24"/>
        </w:rPr>
        <w:t>Human Fertility Collection</w:t>
      </w:r>
      <w:r w:rsidR="00A235C5">
        <w:rPr>
          <w:rFonts w:cs="Calibri"/>
          <w:noProof/>
          <w:szCs w:val="24"/>
        </w:rPr>
        <w:t xml:space="preserve"> [electronic resource]</w:t>
      </w:r>
      <w:r w:rsidRPr="009F1EC0">
        <w:rPr>
          <w:rFonts w:cs="Calibri"/>
          <w:noProof/>
          <w:szCs w:val="24"/>
        </w:rPr>
        <w:t>. http://www.fertilitydata.org/cgi-bin/terms.php (</w:t>
      </w:r>
      <w:r w:rsidR="00A235C5">
        <w:rPr>
          <w:rFonts w:cs="Calibri"/>
          <w:noProof/>
          <w:szCs w:val="24"/>
        </w:rPr>
        <w:t>a</w:t>
      </w:r>
      <w:r w:rsidRPr="009F1EC0">
        <w:rPr>
          <w:rFonts w:cs="Calibri"/>
          <w:noProof/>
          <w:szCs w:val="24"/>
        </w:rPr>
        <w:t>ccessed: 19 November 2016).</w:t>
      </w:r>
    </w:p>
    <w:p w14:paraId="78813AFB" w14:textId="2DC32BBF"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Max Planck Institute for Demographic Research (Germany) and Vienna Institute of Demography (Austria) (2016)</w:t>
      </w:r>
      <w:r w:rsidR="00AC5B4E" w:rsidRPr="009F1EC0">
        <w:rPr>
          <w:rFonts w:cs="Calibri"/>
          <w:noProof/>
          <w:szCs w:val="24"/>
        </w:rPr>
        <w:t>.</w:t>
      </w:r>
      <w:r w:rsidRPr="009F1EC0">
        <w:rPr>
          <w:rFonts w:cs="Calibri"/>
          <w:noProof/>
          <w:szCs w:val="24"/>
        </w:rPr>
        <w:t xml:space="preserve"> </w:t>
      </w:r>
      <w:r w:rsidRPr="00A235C5">
        <w:rPr>
          <w:rFonts w:cs="Calibri"/>
          <w:iCs/>
          <w:noProof/>
          <w:szCs w:val="24"/>
        </w:rPr>
        <w:t>Human Fertility Database</w:t>
      </w:r>
      <w:r w:rsidR="00A235C5">
        <w:rPr>
          <w:rFonts w:cs="Calibri"/>
          <w:iCs/>
          <w:noProof/>
          <w:szCs w:val="24"/>
        </w:rPr>
        <w:t xml:space="preserve"> </w:t>
      </w:r>
      <w:r w:rsidR="00A235C5">
        <w:rPr>
          <w:rFonts w:cs="Calibri"/>
          <w:noProof/>
          <w:szCs w:val="24"/>
        </w:rPr>
        <w:t>[electronic resource]</w:t>
      </w:r>
      <w:r w:rsidRPr="00A235C5">
        <w:rPr>
          <w:rFonts w:cs="Calibri"/>
          <w:noProof/>
          <w:szCs w:val="24"/>
        </w:rPr>
        <w:t xml:space="preserve">. </w:t>
      </w:r>
      <w:r w:rsidRPr="009F1EC0">
        <w:rPr>
          <w:rFonts w:cs="Calibri"/>
          <w:noProof/>
          <w:szCs w:val="24"/>
        </w:rPr>
        <w:t>www.humanfertility.org (</w:t>
      </w:r>
      <w:r w:rsidR="00A235C5">
        <w:rPr>
          <w:rFonts w:cs="Calibri"/>
          <w:noProof/>
          <w:szCs w:val="24"/>
        </w:rPr>
        <w:t>a</w:t>
      </w:r>
      <w:r w:rsidRPr="009F1EC0">
        <w:rPr>
          <w:rFonts w:cs="Calibri"/>
          <w:noProof/>
          <w:szCs w:val="24"/>
        </w:rPr>
        <w:t>ccessed: 1 January 2015).</w:t>
      </w:r>
    </w:p>
    <w:p w14:paraId="10C09816" w14:textId="354887A1"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Myrskylä, M., Goldstein, J. R.</w:t>
      </w:r>
      <w:r w:rsidR="00A92B90" w:rsidRPr="009F1EC0">
        <w:rPr>
          <w:rFonts w:cs="Calibri"/>
          <w:noProof/>
          <w:szCs w:val="24"/>
        </w:rPr>
        <w:t>,</w:t>
      </w:r>
      <w:r w:rsidRPr="009F1EC0">
        <w:rPr>
          <w:rFonts w:cs="Calibri"/>
          <w:noProof/>
          <w:szCs w:val="24"/>
        </w:rPr>
        <w:t xml:space="preserve"> and Cheng, Y. A. (2013)</w:t>
      </w:r>
      <w:r w:rsidR="00AC5B4E" w:rsidRPr="009F1EC0">
        <w:rPr>
          <w:rFonts w:cs="Calibri"/>
          <w:noProof/>
          <w:szCs w:val="24"/>
        </w:rPr>
        <w:t>.</w:t>
      </w:r>
      <w:r w:rsidRPr="009F1EC0">
        <w:rPr>
          <w:rFonts w:cs="Calibri"/>
          <w:noProof/>
          <w:szCs w:val="24"/>
        </w:rPr>
        <w:t xml:space="preserve"> </w:t>
      </w:r>
      <w:r w:rsidR="00C52B47" w:rsidRPr="009F1EC0">
        <w:rPr>
          <w:rFonts w:cs="Calibri"/>
          <w:noProof/>
          <w:szCs w:val="24"/>
        </w:rPr>
        <w:t>New cohort f</w:t>
      </w:r>
      <w:r w:rsidRPr="009F1EC0">
        <w:rPr>
          <w:rFonts w:cs="Calibri"/>
          <w:noProof/>
          <w:szCs w:val="24"/>
        </w:rPr>
        <w:t xml:space="preserve">orecasts for the </w:t>
      </w:r>
      <w:r w:rsidR="00C52B47" w:rsidRPr="009F1EC0">
        <w:rPr>
          <w:rFonts w:cs="Calibri"/>
          <w:noProof/>
          <w:szCs w:val="24"/>
        </w:rPr>
        <w:t>d</w:t>
      </w:r>
      <w:r w:rsidRPr="009F1EC0">
        <w:rPr>
          <w:rFonts w:cs="Calibri"/>
          <w:noProof/>
          <w:szCs w:val="24"/>
        </w:rPr>
        <w:t xml:space="preserve">eveloped </w:t>
      </w:r>
      <w:r w:rsidR="00C52B47" w:rsidRPr="009F1EC0">
        <w:rPr>
          <w:rFonts w:cs="Calibri"/>
          <w:noProof/>
          <w:szCs w:val="24"/>
        </w:rPr>
        <w:t>w</w:t>
      </w:r>
      <w:r w:rsidRPr="009F1EC0">
        <w:rPr>
          <w:rFonts w:cs="Calibri"/>
          <w:noProof/>
          <w:szCs w:val="24"/>
        </w:rPr>
        <w:t xml:space="preserve">orld: </w:t>
      </w:r>
      <w:r w:rsidR="00A235C5">
        <w:rPr>
          <w:rFonts w:cs="Calibri"/>
          <w:noProof/>
          <w:szCs w:val="24"/>
        </w:rPr>
        <w:t>R</w:t>
      </w:r>
      <w:r w:rsidRPr="009F1EC0">
        <w:rPr>
          <w:rFonts w:cs="Calibri"/>
          <w:noProof/>
          <w:szCs w:val="24"/>
        </w:rPr>
        <w:t>ises</w:t>
      </w:r>
      <w:r w:rsidR="00C52B47" w:rsidRPr="009F1EC0">
        <w:rPr>
          <w:rFonts w:cs="Calibri"/>
          <w:noProof/>
          <w:szCs w:val="24"/>
        </w:rPr>
        <w:t xml:space="preserve">, falls, and reversals. </w:t>
      </w:r>
      <w:r w:rsidR="00C52B47" w:rsidRPr="009F1EC0">
        <w:rPr>
          <w:rFonts w:cs="Calibri"/>
          <w:i/>
          <w:noProof/>
          <w:szCs w:val="24"/>
        </w:rPr>
        <w:t>Population and Development Review</w:t>
      </w:r>
      <w:r w:rsidR="00C52B47" w:rsidRPr="009F1EC0">
        <w:rPr>
          <w:rFonts w:cs="Calibri"/>
          <w:noProof/>
          <w:szCs w:val="24"/>
        </w:rPr>
        <w:t xml:space="preserve"> </w:t>
      </w:r>
      <w:r w:rsidRPr="009F1EC0">
        <w:rPr>
          <w:rFonts w:cs="Calibri"/>
          <w:noProof/>
          <w:szCs w:val="24"/>
        </w:rPr>
        <w:t>39(1)</w:t>
      </w:r>
      <w:r w:rsidR="00C52B47" w:rsidRPr="009F1EC0">
        <w:rPr>
          <w:rFonts w:cs="Calibri"/>
          <w:noProof/>
          <w:szCs w:val="24"/>
        </w:rPr>
        <w:t xml:space="preserve">: </w:t>
      </w:r>
      <w:r w:rsidRPr="009F1EC0">
        <w:rPr>
          <w:rFonts w:cs="Calibri"/>
          <w:noProof/>
          <w:szCs w:val="24"/>
        </w:rPr>
        <w:t>31–56.</w:t>
      </w:r>
      <w:r w:rsidR="00C52B47" w:rsidRPr="009F1EC0">
        <w:rPr>
          <w:rFonts w:cs="Calibri"/>
          <w:noProof/>
          <w:szCs w:val="24"/>
        </w:rPr>
        <w:t xml:space="preserve"> </w:t>
      </w:r>
    </w:p>
    <w:p w14:paraId="479742DB" w14:textId="14FCE383" w:rsidR="00EA6F1F" w:rsidRPr="009F1EC0" w:rsidRDefault="00EA6F1F" w:rsidP="00BC4845">
      <w:pPr>
        <w:widowControl w:val="0"/>
        <w:autoSpaceDE w:val="0"/>
        <w:autoSpaceDN w:val="0"/>
        <w:adjustRightInd w:val="0"/>
        <w:spacing w:after="160" w:line="240" w:lineRule="auto"/>
        <w:ind w:left="720" w:hanging="720"/>
        <w:rPr>
          <w:rFonts w:cs="Calibri"/>
          <w:noProof/>
          <w:szCs w:val="24"/>
          <w:lang w:val="it-IT"/>
        </w:rPr>
      </w:pPr>
      <w:r w:rsidRPr="009F1EC0">
        <w:rPr>
          <w:rFonts w:cs="Calibri"/>
          <w:noProof/>
          <w:szCs w:val="24"/>
        </w:rPr>
        <w:t>Neuwirth, E. (2014)</w:t>
      </w:r>
      <w:r w:rsidR="00AC5B4E" w:rsidRPr="009F1EC0">
        <w:rPr>
          <w:rFonts w:cs="Calibri"/>
          <w:noProof/>
          <w:szCs w:val="24"/>
        </w:rPr>
        <w:t>.</w:t>
      </w:r>
      <w:r w:rsidRPr="009F1EC0">
        <w:rPr>
          <w:rFonts w:cs="Calibri"/>
          <w:noProof/>
          <w:szCs w:val="24"/>
        </w:rPr>
        <w:t xml:space="preserve"> RColorBrewer: ColorBrewer Palettes</w:t>
      </w:r>
      <w:r w:rsidR="00EA7D04">
        <w:rPr>
          <w:rFonts w:cs="Calibri"/>
          <w:noProof/>
          <w:szCs w:val="24"/>
        </w:rPr>
        <w:t xml:space="preserve"> [electronic resource]</w:t>
      </w:r>
      <w:r w:rsidR="00C52B47" w:rsidRPr="009F1EC0">
        <w:rPr>
          <w:rFonts w:cs="Calibri"/>
          <w:noProof/>
          <w:szCs w:val="24"/>
        </w:rPr>
        <w:t xml:space="preserve">. </w:t>
      </w:r>
      <w:r w:rsidR="00EA7D04" w:rsidRPr="009F1EC0">
        <w:rPr>
          <w:rFonts w:cs="Calibri"/>
          <w:noProof/>
          <w:szCs w:val="24"/>
          <w:lang w:val="it-IT"/>
        </w:rPr>
        <w:t>Vienna</w:t>
      </w:r>
      <w:r w:rsidR="00EA7D04">
        <w:rPr>
          <w:rFonts w:cs="Calibri"/>
          <w:noProof/>
          <w:szCs w:val="24"/>
          <w:lang w:val="it-IT"/>
        </w:rPr>
        <w:t>:</w:t>
      </w:r>
      <w:r w:rsidR="00EA7D04" w:rsidRPr="009F1EC0">
        <w:rPr>
          <w:rFonts w:cs="Calibri"/>
          <w:noProof/>
          <w:szCs w:val="24"/>
        </w:rPr>
        <w:t xml:space="preserve"> </w:t>
      </w:r>
      <w:r w:rsidR="00C52B47" w:rsidRPr="009F1EC0">
        <w:rPr>
          <w:rFonts w:cs="Calibri"/>
          <w:noProof/>
          <w:szCs w:val="24"/>
        </w:rPr>
        <w:t>R Foundation for Statistical Computing.</w:t>
      </w:r>
      <w:r w:rsidR="00EA7D04">
        <w:rPr>
          <w:rFonts w:cs="Calibri"/>
          <w:noProof/>
          <w:szCs w:val="24"/>
          <w:lang w:val="it-IT"/>
        </w:rPr>
        <w:t xml:space="preserve"> </w:t>
      </w:r>
      <w:r w:rsidR="00C52B47" w:rsidRPr="009F1EC0">
        <w:rPr>
          <w:rFonts w:cs="Calibri"/>
          <w:noProof/>
          <w:szCs w:val="24"/>
          <w:lang w:val="it-IT"/>
        </w:rPr>
        <w:t>http://www.R-project.org/</w:t>
      </w:r>
      <w:r w:rsidR="00EA7D04">
        <w:rPr>
          <w:rFonts w:cs="Calibri"/>
          <w:noProof/>
          <w:szCs w:val="24"/>
          <w:lang w:val="it-IT"/>
        </w:rPr>
        <w:t xml:space="preserve"> </w:t>
      </w:r>
      <w:r w:rsidR="00EA7D04" w:rsidRPr="009F1EC0">
        <w:rPr>
          <w:rFonts w:cs="Calibri"/>
          <w:noProof/>
          <w:szCs w:val="24"/>
        </w:rPr>
        <w:t>(</w:t>
      </w:r>
      <w:r w:rsidR="00EA7D04">
        <w:rPr>
          <w:rFonts w:cs="Calibri"/>
          <w:noProof/>
          <w:szCs w:val="24"/>
        </w:rPr>
        <w:t>a</w:t>
      </w:r>
      <w:r w:rsidR="00EA7D04" w:rsidRPr="009F1EC0">
        <w:rPr>
          <w:rFonts w:cs="Calibri"/>
          <w:noProof/>
          <w:szCs w:val="24"/>
        </w:rPr>
        <w:t>ccessed: 1 January 2015)</w:t>
      </w:r>
      <w:r w:rsidRPr="009F1EC0">
        <w:rPr>
          <w:rFonts w:cs="Calibri"/>
          <w:noProof/>
          <w:szCs w:val="24"/>
          <w:lang w:val="it-IT"/>
        </w:rPr>
        <w:t>.</w:t>
      </w:r>
    </w:p>
    <w:p w14:paraId="10ECB49C" w14:textId="44E147CF"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lang w:val="it-IT"/>
        </w:rPr>
        <w:t>Notestein, F. W. (1945)</w:t>
      </w:r>
      <w:r w:rsidR="00AC5B4E" w:rsidRPr="009F1EC0">
        <w:rPr>
          <w:rFonts w:cs="Calibri"/>
          <w:noProof/>
          <w:szCs w:val="24"/>
          <w:lang w:val="it-IT"/>
        </w:rPr>
        <w:t>.</w:t>
      </w:r>
      <w:r w:rsidRPr="009F1EC0">
        <w:rPr>
          <w:rFonts w:cs="Calibri"/>
          <w:noProof/>
          <w:szCs w:val="24"/>
          <w:lang w:val="it-IT"/>
        </w:rPr>
        <w:t xml:space="preserve"> </w:t>
      </w:r>
      <w:r w:rsidRPr="009F1EC0">
        <w:rPr>
          <w:rFonts w:cs="Calibri"/>
          <w:noProof/>
          <w:szCs w:val="24"/>
        </w:rPr>
        <w:t xml:space="preserve">Population: </w:t>
      </w:r>
      <w:r w:rsidR="006A5130">
        <w:rPr>
          <w:rFonts w:cs="Calibri"/>
          <w:noProof/>
          <w:szCs w:val="24"/>
        </w:rPr>
        <w:t>T</w:t>
      </w:r>
      <w:r w:rsidRPr="009F1EC0">
        <w:rPr>
          <w:rFonts w:cs="Calibri"/>
          <w:noProof/>
          <w:szCs w:val="24"/>
        </w:rPr>
        <w:t>he long view</w:t>
      </w:r>
      <w:r w:rsidR="00C52B47" w:rsidRPr="009F1EC0">
        <w:rPr>
          <w:rFonts w:cs="Calibri"/>
          <w:noProof/>
          <w:szCs w:val="24"/>
        </w:rPr>
        <w:t>. I</w:t>
      </w:r>
      <w:r w:rsidRPr="009F1EC0">
        <w:rPr>
          <w:rFonts w:cs="Calibri"/>
          <w:noProof/>
          <w:szCs w:val="24"/>
        </w:rPr>
        <w:t>n</w:t>
      </w:r>
      <w:r w:rsidR="006A5130">
        <w:rPr>
          <w:rFonts w:cs="Calibri"/>
          <w:noProof/>
          <w:szCs w:val="24"/>
        </w:rPr>
        <w:t>:</w:t>
      </w:r>
      <w:r w:rsidRPr="009F1EC0">
        <w:rPr>
          <w:rFonts w:cs="Calibri"/>
          <w:noProof/>
          <w:szCs w:val="24"/>
        </w:rPr>
        <w:t xml:space="preserve"> Schultz, T. (ed.) </w:t>
      </w:r>
      <w:r w:rsidRPr="009F1EC0">
        <w:rPr>
          <w:rFonts w:cs="Calibri"/>
          <w:i/>
          <w:iCs/>
          <w:noProof/>
          <w:szCs w:val="24"/>
        </w:rPr>
        <w:t xml:space="preserve">Food for the </w:t>
      </w:r>
      <w:r w:rsidR="00C52B47" w:rsidRPr="009F1EC0">
        <w:rPr>
          <w:rFonts w:cs="Calibri"/>
          <w:i/>
          <w:iCs/>
          <w:noProof/>
          <w:szCs w:val="24"/>
        </w:rPr>
        <w:t>w</w:t>
      </w:r>
      <w:r w:rsidRPr="009F1EC0">
        <w:rPr>
          <w:rFonts w:cs="Calibri"/>
          <w:i/>
          <w:iCs/>
          <w:noProof/>
          <w:szCs w:val="24"/>
        </w:rPr>
        <w:t>orld</w:t>
      </w:r>
      <w:r w:rsidRPr="009F1EC0">
        <w:rPr>
          <w:rFonts w:cs="Calibri"/>
          <w:noProof/>
          <w:szCs w:val="24"/>
        </w:rPr>
        <w:t>. Chicago: Chicago University Press</w:t>
      </w:r>
      <w:r w:rsidR="00C52B47" w:rsidRPr="009F1EC0">
        <w:rPr>
          <w:rFonts w:cs="Calibri"/>
          <w:noProof/>
          <w:szCs w:val="24"/>
        </w:rPr>
        <w:t xml:space="preserve">: </w:t>
      </w:r>
      <w:r w:rsidRPr="009F1EC0">
        <w:rPr>
          <w:rFonts w:cs="Calibri"/>
          <w:noProof/>
          <w:szCs w:val="24"/>
        </w:rPr>
        <w:t>36–57.</w:t>
      </w:r>
    </w:p>
    <w:p w14:paraId="2CAEAFC4" w14:textId="118C9B81" w:rsidR="00EA6F1F"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Oeppen, J. and Vaupel, J. W. (2002)</w:t>
      </w:r>
      <w:r w:rsidR="00AC5B4E" w:rsidRPr="009F1EC0">
        <w:rPr>
          <w:rFonts w:cs="Calibri"/>
          <w:noProof/>
          <w:szCs w:val="24"/>
        </w:rPr>
        <w:t>.</w:t>
      </w:r>
      <w:r w:rsidRPr="009F1EC0">
        <w:rPr>
          <w:rFonts w:cs="Calibri"/>
          <w:noProof/>
          <w:szCs w:val="24"/>
        </w:rPr>
        <w:t xml:space="preserve"> Broken limits to life expectancy</w:t>
      </w:r>
      <w:r w:rsidR="00C52B47" w:rsidRPr="009F1EC0">
        <w:rPr>
          <w:rFonts w:cs="Calibri"/>
          <w:noProof/>
          <w:szCs w:val="24"/>
        </w:rPr>
        <w:t>.</w:t>
      </w:r>
      <w:r w:rsidRPr="009F1EC0">
        <w:rPr>
          <w:rFonts w:cs="Calibri"/>
          <w:noProof/>
          <w:szCs w:val="24"/>
        </w:rPr>
        <w:t xml:space="preserve"> </w:t>
      </w:r>
      <w:r w:rsidRPr="009F1EC0">
        <w:rPr>
          <w:rFonts w:cs="Calibri"/>
          <w:i/>
          <w:iCs/>
          <w:noProof/>
          <w:szCs w:val="24"/>
        </w:rPr>
        <w:t>Science</w:t>
      </w:r>
      <w:r w:rsidRPr="009F1EC0">
        <w:rPr>
          <w:rFonts w:cs="Calibri"/>
          <w:noProof/>
          <w:szCs w:val="24"/>
        </w:rPr>
        <w:t xml:space="preserve"> 296(10 May)</w:t>
      </w:r>
      <w:r w:rsidR="00C52B47" w:rsidRPr="009F1EC0">
        <w:rPr>
          <w:rFonts w:cs="Calibri"/>
          <w:noProof/>
          <w:szCs w:val="24"/>
        </w:rPr>
        <w:t xml:space="preserve">: </w:t>
      </w:r>
      <w:r w:rsidRPr="009F1EC0">
        <w:rPr>
          <w:rFonts w:cs="Calibri"/>
          <w:noProof/>
          <w:szCs w:val="24"/>
        </w:rPr>
        <w:t>1029–1031.</w:t>
      </w:r>
    </w:p>
    <w:p w14:paraId="2DEE4F13" w14:textId="7F757373" w:rsidR="0077329D" w:rsidRPr="009F1EC0" w:rsidRDefault="0077329D" w:rsidP="00BC4845">
      <w:pPr>
        <w:widowControl w:val="0"/>
        <w:autoSpaceDE w:val="0"/>
        <w:autoSpaceDN w:val="0"/>
        <w:adjustRightInd w:val="0"/>
        <w:spacing w:after="160" w:line="240" w:lineRule="auto"/>
        <w:ind w:left="720" w:hanging="720"/>
        <w:rPr>
          <w:rFonts w:cs="Calibri"/>
          <w:noProof/>
          <w:szCs w:val="24"/>
        </w:rPr>
      </w:pPr>
      <w:r>
        <w:rPr>
          <w:rFonts w:cs="Calibri"/>
          <w:noProof/>
          <w:szCs w:val="24"/>
        </w:rPr>
        <w:t>Rau</w:t>
      </w:r>
      <w:r w:rsidRPr="009F1EC0">
        <w:rPr>
          <w:rFonts w:cs="Calibri"/>
          <w:noProof/>
          <w:szCs w:val="24"/>
        </w:rPr>
        <w:t xml:space="preserve">, </w:t>
      </w:r>
      <w:r>
        <w:rPr>
          <w:rFonts w:cs="Calibri"/>
          <w:noProof/>
          <w:szCs w:val="24"/>
        </w:rPr>
        <w:t>R., Bohk-Ewald, C., Muszyńska, M. M., and Vaupel, J. W.</w:t>
      </w:r>
      <w:r w:rsidRPr="009F1EC0">
        <w:rPr>
          <w:rFonts w:cs="Calibri"/>
          <w:noProof/>
          <w:szCs w:val="24"/>
        </w:rPr>
        <w:t xml:space="preserve"> (20</w:t>
      </w:r>
      <w:r>
        <w:rPr>
          <w:rFonts w:cs="Calibri"/>
          <w:noProof/>
          <w:szCs w:val="24"/>
        </w:rPr>
        <w:t>18</w:t>
      </w:r>
      <w:r w:rsidRPr="009F1EC0">
        <w:rPr>
          <w:rFonts w:cs="Calibri"/>
          <w:noProof/>
          <w:szCs w:val="24"/>
        </w:rPr>
        <w:t xml:space="preserve">). </w:t>
      </w:r>
      <w:r>
        <w:rPr>
          <w:rFonts w:cs="Calibri"/>
          <w:i/>
          <w:iCs/>
          <w:noProof/>
          <w:szCs w:val="24"/>
        </w:rPr>
        <w:t>Visualizing mortality dynamics in the Lexis Diagram</w:t>
      </w:r>
      <w:r w:rsidRPr="009F1EC0">
        <w:rPr>
          <w:rFonts w:cs="Calibri"/>
          <w:noProof/>
          <w:szCs w:val="24"/>
        </w:rPr>
        <w:t>. Springer</w:t>
      </w:r>
      <w:r>
        <w:rPr>
          <w:rFonts w:cs="Calibri"/>
          <w:noProof/>
          <w:szCs w:val="24"/>
        </w:rPr>
        <w:t xml:space="preserve"> International Publishing</w:t>
      </w:r>
      <w:r w:rsidRPr="009F1EC0">
        <w:rPr>
          <w:rFonts w:cs="Calibri"/>
          <w:noProof/>
          <w:szCs w:val="24"/>
        </w:rPr>
        <w:t>.</w:t>
      </w:r>
    </w:p>
    <w:p w14:paraId="595E28E0" w14:textId="50EFD30D"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Sarkar, D. (2008)</w:t>
      </w:r>
      <w:r w:rsidR="00AC5B4E" w:rsidRPr="009F1EC0">
        <w:rPr>
          <w:rFonts w:cs="Calibri"/>
          <w:noProof/>
          <w:szCs w:val="24"/>
        </w:rPr>
        <w:t>.</w:t>
      </w:r>
      <w:r w:rsidRPr="009F1EC0">
        <w:rPr>
          <w:rFonts w:cs="Calibri"/>
          <w:noProof/>
          <w:szCs w:val="24"/>
        </w:rPr>
        <w:t xml:space="preserve"> </w:t>
      </w:r>
      <w:r w:rsidRPr="009F1EC0">
        <w:rPr>
          <w:rFonts w:cs="Calibri"/>
          <w:i/>
          <w:iCs/>
          <w:noProof/>
          <w:szCs w:val="24"/>
        </w:rPr>
        <w:t xml:space="preserve">Lattice: </w:t>
      </w:r>
      <w:r w:rsidR="00EA7D04">
        <w:rPr>
          <w:rFonts w:cs="Calibri"/>
          <w:i/>
          <w:iCs/>
          <w:noProof/>
          <w:szCs w:val="24"/>
        </w:rPr>
        <w:t>M</w:t>
      </w:r>
      <w:r w:rsidRPr="009F1EC0">
        <w:rPr>
          <w:rFonts w:cs="Calibri"/>
          <w:i/>
          <w:iCs/>
          <w:noProof/>
          <w:szCs w:val="24"/>
        </w:rPr>
        <w:t xml:space="preserve">ultivariate </w:t>
      </w:r>
      <w:r w:rsidR="00C52B47" w:rsidRPr="009F1EC0">
        <w:rPr>
          <w:rFonts w:cs="Calibri"/>
          <w:i/>
          <w:iCs/>
          <w:noProof/>
          <w:szCs w:val="24"/>
        </w:rPr>
        <w:t>d</w:t>
      </w:r>
      <w:r w:rsidRPr="009F1EC0">
        <w:rPr>
          <w:rFonts w:cs="Calibri"/>
          <w:i/>
          <w:iCs/>
          <w:noProof/>
          <w:szCs w:val="24"/>
        </w:rPr>
        <w:t xml:space="preserve">ata </w:t>
      </w:r>
      <w:r w:rsidR="00C52B47" w:rsidRPr="009F1EC0">
        <w:rPr>
          <w:rFonts w:cs="Calibri"/>
          <w:i/>
          <w:iCs/>
          <w:noProof/>
          <w:szCs w:val="24"/>
        </w:rPr>
        <w:t>v</w:t>
      </w:r>
      <w:r w:rsidRPr="009F1EC0">
        <w:rPr>
          <w:rFonts w:cs="Calibri"/>
          <w:i/>
          <w:iCs/>
          <w:noProof/>
          <w:szCs w:val="24"/>
        </w:rPr>
        <w:t>isualization with R</w:t>
      </w:r>
      <w:r w:rsidRPr="009F1EC0">
        <w:rPr>
          <w:rFonts w:cs="Calibri"/>
          <w:noProof/>
          <w:szCs w:val="24"/>
        </w:rPr>
        <w:t>. New York: Springer.</w:t>
      </w:r>
    </w:p>
    <w:p w14:paraId="11690040" w14:textId="0A4A8EE4" w:rsidR="0077329D" w:rsidRPr="009F1EC0" w:rsidRDefault="0077329D" w:rsidP="0077329D">
      <w:pPr>
        <w:widowControl w:val="0"/>
        <w:autoSpaceDE w:val="0"/>
        <w:autoSpaceDN w:val="0"/>
        <w:adjustRightInd w:val="0"/>
        <w:spacing w:after="160" w:line="240" w:lineRule="auto"/>
        <w:ind w:left="720" w:hanging="720"/>
        <w:rPr>
          <w:rFonts w:cs="Calibri"/>
          <w:noProof/>
          <w:szCs w:val="24"/>
        </w:rPr>
      </w:pPr>
      <w:r>
        <w:rPr>
          <w:rFonts w:cs="Calibri"/>
          <w:noProof/>
          <w:szCs w:val="24"/>
        </w:rPr>
        <w:t>Schölley</w:t>
      </w:r>
      <w:r w:rsidRPr="009F1EC0">
        <w:rPr>
          <w:rFonts w:cs="Calibri"/>
          <w:noProof/>
          <w:szCs w:val="24"/>
        </w:rPr>
        <w:t xml:space="preserve">, </w:t>
      </w:r>
      <w:r>
        <w:rPr>
          <w:rFonts w:cs="Calibri"/>
          <w:noProof/>
          <w:szCs w:val="24"/>
        </w:rPr>
        <w:t>J. and Willekens, F</w:t>
      </w:r>
      <w:r w:rsidRPr="009F1EC0">
        <w:rPr>
          <w:rFonts w:cs="Calibri"/>
          <w:noProof/>
          <w:szCs w:val="24"/>
        </w:rPr>
        <w:t>. (201</w:t>
      </w:r>
      <w:r>
        <w:rPr>
          <w:rFonts w:cs="Calibri"/>
          <w:noProof/>
          <w:szCs w:val="24"/>
        </w:rPr>
        <w:t>4</w:t>
      </w:r>
      <w:r w:rsidRPr="009F1EC0">
        <w:rPr>
          <w:rFonts w:cs="Calibri"/>
          <w:noProof/>
          <w:szCs w:val="24"/>
        </w:rPr>
        <w:t xml:space="preserve">). </w:t>
      </w:r>
      <w:r>
        <w:rPr>
          <w:rFonts w:cs="Calibri"/>
          <w:noProof/>
          <w:szCs w:val="24"/>
        </w:rPr>
        <w:t>Visualizing compositional data on the Lexis surface.</w:t>
      </w:r>
      <w:r w:rsidRPr="009F1EC0">
        <w:rPr>
          <w:rFonts w:cs="Calibri"/>
          <w:noProof/>
          <w:szCs w:val="24"/>
          <w:lang w:val="it-IT"/>
        </w:rPr>
        <w:t xml:space="preserve"> </w:t>
      </w:r>
      <w:r>
        <w:rPr>
          <w:rFonts w:cs="Calibri"/>
          <w:i/>
          <w:iCs/>
          <w:noProof/>
          <w:szCs w:val="24"/>
        </w:rPr>
        <w:t>Demographic Research</w:t>
      </w:r>
      <w:r>
        <w:rPr>
          <w:rFonts w:cs="Calibri"/>
          <w:noProof/>
          <w:szCs w:val="24"/>
        </w:rPr>
        <w:t xml:space="preserve"> 36(21)</w:t>
      </w:r>
      <w:r w:rsidRPr="009F1EC0">
        <w:rPr>
          <w:rFonts w:cs="Calibri"/>
          <w:noProof/>
          <w:szCs w:val="24"/>
        </w:rPr>
        <w:t xml:space="preserve">: </w:t>
      </w:r>
      <w:r>
        <w:rPr>
          <w:rFonts w:cs="Calibri"/>
          <w:noProof/>
          <w:szCs w:val="24"/>
        </w:rPr>
        <w:t>627</w:t>
      </w:r>
      <w:r w:rsidRPr="009F1EC0">
        <w:rPr>
          <w:rFonts w:cs="Calibri"/>
          <w:noProof/>
          <w:szCs w:val="24"/>
        </w:rPr>
        <w:t>–</w:t>
      </w:r>
      <w:r>
        <w:rPr>
          <w:rFonts w:cs="Calibri"/>
          <w:noProof/>
          <w:szCs w:val="24"/>
        </w:rPr>
        <w:t>658</w:t>
      </w:r>
      <w:r w:rsidRPr="009F1EC0">
        <w:rPr>
          <w:rFonts w:cs="Calibri"/>
          <w:noProof/>
          <w:szCs w:val="24"/>
        </w:rPr>
        <w:t>.</w:t>
      </w:r>
    </w:p>
    <w:p w14:paraId="0C530A72" w14:textId="589C565D"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Shkolnikov, V. M.</w:t>
      </w:r>
      <w:r w:rsidR="00A92B90" w:rsidRPr="009F1EC0">
        <w:rPr>
          <w:rFonts w:cs="Calibri"/>
          <w:noProof/>
          <w:szCs w:val="24"/>
        </w:rPr>
        <w:t xml:space="preserve">, Jdanov, D. A., Andreev, E. M., and Vaupel, J. W. </w:t>
      </w:r>
      <w:r w:rsidRPr="009F1EC0">
        <w:rPr>
          <w:rFonts w:cs="Calibri"/>
          <w:noProof/>
          <w:szCs w:val="24"/>
        </w:rPr>
        <w:t>(2011)</w:t>
      </w:r>
      <w:r w:rsidR="00AC5B4E" w:rsidRPr="009F1EC0">
        <w:rPr>
          <w:rFonts w:cs="Calibri"/>
          <w:noProof/>
          <w:szCs w:val="24"/>
        </w:rPr>
        <w:t>.</w:t>
      </w:r>
      <w:r w:rsidRPr="009F1EC0">
        <w:rPr>
          <w:rFonts w:cs="Calibri"/>
          <w:noProof/>
          <w:szCs w:val="24"/>
        </w:rPr>
        <w:t xml:space="preserve"> Steep increase in best-practice cohort life expectancy</w:t>
      </w:r>
      <w:r w:rsidR="00C52B47" w:rsidRPr="009F1EC0">
        <w:rPr>
          <w:rFonts w:cs="Calibri"/>
          <w:noProof/>
          <w:szCs w:val="24"/>
        </w:rPr>
        <w:t>.</w:t>
      </w:r>
      <w:r w:rsidRPr="009F1EC0">
        <w:rPr>
          <w:rFonts w:cs="Calibri"/>
          <w:noProof/>
          <w:szCs w:val="24"/>
        </w:rPr>
        <w:t xml:space="preserve"> </w:t>
      </w:r>
      <w:r w:rsidRPr="009F1EC0">
        <w:rPr>
          <w:rFonts w:cs="Calibri"/>
          <w:i/>
          <w:iCs/>
          <w:noProof/>
          <w:szCs w:val="24"/>
        </w:rPr>
        <w:t>Population and Development Review</w:t>
      </w:r>
      <w:r w:rsidR="00C52B47" w:rsidRPr="009F1EC0">
        <w:rPr>
          <w:rFonts w:cs="Calibri"/>
          <w:noProof/>
          <w:szCs w:val="24"/>
        </w:rPr>
        <w:t xml:space="preserve"> </w:t>
      </w:r>
      <w:r w:rsidRPr="009F1EC0">
        <w:rPr>
          <w:rFonts w:cs="Calibri"/>
          <w:noProof/>
          <w:szCs w:val="24"/>
        </w:rPr>
        <w:t>37(3)</w:t>
      </w:r>
      <w:r w:rsidR="00C52B47" w:rsidRPr="009F1EC0">
        <w:rPr>
          <w:rFonts w:cs="Calibri"/>
          <w:noProof/>
          <w:szCs w:val="24"/>
        </w:rPr>
        <w:t xml:space="preserve">: </w:t>
      </w:r>
      <w:r w:rsidRPr="009F1EC0">
        <w:rPr>
          <w:rFonts w:cs="Calibri"/>
          <w:noProof/>
          <w:szCs w:val="24"/>
        </w:rPr>
        <w:t>419–434.</w:t>
      </w:r>
    </w:p>
    <w:p w14:paraId="68C46E8F" w14:textId="4E3B6618"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Sobotka, T. (2008)</w:t>
      </w:r>
      <w:r w:rsidR="00AC5B4E" w:rsidRPr="009F1EC0">
        <w:rPr>
          <w:rFonts w:cs="Calibri"/>
          <w:noProof/>
          <w:szCs w:val="24"/>
        </w:rPr>
        <w:t>.</w:t>
      </w:r>
      <w:r w:rsidRPr="009F1EC0">
        <w:rPr>
          <w:rFonts w:cs="Calibri"/>
          <w:noProof/>
          <w:szCs w:val="24"/>
        </w:rPr>
        <w:t xml:space="preserve"> Overview chapter 7: The rising importance of migrants for childbearing in Europ</w:t>
      </w:r>
      <w:r w:rsidR="00C52B47" w:rsidRPr="009F1EC0">
        <w:rPr>
          <w:rFonts w:cs="Calibri"/>
          <w:noProof/>
          <w:szCs w:val="24"/>
        </w:rPr>
        <w:t>e.</w:t>
      </w:r>
      <w:r w:rsidRPr="009F1EC0">
        <w:rPr>
          <w:rFonts w:cs="Calibri"/>
          <w:noProof/>
          <w:szCs w:val="24"/>
        </w:rPr>
        <w:t xml:space="preserve"> </w:t>
      </w:r>
      <w:r w:rsidRPr="009F1EC0">
        <w:rPr>
          <w:rFonts w:cs="Calibri"/>
          <w:i/>
          <w:iCs/>
          <w:noProof/>
          <w:szCs w:val="24"/>
        </w:rPr>
        <w:t>Demographic Research</w:t>
      </w:r>
      <w:r w:rsidRPr="009F1EC0">
        <w:rPr>
          <w:rFonts w:cs="Calibri"/>
          <w:noProof/>
          <w:szCs w:val="24"/>
        </w:rPr>
        <w:t xml:space="preserve"> 19(9)</w:t>
      </w:r>
      <w:r w:rsidR="00C52B47" w:rsidRPr="009F1EC0">
        <w:rPr>
          <w:rFonts w:cs="Calibri"/>
          <w:noProof/>
          <w:szCs w:val="24"/>
        </w:rPr>
        <w:t xml:space="preserve">: </w:t>
      </w:r>
      <w:r w:rsidRPr="009F1EC0">
        <w:rPr>
          <w:rFonts w:cs="Calibri"/>
          <w:noProof/>
          <w:szCs w:val="24"/>
        </w:rPr>
        <w:t xml:space="preserve">225–248. </w:t>
      </w:r>
    </w:p>
    <w:p w14:paraId="4B20322C" w14:textId="77777777" w:rsidR="00DC4EA2" w:rsidRDefault="00DC4EA2" w:rsidP="00DC4EA2">
      <w:pPr>
        <w:widowControl w:val="0"/>
        <w:autoSpaceDE w:val="0"/>
        <w:autoSpaceDN w:val="0"/>
        <w:adjustRightInd w:val="0"/>
        <w:spacing w:after="160" w:line="240" w:lineRule="auto"/>
        <w:ind w:left="720" w:hanging="720"/>
        <w:rPr>
          <w:szCs w:val="24"/>
        </w:rPr>
      </w:pPr>
      <w:r w:rsidRPr="009F1EC0">
        <w:rPr>
          <w:rFonts w:cs="Calibri"/>
          <w:noProof/>
          <w:szCs w:val="24"/>
        </w:rPr>
        <w:lastRenderedPageBreak/>
        <w:t xml:space="preserve">Sobotka, T. (2017). Post-transitional fertility: the role of childbearing postponement in fuelling the shift to low and unstable fertility levels. </w:t>
      </w:r>
      <w:r w:rsidRPr="009F1EC0">
        <w:rPr>
          <w:rFonts w:cs="Calibri"/>
          <w:i/>
          <w:iCs/>
          <w:noProof/>
          <w:szCs w:val="24"/>
        </w:rPr>
        <w:t xml:space="preserve">Journal of </w:t>
      </w:r>
      <w:r>
        <w:rPr>
          <w:rFonts w:cs="Calibri"/>
          <w:i/>
          <w:iCs/>
          <w:noProof/>
          <w:szCs w:val="24"/>
        </w:rPr>
        <w:t>B</w:t>
      </w:r>
      <w:r w:rsidRPr="009F1EC0">
        <w:rPr>
          <w:rFonts w:cs="Calibri"/>
          <w:i/>
          <w:iCs/>
          <w:noProof/>
          <w:szCs w:val="24"/>
        </w:rPr>
        <w:t xml:space="preserve">iosocial </w:t>
      </w:r>
      <w:r>
        <w:rPr>
          <w:rFonts w:cs="Calibri"/>
          <w:i/>
          <w:iCs/>
          <w:noProof/>
          <w:szCs w:val="24"/>
        </w:rPr>
        <w:t>S</w:t>
      </w:r>
      <w:r w:rsidRPr="009F1EC0">
        <w:rPr>
          <w:rFonts w:cs="Calibri"/>
          <w:i/>
          <w:iCs/>
          <w:noProof/>
          <w:szCs w:val="24"/>
        </w:rPr>
        <w:t>cience</w:t>
      </w:r>
      <w:r w:rsidRPr="009F1EC0">
        <w:rPr>
          <w:rFonts w:cs="Calibri"/>
          <w:noProof/>
          <w:szCs w:val="24"/>
        </w:rPr>
        <w:t xml:space="preserve"> 49(S1): S20–S45</w:t>
      </w:r>
      <w:r w:rsidRPr="009F1EC0">
        <w:rPr>
          <w:szCs w:val="24"/>
        </w:rPr>
        <w:t>.</w:t>
      </w:r>
    </w:p>
    <w:p w14:paraId="52D2582A" w14:textId="175A1163"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Sobotka, T.</w:t>
      </w:r>
      <w:r w:rsidR="00A92B90" w:rsidRPr="009F1EC0">
        <w:rPr>
          <w:rFonts w:cs="Calibri"/>
          <w:noProof/>
          <w:szCs w:val="24"/>
        </w:rPr>
        <w:t>, Zeman, K., Lesthaeghe, R. Frejka, T, and Neels, K.</w:t>
      </w:r>
      <w:r w:rsidRPr="009F1EC0">
        <w:rPr>
          <w:rFonts w:cs="Calibri"/>
          <w:noProof/>
          <w:szCs w:val="24"/>
        </w:rPr>
        <w:t xml:space="preserve"> (2011)</w:t>
      </w:r>
      <w:r w:rsidR="00AC5B4E" w:rsidRPr="009F1EC0">
        <w:rPr>
          <w:rFonts w:cs="Calibri"/>
          <w:noProof/>
          <w:szCs w:val="24"/>
        </w:rPr>
        <w:t>.</w:t>
      </w:r>
      <w:r w:rsidRPr="009F1EC0">
        <w:rPr>
          <w:rFonts w:cs="Calibri"/>
          <w:noProof/>
          <w:szCs w:val="24"/>
        </w:rPr>
        <w:t xml:space="preserve"> Postponement and </w:t>
      </w:r>
      <w:r w:rsidR="00C52B47" w:rsidRPr="009F1EC0">
        <w:rPr>
          <w:rFonts w:cs="Calibri"/>
          <w:noProof/>
          <w:szCs w:val="24"/>
        </w:rPr>
        <w:t>r</w:t>
      </w:r>
      <w:r w:rsidRPr="009F1EC0">
        <w:rPr>
          <w:rFonts w:cs="Calibri"/>
          <w:noProof/>
          <w:szCs w:val="24"/>
        </w:rPr>
        <w:t xml:space="preserve">ecuperation in </w:t>
      </w:r>
      <w:r w:rsidR="00C52B47" w:rsidRPr="009F1EC0">
        <w:rPr>
          <w:rFonts w:cs="Calibri"/>
          <w:noProof/>
          <w:szCs w:val="24"/>
        </w:rPr>
        <w:t>c</w:t>
      </w:r>
      <w:r w:rsidRPr="009F1EC0">
        <w:rPr>
          <w:rFonts w:cs="Calibri"/>
          <w:noProof/>
          <w:szCs w:val="24"/>
        </w:rPr>
        <w:t xml:space="preserve">ohort </w:t>
      </w:r>
      <w:r w:rsidR="00C52B47" w:rsidRPr="009F1EC0">
        <w:rPr>
          <w:rFonts w:cs="Calibri"/>
          <w:noProof/>
          <w:szCs w:val="24"/>
        </w:rPr>
        <w:t>f</w:t>
      </w:r>
      <w:r w:rsidRPr="009F1EC0">
        <w:rPr>
          <w:rFonts w:cs="Calibri"/>
          <w:noProof/>
          <w:szCs w:val="24"/>
        </w:rPr>
        <w:t xml:space="preserve">ertility: Austria, Germany and Switzerland in a European </w:t>
      </w:r>
      <w:r w:rsidR="00EA7D04">
        <w:rPr>
          <w:rFonts w:cs="Calibri"/>
          <w:noProof/>
          <w:szCs w:val="24"/>
        </w:rPr>
        <w:t>c</w:t>
      </w:r>
      <w:r w:rsidRPr="009F1EC0">
        <w:rPr>
          <w:rFonts w:cs="Calibri"/>
          <w:noProof/>
          <w:szCs w:val="24"/>
        </w:rPr>
        <w:t>ontext</w:t>
      </w:r>
      <w:r w:rsidR="00C52B47" w:rsidRPr="009F1EC0">
        <w:rPr>
          <w:rFonts w:cs="Calibri"/>
          <w:noProof/>
          <w:szCs w:val="24"/>
        </w:rPr>
        <w:t>.</w:t>
      </w:r>
      <w:r w:rsidRPr="009F1EC0">
        <w:rPr>
          <w:rFonts w:cs="Calibri"/>
          <w:noProof/>
          <w:szCs w:val="24"/>
        </w:rPr>
        <w:t xml:space="preserve"> </w:t>
      </w:r>
      <w:r w:rsidRPr="009F1EC0">
        <w:rPr>
          <w:rFonts w:cs="Calibri"/>
          <w:i/>
          <w:iCs/>
          <w:noProof/>
          <w:szCs w:val="24"/>
        </w:rPr>
        <w:t>Comparative Population Studies</w:t>
      </w:r>
      <w:r w:rsidRPr="009F1EC0">
        <w:rPr>
          <w:rFonts w:cs="Calibri"/>
          <w:noProof/>
          <w:szCs w:val="24"/>
        </w:rPr>
        <w:t xml:space="preserve"> 36(2–3)</w:t>
      </w:r>
      <w:r w:rsidR="00E14B1E" w:rsidRPr="009F1EC0">
        <w:rPr>
          <w:rFonts w:cs="Calibri"/>
          <w:noProof/>
          <w:szCs w:val="24"/>
        </w:rPr>
        <w:t>:</w:t>
      </w:r>
      <w:r w:rsidRPr="009F1EC0">
        <w:rPr>
          <w:rFonts w:cs="Calibri"/>
          <w:noProof/>
          <w:szCs w:val="24"/>
        </w:rPr>
        <w:t xml:space="preserve"> 417–452.</w:t>
      </w:r>
    </w:p>
    <w:p w14:paraId="7FD71002" w14:textId="01D97153" w:rsidR="0077329D" w:rsidRPr="009F1EC0" w:rsidRDefault="006D4B8F" w:rsidP="00BC4845">
      <w:pPr>
        <w:widowControl w:val="0"/>
        <w:autoSpaceDE w:val="0"/>
        <w:autoSpaceDN w:val="0"/>
        <w:adjustRightInd w:val="0"/>
        <w:spacing w:after="160" w:line="240" w:lineRule="auto"/>
        <w:ind w:left="720" w:hanging="720"/>
        <w:rPr>
          <w:rFonts w:cs="Calibri"/>
          <w:noProof/>
          <w:szCs w:val="24"/>
        </w:rPr>
      </w:pPr>
      <w:r>
        <w:rPr>
          <w:rFonts w:cs="Calibri"/>
          <w:noProof/>
          <w:szCs w:val="24"/>
        </w:rPr>
        <w:t>Vaupel, J. W., Gambill, B. A., and Yashin, A. I.</w:t>
      </w:r>
      <w:r w:rsidR="0077329D" w:rsidRPr="009F1EC0">
        <w:rPr>
          <w:rFonts w:cs="Calibri"/>
          <w:noProof/>
          <w:szCs w:val="24"/>
        </w:rPr>
        <w:t xml:space="preserve"> (</w:t>
      </w:r>
      <w:r>
        <w:rPr>
          <w:rFonts w:cs="Calibri"/>
          <w:noProof/>
          <w:szCs w:val="24"/>
        </w:rPr>
        <w:t>1987</w:t>
      </w:r>
      <w:r w:rsidR="0077329D" w:rsidRPr="009F1EC0">
        <w:rPr>
          <w:rFonts w:cs="Calibri"/>
          <w:noProof/>
          <w:szCs w:val="24"/>
        </w:rPr>
        <w:t>)</w:t>
      </w:r>
      <w:r w:rsidR="0077329D" w:rsidRPr="00635EA5">
        <w:rPr>
          <w:rFonts w:cs="Calibri"/>
          <w:noProof/>
          <w:szCs w:val="24"/>
        </w:rPr>
        <w:t xml:space="preserve">. </w:t>
      </w:r>
      <w:r w:rsidRPr="00635EA5">
        <w:rPr>
          <w:rFonts w:cs="Calibri"/>
          <w:iCs/>
          <w:noProof/>
          <w:szCs w:val="24"/>
        </w:rPr>
        <w:t>Thousands of data at glance</w:t>
      </w:r>
      <w:r w:rsidR="0077329D" w:rsidRPr="00635EA5">
        <w:rPr>
          <w:rFonts w:cs="Calibri"/>
          <w:iCs/>
          <w:noProof/>
          <w:szCs w:val="24"/>
        </w:rPr>
        <w:t xml:space="preserve">: </w:t>
      </w:r>
      <w:r w:rsidRPr="00635EA5">
        <w:rPr>
          <w:rFonts w:cs="Calibri"/>
          <w:iCs/>
          <w:noProof/>
          <w:szCs w:val="24"/>
        </w:rPr>
        <w:t>Shaded contour maps of demographic surfaces</w:t>
      </w:r>
      <w:r w:rsidR="0077329D" w:rsidRPr="00635EA5">
        <w:rPr>
          <w:rFonts w:cs="Calibri"/>
          <w:noProof/>
          <w:szCs w:val="24"/>
        </w:rPr>
        <w:t xml:space="preserve">. </w:t>
      </w:r>
      <w:r w:rsidRPr="00635EA5">
        <w:rPr>
          <w:rFonts w:cs="Calibri"/>
          <w:noProof/>
          <w:szCs w:val="24"/>
        </w:rPr>
        <w:t>Laxe</w:t>
      </w:r>
      <w:r>
        <w:rPr>
          <w:rFonts w:cs="Calibri"/>
          <w:noProof/>
          <w:szCs w:val="24"/>
        </w:rPr>
        <w:t>mburg</w:t>
      </w:r>
      <w:r w:rsidR="0077329D" w:rsidRPr="009F1EC0">
        <w:rPr>
          <w:rFonts w:cs="Calibri"/>
          <w:noProof/>
          <w:szCs w:val="24"/>
        </w:rPr>
        <w:t xml:space="preserve">: </w:t>
      </w:r>
      <w:r w:rsidR="00635EA5">
        <w:rPr>
          <w:rFonts w:cs="Calibri"/>
          <w:noProof/>
          <w:szCs w:val="24"/>
        </w:rPr>
        <w:t>International Institute for Applied System Analysis (IIASA Research Report RR-87-16)</w:t>
      </w:r>
      <w:r w:rsidR="0077329D" w:rsidRPr="009F1EC0">
        <w:rPr>
          <w:rFonts w:cs="Calibri"/>
          <w:noProof/>
          <w:szCs w:val="24"/>
        </w:rPr>
        <w:t>.</w:t>
      </w:r>
    </w:p>
    <w:p w14:paraId="410CCBFD" w14:textId="1B806A6C" w:rsidR="00EA6F1F" w:rsidRPr="009F1EC0" w:rsidRDefault="00EA6F1F" w:rsidP="00BC4845">
      <w:pPr>
        <w:widowControl w:val="0"/>
        <w:autoSpaceDE w:val="0"/>
        <w:autoSpaceDN w:val="0"/>
        <w:adjustRightInd w:val="0"/>
        <w:spacing w:after="160" w:line="240" w:lineRule="auto"/>
        <w:ind w:left="720" w:hanging="720"/>
        <w:rPr>
          <w:rFonts w:cs="Calibri"/>
          <w:noProof/>
          <w:szCs w:val="24"/>
        </w:rPr>
      </w:pPr>
      <w:r w:rsidRPr="009F1EC0">
        <w:rPr>
          <w:rFonts w:cs="Calibri"/>
          <w:noProof/>
          <w:szCs w:val="24"/>
        </w:rPr>
        <w:t>Zeman, K.</w:t>
      </w:r>
      <w:r w:rsidR="00A92B90" w:rsidRPr="009F1EC0">
        <w:rPr>
          <w:rFonts w:cs="Calibri"/>
          <w:noProof/>
          <w:szCs w:val="24"/>
        </w:rPr>
        <w:t>, Beaujouan, E., Brzozowska, Z., and Sobotka, T.</w:t>
      </w:r>
      <w:r w:rsidRPr="009F1EC0">
        <w:rPr>
          <w:rFonts w:cs="Calibri"/>
          <w:noProof/>
          <w:szCs w:val="24"/>
        </w:rPr>
        <w:t xml:space="preserve"> (2018)</w:t>
      </w:r>
      <w:r w:rsidR="00AC5B4E" w:rsidRPr="009F1EC0">
        <w:rPr>
          <w:rFonts w:cs="Calibri"/>
          <w:noProof/>
          <w:szCs w:val="24"/>
        </w:rPr>
        <w:t>.</w:t>
      </w:r>
      <w:r w:rsidRPr="009F1EC0">
        <w:rPr>
          <w:rFonts w:cs="Calibri"/>
          <w:noProof/>
          <w:szCs w:val="24"/>
        </w:rPr>
        <w:t xml:space="preserve"> Cohort fertility decline in low fertility countries: Decomposition using parity progression ratios</w:t>
      </w:r>
      <w:r w:rsidR="00E14B1E" w:rsidRPr="009F1EC0">
        <w:rPr>
          <w:rFonts w:cs="Calibri"/>
          <w:noProof/>
          <w:szCs w:val="24"/>
        </w:rPr>
        <w:t>.</w:t>
      </w:r>
      <w:r w:rsidRPr="009F1EC0">
        <w:rPr>
          <w:rFonts w:cs="Calibri"/>
          <w:noProof/>
          <w:szCs w:val="24"/>
        </w:rPr>
        <w:t xml:space="preserve"> </w:t>
      </w:r>
      <w:r w:rsidRPr="009F1EC0">
        <w:rPr>
          <w:rFonts w:cs="Calibri"/>
          <w:i/>
          <w:iCs/>
          <w:noProof/>
          <w:szCs w:val="24"/>
        </w:rPr>
        <w:t>Demographic Research</w:t>
      </w:r>
      <w:r w:rsidR="00E14B1E" w:rsidRPr="009F1EC0">
        <w:rPr>
          <w:rFonts w:cs="Calibri"/>
          <w:noProof/>
          <w:szCs w:val="24"/>
        </w:rPr>
        <w:t xml:space="preserve"> </w:t>
      </w:r>
      <w:r w:rsidRPr="009F1EC0">
        <w:rPr>
          <w:rFonts w:cs="Calibri"/>
          <w:noProof/>
          <w:szCs w:val="24"/>
        </w:rPr>
        <w:t>38</w:t>
      </w:r>
      <w:r w:rsidR="00E14B1E" w:rsidRPr="009F1EC0">
        <w:rPr>
          <w:rFonts w:cs="Calibri"/>
          <w:noProof/>
          <w:szCs w:val="24"/>
        </w:rPr>
        <w:t xml:space="preserve">(25): </w:t>
      </w:r>
      <w:r w:rsidRPr="009F1EC0">
        <w:rPr>
          <w:rFonts w:cs="Calibri"/>
          <w:noProof/>
          <w:szCs w:val="24"/>
        </w:rPr>
        <w:t>651–690.</w:t>
      </w:r>
    </w:p>
    <w:p w14:paraId="23968483" w14:textId="03FC1430" w:rsidR="003D2E3A" w:rsidRPr="006C1668" w:rsidRDefault="00EA6F1F" w:rsidP="0091292B">
      <w:pPr>
        <w:spacing w:after="160" w:line="240" w:lineRule="auto"/>
      </w:pPr>
      <w:r w:rsidRPr="009F1EC0">
        <w:rPr>
          <w:szCs w:val="24"/>
        </w:rPr>
        <w:fldChar w:fldCharType="end"/>
      </w:r>
    </w:p>
    <w:sectPr w:rsidR="003D2E3A" w:rsidRPr="006C1668" w:rsidSect="001E584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erena Pattaro" w:date="2019-03-12T13:30:00Z" w:initials="SP">
    <w:p w14:paraId="619528AD" w14:textId="5C2F62C8" w:rsidR="0090297B" w:rsidRDefault="0090297B">
      <w:pPr>
        <w:pStyle w:val="CommentText"/>
      </w:pPr>
      <w:r>
        <w:rPr>
          <w:rStyle w:val="CommentReference"/>
        </w:rPr>
        <w:annotationRef/>
      </w:r>
      <w:r>
        <w:t>Can we still state this given that the final plot has now be divided in 3 subfigures?</w:t>
      </w:r>
    </w:p>
  </w:comment>
  <w:comment w:id="1" w:author="Jonathan Minton" w:date="2019-03-16T10:29:00Z" w:initials="JM">
    <w:p w14:paraId="378C0467" w14:textId="65CF96E3" w:rsidR="00E1123F" w:rsidRDefault="00E1123F">
      <w:pPr>
        <w:pStyle w:val="CommentText"/>
      </w:pPr>
      <w:r>
        <w:rPr>
          <w:rStyle w:val="CommentReference"/>
        </w:rPr>
        <w:annotationRef/>
      </w:r>
      <w:r>
        <w:t>I’ve added a suggested edit to the text</w:t>
      </w:r>
    </w:p>
  </w:comment>
  <w:comment w:id="8" w:author="Jonathan Minton" w:date="2019-03-16T10:32:00Z" w:initials="JM">
    <w:p w14:paraId="5960B557" w14:textId="7A365A5A" w:rsidR="00E1123F" w:rsidRDefault="00E1123F">
      <w:pPr>
        <w:pStyle w:val="CommentText"/>
      </w:pPr>
      <w:r>
        <w:rPr>
          <w:rStyle w:val="CommentReference"/>
        </w:rPr>
        <w:annotationRef/>
      </w:r>
      <w:r>
        <w:t>Suggest stating in the submission letter that, if requested, we would be happy expanding the size of the submission by reintegrated these additional examples back into the main manuscript.</w:t>
      </w:r>
    </w:p>
  </w:comment>
  <w:comment w:id="12" w:author="Serena Pattaro" w:date="2019-03-12T13:42:00Z" w:initials="SP">
    <w:p w14:paraId="5EF49F87" w14:textId="3524DB3B" w:rsidR="000815F4" w:rsidRDefault="000815F4">
      <w:pPr>
        <w:pStyle w:val="CommentText"/>
      </w:pPr>
      <w:r>
        <w:rPr>
          <w:rStyle w:val="CommentReference"/>
        </w:rPr>
        <w:annotationRef/>
      </w:r>
      <w:r>
        <w:t xml:space="preserve">I am not sure whether we can refer to an online appendix. Perhaps we should simply say the code is available online (see footnote </w:t>
      </w:r>
      <w:r w:rsidR="00847DEB">
        <w:t>1</w:t>
      </w:r>
      <w:r>
        <w:t xml:space="preserve">). Any views on this? </w:t>
      </w:r>
    </w:p>
  </w:comment>
  <w:comment w:id="13" w:author="Jonathan Minton" w:date="2019-03-16T10:33:00Z" w:initials="JM">
    <w:p w14:paraId="12353A5D" w14:textId="13E5A384" w:rsidR="00E1123F" w:rsidRDefault="00E1123F">
      <w:pPr>
        <w:pStyle w:val="CommentText"/>
      </w:pPr>
      <w:r>
        <w:rPr>
          <w:rStyle w:val="CommentReference"/>
        </w:rPr>
        <w:annotationRef/>
      </w:r>
      <w:r>
        <w:t xml:space="preserve">I think our online appendix should just be a document with links to and descriptions of the contents of the material pushed online via </w:t>
      </w:r>
      <w:proofErr w:type="spellStart"/>
      <w:r>
        <w:t>github</w:t>
      </w:r>
      <w:proofErr w:type="spellEnd"/>
      <w:r>
        <w:t>.</w:t>
      </w:r>
    </w:p>
  </w:comment>
  <w:comment w:id="20" w:author="Serena Pattaro" w:date="2019-03-12T13:49:00Z" w:initials="SP">
    <w:p w14:paraId="7C23F575" w14:textId="61FB399A" w:rsidR="000815F4" w:rsidRDefault="000815F4">
      <w:pPr>
        <w:pStyle w:val="CommentText"/>
      </w:pPr>
      <w:r>
        <w:rPr>
          <w:rStyle w:val="CommentReference"/>
        </w:rPr>
        <w:annotationRef/>
      </w:r>
      <w:r>
        <w:t>Here we could refer either to material in GitHub repository or note to figure 3. Any suggestions?</w:t>
      </w:r>
    </w:p>
  </w:comment>
  <w:comment w:id="21" w:author="Jonathan Minton" w:date="2019-03-16T10:35:00Z" w:initials="JM">
    <w:p w14:paraId="7DB718D6" w14:textId="46E88BAD" w:rsidR="00E1123F" w:rsidRDefault="00E1123F">
      <w:pPr>
        <w:pStyle w:val="CommentText"/>
      </w:pPr>
      <w:r>
        <w:rPr>
          <w:rStyle w:val="CommentReference"/>
        </w:rPr>
        <w:annotationRef/>
      </w:r>
      <w:r>
        <w:t>Just delete this bracketed statement</w:t>
      </w:r>
    </w:p>
  </w:comment>
  <w:comment w:id="22" w:author="Serena Pattaro" w:date="2019-03-12T13:51:00Z" w:initials="SP">
    <w:p w14:paraId="338AACFC" w14:textId="4135E558" w:rsidR="00DF0497" w:rsidRDefault="00DF0497">
      <w:pPr>
        <w:pStyle w:val="CommentText"/>
      </w:pPr>
      <w:r>
        <w:rPr>
          <w:rStyle w:val="CommentReference"/>
        </w:rPr>
        <w:annotationRef/>
      </w:r>
      <w:r>
        <w:t xml:space="preserve">Jon – as discussed DR requires that </w:t>
      </w:r>
      <w:r w:rsidR="00040ABA">
        <w:t>the a</w:t>
      </w:r>
      <w:r>
        <w:t xml:space="preserve">xis and other labels should be in sentence case (basically </w:t>
      </w:r>
      <w:r w:rsidR="00040ABA">
        <w:t xml:space="preserve">only </w:t>
      </w:r>
      <w:r>
        <w:t>first character of a label should be a capital letter)</w:t>
      </w:r>
    </w:p>
    <w:p w14:paraId="0C632329" w14:textId="77777777" w:rsidR="00DF0497" w:rsidRDefault="00DF0497">
      <w:pPr>
        <w:pStyle w:val="CommentText"/>
      </w:pPr>
      <w:r>
        <w:t xml:space="preserve">Here ‘fertility rates’ should be changed into ‘Fertility </w:t>
      </w:r>
      <w:proofErr w:type="gramStart"/>
      <w:r>
        <w:t>rates’</w:t>
      </w:r>
      <w:proofErr w:type="gramEnd"/>
      <w:r>
        <w:t>.</w:t>
      </w:r>
    </w:p>
    <w:p w14:paraId="44E53A94" w14:textId="4BAC309E" w:rsidR="00DF0497" w:rsidRDefault="00DF0497">
      <w:pPr>
        <w:pStyle w:val="CommentText"/>
      </w:pPr>
      <w:r>
        <w:t>“Birth Year” should be modified in “Birth year”.</w:t>
      </w:r>
    </w:p>
    <w:p w14:paraId="27D1FA76" w14:textId="77777777" w:rsidR="00040ABA" w:rsidRDefault="00040ABA">
      <w:pPr>
        <w:pStyle w:val="CommentText"/>
      </w:pPr>
    </w:p>
    <w:p w14:paraId="0D7D5F1B" w14:textId="77777777" w:rsidR="00040ABA" w:rsidRDefault="00DF0497">
      <w:pPr>
        <w:pStyle w:val="CommentText"/>
      </w:pPr>
      <w:r>
        <w:t xml:space="preserve">Perhaps would it </w:t>
      </w:r>
      <w:r w:rsidR="00040ABA">
        <w:t xml:space="preserve">also </w:t>
      </w:r>
      <w:r>
        <w:t xml:space="preserve">be possible to </w:t>
      </w:r>
      <w:r w:rsidR="00040ABA">
        <w:t>reduce</w:t>
      </w:r>
      <w:r>
        <w:t xml:space="preserve"> the blank space on the top of this figure?</w:t>
      </w:r>
    </w:p>
    <w:p w14:paraId="73F17E00" w14:textId="77777777" w:rsidR="00040ABA" w:rsidRDefault="00040ABA">
      <w:pPr>
        <w:pStyle w:val="CommentText"/>
      </w:pPr>
    </w:p>
    <w:p w14:paraId="2819B047" w14:textId="480F7874" w:rsidR="00D27FAC" w:rsidRDefault="00E71FF1">
      <w:pPr>
        <w:pStyle w:val="CommentText"/>
      </w:pPr>
      <w:r>
        <w:t>I think</w:t>
      </w:r>
      <w:r w:rsidR="00DF0497">
        <w:t xml:space="preserve"> we modified this figure</w:t>
      </w:r>
      <w:r w:rsidR="00040ABA">
        <w:t xml:space="preserve"> and the following one</w:t>
      </w:r>
      <w:r w:rsidR="00DF0497">
        <w:t xml:space="preserve"> </w:t>
      </w:r>
      <w:r>
        <w:t>several</w:t>
      </w:r>
      <w:r w:rsidR="00DF0497">
        <w:t xml:space="preserve"> times before last submission in October, </w:t>
      </w:r>
      <w:r w:rsidR="00D27FAC">
        <w:t>so there might be multiple versions of these figures on the repository.</w:t>
      </w:r>
    </w:p>
    <w:p w14:paraId="6FAEA412" w14:textId="77777777" w:rsidR="00D27FAC" w:rsidRDefault="00D27FAC">
      <w:pPr>
        <w:pStyle w:val="CommentText"/>
      </w:pPr>
    </w:p>
    <w:p w14:paraId="456DDCC5" w14:textId="0251C80D" w:rsidR="00D27FAC" w:rsidRDefault="00D27FAC">
      <w:pPr>
        <w:pStyle w:val="CommentText"/>
      </w:pPr>
      <w:r>
        <w:t xml:space="preserve">Should we follow DR guidelines and rename the different panels of this figure in: (a) Level plot; (b) Contour plot and (c) Composite plot? If </w:t>
      </w:r>
      <w:proofErr w:type="gramStart"/>
      <w:r>
        <w:t>yes</w:t>
      </w:r>
      <w:proofErr w:type="gramEnd"/>
      <w:r>
        <w:t xml:space="preserve"> I will modify the text accordingly.</w:t>
      </w:r>
    </w:p>
  </w:comment>
  <w:comment w:id="23" w:author="Jonathan Minton" w:date="2019-03-16T10:37:00Z" w:initials="JM">
    <w:p w14:paraId="7AB39EAF" w14:textId="77777777" w:rsidR="00E1123F" w:rsidRDefault="00E1123F">
      <w:pPr>
        <w:pStyle w:val="CommentText"/>
      </w:pPr>
      <w:r>
        <w:rPr>
          <w:rStyle w:val="CommentReference"/>
        </w:rPr>
        <w:annotationRef/>
      </w:r>
      <w:proofErr w:type="spellStart"/>
      <w:proofErr w:type="gramStart"/>
      <w:r>
        <w:t>I;ve</w:t>
      </w:r>
      <w:proofErr w:type="spellEnd"/>
      <w:proofErr w:type="gramEnd"/>
      <w:r>
        <w:t xml:space="preserve"> changed fertility rates to Fertility rates and Birth Year to Birth year. </w:t>
      </w:r>
    </w:p>
    <w:p w14:paraId="624355A5" w14:textId="49DDBCFB" w:rsidR="00E1123F" w:rsidRDefault="00E1123F">
      <w:pPr>
        <w:pStyle w:val="CommentText"/>
      </w:pPr>
      <w:r>
        <w:t xml:space="preserve">I’ve made the changes to </w:t>
      </w:r>
      <w:r w:rsidR="00B10229">
        <w:t>the labels for each row too in most recent version</w:t>
      </w:r>
    </w:p>
  </w:comment>
  <w:comment w:id="24" w:author="Jonathan Minton" w:date="2019-03-16T10:41:00Z" w:initials="JM">
    <w:p w14:paraId="5AA7B78F" w14:textId="6F39C2A3" w:rsidR="00B10229" w:rsidRDefault="00B10229">
      <w:pPr>
        <w:pStyle w:val="CommentText"/>
      </w:pPr>
      <w:r>
        <w:rPr>
          <w:rStyle w:val="CommentReference"/>
        </w:rPr>
        <w:annotationRef/>
      </w:r>
    </w:p>
  </w:comment>
  <w:comment w:id="25" w:author="Serena Pattaro" w:date="2019-03-12T13:58:00Z" w:initials="SP">
    <w:p w14:paraId="3682F8EE" w14:textId="0C028B62" w:rsidR="00040ABA" w:rsidRDefault="00DF0497">
      <w:pPr>
        <w:pStyle w:val="CommentText"/>
      </w:pPr>
      <w:r>
        <w:rPr>
          <w:rStyle w:val="CommentReference"/>
        </w:rPr>
        <w:annotationRef/>
      </w:r>
      <w:r>
        <w:t>Jon – could you reduce the blank space on the top of this figure and modify the x- axis to read ‘Birth year’</w:t>
      </w:r>
      <w:r w:rsidR="00040ABA">
        <w:t xml:space="preserve"> on the latest version of this figure?</w:t>
      </w:r>
    </w:p>
  </w:comment>
  <w:comment w:id="26" w:author="Jonathan Minton" w:date="2019-03-16T10:42:00Z" w:initials="JM">
    <w:p w14:paraId="20613924" w14:textId="740A03E4" w:rsidR="00B10229" w:rsidRDefault="00B10229">
      <w:pPr>
        <w:pStyle w:val="CommentText"/>
      </w:pPr>
      <w:r>
        <w:rPr>
          <w:rStyle w:val="CommentReference"/>
        </w:rPr>
        <w:annotationRef/>
      </w:r>
      <w:r>
        <w:t>I’ve made the change to Birth year in most recent version. Resizing easiest to do just by cropping the top off in Word, as here</w:t>
      </w:r>
    </w:p>
  </w:comment>
  <w:comment w:id="27" w:author="Serena Pattaro" w:date="2019-03-12T13:59:00Z" w:initials="SP">
    <w:p w14:paraId="51DB9452" w14:textId="18160AAC" w:rsidR="00DF0497" w:rsidRDefault="00DF0497">
      <w:pPr>
        <w:pStyle w:val="CommentText"/>
      </w:pPr>
      <w:r>
        <w:rPr>
          <w:rStyle w:val="CommentReference"/>
        </w:rPr>
        <w:annotationRef/>
      </w:r>
      <w:r>
        <w:t>Jon – Birth Year to be modified here as well.</w:t>
      </w:r>
    </w:p>
  </w:comment>
  <w:comment w:id="28" w:author="Jonathan Minton" w:date="2019-03-16T10:42:00Z" w:initials="JM">
    <w:p w14:paraId="3F444015" w14:textId="32E41083" w:rsidR="00B10229" w:rsidRDefault="00B10229">
      <w:pPr>
        <w:pStyle w:val="CommentText"/>
      </w:pPr>
      <w:r>
        <w:rPr>
          <w:rStyle w:val="CommentReference"/>
        </w:rPr>
        <w:annotationRef/>
      </w:r>
      <w:r>
        <w:t>OK – done in most recent version</w:t>
      </w:r>
    </w:p>
  </w:comment>
  <w:comment w:id="29" w:author="Serena Pattaro" w:date="2019-03-12T14:07:00Z" w:initials="SP">
    <w:p w14:paraId="0ADE01C1" w14:textId="6C31FF13" w:rsidR="00040ABA" w:rsidRDefault="00040ABA">
      <w:pPr>
        <w:pStyle w:val="CommentText"/>
      </w:pPr>
      <w:r>
        <w:rPr>
          <w:rStyle w:val="CommentReference"/>
        </w:rPr>
        <w:annotationRef/>
      </w:r>
      <w:r>
        <w:t>Is this correct? Should we simply refer to material deposited in GitHub?</w:t>
      </w:r>
    </w:p>
  </w:comment>
  <w:comment w:id="30" w:author="Jonathan Minton" w:date="2019-03-16T10:43:00Z" w:initials="JM">
    <w:p w14:paraId="725A5026" w14:textId="2FAF5378" w:rsidR="00B10229" w:rsidRDefault="00B10229">
      <w:pPr>
        <w:pStyle w:val="CommentText"/>
      </w:pPr>
      <w:r>
        <w:rPr>
          <w:rStyle w:val="CommentReference"/>
        </w:rPr>
        <w:annotationRef/>
      </w:r>
      <w:r>
        <w:t xml:space="preserve">If the online appendix is a list to </w:t>
      </w:r>
      <w:proofErr w:type="spellStart"/>
      <w:r>
        <w:t>github</w:t>
      </w:r>
      <w:proofErr w:type="spellEnd"/>
      <w:r>
        <w:t xml:space="preserve"> and the app, then both are correct</w:t>
      </w:r>
    </w:p>
  </w:comment>
  <w:comment w:id="31" w:author="Serena Pattaro" w:date="2019-03-12T14:05:00Z" w:initials="SP">
    <w:p w14:paraId="58A9DD5B" w14:textId="7FF5918E" w:rsidR="00040ABA" w:rsidRDefault="00040ABA">
      <w:pPr>
        <w:pStyle w:val="CommentText"/>
      </w:pPr>
      <w:r>
        <w:rPr>
          <w:rStyle w:val="CommentReference"/>
        </w:rPr>
        <w:annotationRef/>
      </w:r>
      <w:r>
        <w:t>Jon - x-axis labels to be modified in all 3 sub-figures</w:t>
      </w:r>
    </w:p>
  </w:comment>
  <w:comment w:id="32" w:author="Jonathan Minton" w:date="2019-03-16T11:25:00Z" w:initials="JM">
    <w:p w14:paraId="559A860F" w14:textId="7034D862" w:rsidR="000E68C3" w:rsidRDefault="000E68C3">
      <w:pPr>
        <w:pStyle w:val="CommentText"/>
      </w:pPr>
      <w:r>
        <w:rPr>
          <w:rStyle w:val="CommentReference"/>
        </w:rPr>
        <w:annotationRef/>
      </w:r>
      <w:r>
        <w:t>I’ve made this change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9528AD" w15:done="0"/>
  <w15:commentEx w15:paraId="378C0467" w15:paraIdParent="619528AD" w15:done="0"/>
  <w15:commentEx w15:paraId="5960B557" w15:done="0"/>
  <w15:commentEx w15:paraId="5EF49F87" w15:done="0"/>
  <w15:commentEx w15:paraId="12353A5D" w15:paraIdParent="5EF49F87" w15:done="0"/>
  <w15:commentEx w15:paraId="7C23F575" w15:done="0"/>
  <w15:commentEx w15:paraId="7DB718D6" w15:paraIdParent="7C23F575" w15:done="0"/>
  <w15:commentEx w15:paraId="456DDCC5" w15:done="0"/>
  <w15:commentEx w15:paraId="624355A5" w15:paraIdParent="456DDCC5" w15:done="0"/>
  <w15:commentEx w15:paraId="5AA7B78F" w15:paraIdParent="456DDCC5" w15:done="0"/>
  <w15:commentEx w15:paraId="3682F8EE" w15:done="0"/>
  <w15:commentEx w15:paraId="20613924" w15:paraIdParent="3682F8EE" w15:done="0"/>
  <w15:commentEx w15:paraId="51DB9452" w15:done="0"/>
  <w15:commentEx w15:paraId="3F444015" w15:paraIdParent="51DB9452" w15:done="0"/>
  <w15:commentEx w15:paraId="0ADE01C1" w15:done="0"/>
  <w15:commentEx w15:paraId="725A5026" w15:paraIdParent="0ADE01C1" w15:done="0"/>
  <w15:commentEx w15:paraId="58A9DD5B" w15:done="0"/>
  <w15:commentEx w15:paraId="559A860F" w15:paraIdParent="58A9DD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9528AD" w16cid:durableId="203232E7"/>
  <w16cid:commentId w16cid:paraId="378C0467" w16cid:durableId="20374E85"/>
  <w16cid:commentId w16cid:paraId="5960B557" w16cid:durableId="20374F45"/>
  <w16cid:commentId w16cid:paraId="5EF49F87" w16cid:durableId="203235D0"/>
  <w16cid:commentId w16cid:paraId="12353A5D" w16cid:durableId="20374F6F"/>
  <w16cid:commentId w16cid:paraId="7C23F575" w16cid:durableId="20323783"/>
  <w16cid:commentId w16cid:paraId="7DB718D6" w16cid:durableId="20374FFE"/>
  <w16cid:commentId w16cid:paraId="456DDCC5" w16cid:durableId="203237F4"/>
  <w16cid:commentId w16cid:paraId="624355A5" w16cid:durableId="2037505A"/>
  <w16cid:commentId w16cid:paraId="5AA7B78F" w16cid:durableId="2037516A"/>
  <w16cid:commentId w16cid:paraId="3682F8EE" w16cid:durableId="2032398C"/>
  <w16cid:commentId w16cid:paraId="20613924" w16cid:durableId="2037517D"/>
  <w16cid:commentId w16cid:paraId="51DB9452" w16cid:durableId="203239DC"/>
  <w16cid:commentId w16cid:paraId="3F444015" w16cid:durableId="203751AE"/>
  <w16cid:commentId w16cid:paraId="0ADE01C1" w16cid:durableId="20323BB0"/>
  <w16cid:commentId w16cid:paraId="725A5026" w16cid:durableId="203751BC"/>
  <w16cid:commentId w16cid:paraId="58A9DD5B" w16cid:durableId="20323B1A"/>
  <w16cid:commentId w16cid:paraId="559A860F" w16cid:durableId="20375B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F3C6D" w14:textId="77777777" w:rsidR="00687FE0" w:rsidRDefault="00687FE0" w:rsidP="00D17126">
      <w:pPr>
        <w:spacing w:line="240" w:lineRule="auto"/>
      </w:pPr>
      <w:r>
        <w:separator/>
      </w:r>
    </w:p>
  </w:endnote>
  <w:endnote w:type="continuationSeparator" w:id="0">
    <w:p w14:paraId="2B3BC73C" w14:textId="77777777" w:rsidR="00687FE0" w:rsidRDefault="00687FE0" w:rsidP="00D17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682A5" w14:textId="77777777" w:rsidR="00687FE0" w:rsidRDefault="00687FE0" w:rsidP="00D17126">
      <w:pPr>
        <w:spacing w:line="240" w:lineRule="auto"/>
      </w:pPr>
      <w:r>
        <w:separator/>
      </w:r>
    </w:p>
  </w:footnote>
  <w:footnote w:type="continuationSeparator" w:id="0">
    <w:p w14:paraId="6036F68A" w14:textId="77777777" w:rsidR="00687FE0" w:rsidRDefault="00687FE0" w:rsidP="00D17126">
      <w:pPr>
        <w:spacing w:line="240" w:lineRule="auto"/>
      </w:pPr>
      <w:r>
        <w:continuationSeparator/>
      </w:r>
    </w:p>
  </w:footnote>
  <w:footnote w:id="1">
    <w:p w14:paraId="1FA716B5" w14:textId="056A583A" w:rsidR="006A0199" w:rsidRDefault="006A0199">
      <w:pPr>
        <w:pStyle w:val="FootnoteText"/>
      </w:pPr>
      <w:ins w:id="10" w:author="Serena Pattaro" w:date="2019-03-12T15:55:00Z">
        <w:r>
          <w:rPr>
            <w:rStyle w:val="FootnoteReference"/>
          </w:rPr>
          <w:footnoteRef/>
        </w:r>
        <w:r>
          <w:t xml:space="preserve"> See </w:t>
        </w:r>
      </w:ins>
      <w:ins w:id="11" w:author="Serena Pattaro" w:date="2019-03-12T15:56:00Z">
        <w:r w:rsidRPr="006A0199">
          <w:t>https://github.com/JonMinton/comparative_fertility</w:t>
        </w:r>
        <w:r>
          <w:t>.</w:t>
        </w:r>
      </w:ins>
    </w:p>
  </w:footnote>
  <w:footnote w:id="2">
    <w:p w14:paraId="578961E7" w14:textId="5BC759D9" w:rsidR="00DD01B7" w:rsidRDefault="00DD01B7">
      <w:pPr>
        <w:pStyle w:val="FootnoteText"/>
      </w:pPr>
      <w:r>
        <w:rPr>
          <w:rStyle w:val="FootnoteReference"/>
        </w:rPr>
        <w:footnoteRef/>
      </w:r>
      <w:r>
        <w:t xml:space="preserve"> See </w:t>
      </w:r>
      <w:r w:rsidRPr="00DD01B7">
        <w:t>https://datascapes.shinyapps.io/cumulative_fertility_app/</w:t>
      </w:r>
      <w:r>
        <w:t>.</w:t>
      </w:r>
    </w:p>
  </w:footnote>
  <w:footnote w:id="3">
    <w:p w14:paraId="72A9239C" w14:textId="09CEBD31" w:rsidR="00D17126" w:rsidRDefault="00D17126">
      <w:pPr>
        <w:pStyle w:val="FootnoteText"/>
      </w:pPr>
      <w:r>
        <w:rPr>
          <w:rStyle w:val="FootnoteReference"/>
        </w:rPr>
        <w:footnoteRef/>
      </w:r>
      <w:r>
        <w:t xml:space="preserve"> See </w:t>
      </w:r>
      <w:r w:rsidRPr="00D17126">
        <w:t>https://datascapes.shinyapps.io/cumulative_fertility_app/</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D5D0F"/>
    <w:multiLevelType w:val="hybridMultilevel"/>
    <w:tmpl w:val="7A767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4E3A0F"/>
    <w:multiLevelType w:val="hybridMultilevel"/>
    <w:tmpl w:val="C54EE058"/>
    <w:lvl w:ilvl="0" w:tplc="0809000F">
      <w:start w:val="1"/>
      <w:numFmt w:val="decimal"/>
      <w:lvlText w:val="%1."/>
      <w:lvlJc w:val="left"/>
      <w:pPr>
        <w:ind w:left="4755"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 w15:restartNumberingAfterBreak="0">
    <w:nsid w:val="77734D1F"/>
    <w:multiLevelType w:val="hybridMultilevel"/>
    <w:tmpl w:val="F2C65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athan Minton">
    <w15:presenceInfo w15:providerId="Windows Live" w15:userId="e8357a288fce118a"/>
  </w15:person>
  <w15:person w15:author="Serena Pattaro">
    <w15:presenceInfo w15:providerId="AD" w15:userId="S::Serena.Pattaro@glasgow.ac.uk::056cf098-5052-4347-abbd-da629ed95f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BC9"/>
    <w:rsid w:val="0000060E"/>
    <w:rsid w:val="00003E35"/>
    <w:rsid w:val="000058EE"/>
    <w:rsid w:val="00011C50"/>
    <w:rsid w:val="00025281"/>
    <w:rsid w:val="000322FB"/>
    <w:rsid w:val="00040ABA"/>
    <w:rsid w:val="00057BB9"/>
    <w:rsid w:val="000610D5"/>
    <w:rsid w:val="00062879"/>
    <w:rsid w:val="00066DA4"/>
    <w:rsid w:val="00067A02"/>
    <w:rsid w:val="00067D82"/>
    <w:rsid w:val="00072E56"/>
    <w:rsid w:val="00077527"/>
    <w:rsid w:val="000815F4"/>
    <w:rsid w:val="00082D41"/>
    <w:rsid w:val="00084FEC"/>
    <w:rsid w:val="00087008"/>
    <w:rsid w:val="00091C74"/>
    <w:rsid w:val="000924EE"/>
    <w:rsid w:val="00092BAE"/>
    <w:rsid w:val="000A1BD1"/>
    <w:rsid w:val="000A1FB1"/>
    <w:rsid w:val="000A48DD"/>
    <w:rsid w:val="000A7181"/>
    <w:rsid w:val="000B24C9"/>
    <w:rsid w:val="000C5D34"/>
    <w:rsid w:val="000C72EA"/>
    <w:rsid w:val="000D2535"/>
    <w:rsid w:val="000E68C3"/>
    <w:rsid w:val="001021BC"/>
    <w:rsid w:val="0010298E"/>
    <w:rsid w:val="001060FB"/>
    <w:rsid w:val="00110F92"/>
    <w:rsid w:val="00112366"/>
    <w:rsid w:val="001163D1"/>
    <w:rsid w:val="00121839"/>
    <w:rsid w:val="00121CC4"/>
    <w:rsid w:val="00131D89"/>
    <w:rsid w:val="0013273D"/>
    <w:rsid w:val="00140559"/>
    <w:rsid w:val="001416DD"/>
    <w:rsid w:val="001428FC"/>
    <w:rsid w:val="00147C67"/>
    <w:rsid w:val="001553B3"/>
    <w:rsid w:val="001561E4"/>
    <w:rsid w:val="001669CE"/>
    <w:rsid w:val="001745C2"/>
    <w:rsid w:val="001808B5"/>
    <w:rsid w:val="001818AD"/>
    <w:rsid w:val="00186969"/>
    <w:rsid w:val="00190715"/>
    <w:rsid w:val="001917B1"/>
    <w:rsid w:val="0019248D"/>
    <w:rsid w:val="001940CE"/>
    <w:rsid w:val="001943D9"/>
    <w:rsid w:val="00197139"/>
    <w:rsid w:val="00197970"/>
    <w:rsid w:val="00197DC1"/>
    <w:rsid w:val="001A2143"/>
    <w:rsid w:val="001A3BDB"/>
    <w:rsid w:val="001B2E6F"/>
    <w:rsid w:val="001B35B6"/>
    <w:rsid w:val="001B4E8B"/>
    <w:rsid w:val="001B704F"/>
    <w:rsid w:val="001C3DF8"/>
    <w:rsid w:val="001C4B18"/>
    <w:rsid w:val="001E4624"/>
    <w:rsid w:val="001E5843"/>
    <w:rsid w:val="001E6F93"/>
    <w:rsid w:val="001F44CC"/>
    <w:rsid w:val="001F5DA2"/>
    <w:rsid w:val="001F7CDB"/>
    <w:rsid w:val="002026D0"/>
    <w:rsid w:val="00205E5D"/>
    <w:rsid w:val="00214275"/>
    <w:rsid w:val="0022045A"/>
    <w:rsid w:val="00234A02"/>
    <w:rsid w:val="00234F4A"/>
    <w:rsid w:val="00236BA8"/>
    <w:rsid w:val="00250AB5"/>
    <w:rsid w:val="00252F23"/>
    <w:rsid w:val="002607A5"/>
    <w:rsid w:val="00263DC1"/>
    <w:rsid w:val="002657B5"/>
    <w:rsid w:val="00267C5F"/>
    <w:rsid w:val="00274964"/>
    <w:rsid w:val="00277A95"/>
    <w:rsid w:val="00293F2D"/>
    <w:rsid w:val="0029426E"/>
    <w:rsid w:val="002965DC"/>
    <w:rsid w:val="002975B8"/>
    <w:rsid w:val="002B73EF"/>
    <w:rsid w:val="002D1B16"/>
    <w:rsid w:val="002D55F1"/>
    <w:rsid w:val="002E14F8"/>
    <w:rsid w:val="002E3C1A"/>
    <w:rsid w:val="002E7DFB"/>
    <w:rsid w:val="002F1DEB"/>
    <w:rsid w:val="002F2B40"/>
    <w:rsid w:val="002F3456"/>
    <w:rsid w:val="002F43BB"/>
    <w:rsid w:val="002F6F6A"/>
    <w:rsid w:val="00304313"/>
    <w:rsid w:val="00321CEB"/>
    <w:rsid w:val="00325E86"/>
    <w:rsid w:val="0033470C"/>
    <w:rsid w:val="0033794B"/>
    <w:rsid w:val="003419C1"/>
    <w:rsid w:val="003433FF"/>
    <w:rsid w:val="00345F55"/>
    <w:rsid w:val="00347E23"/>
    <w:rsid w:val="00351FB5"/>
    <w:rsid w:val="003520A2"/>
    <w:rsid w:val="00354493"/>
    <w:rsid w:val="003545BE"/>
    <w:rsid w:val="00364802"/>
    <w:rsid w:val="00367DDD"/>
    <w:rsid w:val="003749A8"/>
    <w:rsid w:val="00375611"/>
    <w:rsid w:val="00377F1B"/>
    <w:rsid w:val="00384534"/>
    <w:rsid w:val="00387264"/>
    <w:rsid w:val="00394611"/>
    <w:rsid w:val="003952F9"/>
    <w:rsid w:val="003A259E"/>
    <w:rsid w:val="003A43A1"/>
    <w:rsid w:val="003A45D8"/>
    <w:rsid w:val="003A462E"/>
    <w:rsid w:val="003A56EF"/>
    <w:rsid w:val="003A6C03"/>
    <w:rsid w:val="003A7398"/>
    <w:rsid w:val="003A79AE"/>
    <w:rsid w:val="003B22E8"/>
    <w:rsid w:val="003B50CD"/>
    <w:rsid w:val="003B6905"/>
    <w:rsid w:val="003C3DB4"/>
    <w:rsid w:val="003C715F"/>
    <w:rsid w:val="003D0CA5"/>
    <w:rsid w:val="003D2E3A"/>
    <w:rsid w:val="003E08FA"/>
    <w:rsid w:val="003E6DB8"/>
    <w:rsid w:val="003E7660"/>
    <w:rsid w:val="0040253E"/>
    <w:rsid w:val="004041A1"/>
    <w:rsid w:val="00405545"/>
    <w:rsid w:val="004059A3"/>
    <w:rsid w:val="0041075A"/>
    <w:rsid w:val="00416C15"/>
    <w:rsid w:val="004211C6"/>
    <w:rsid w:val="00421BF1"/>
    <w:rsid w:val="0042286C"/>
    <w:rsid w:val="0042436B"/>
    <w:rsid w:val="00430154"/>
    <w:rsid w:val="004317D4"/>
    <w:rsid w:val="00431D33"/>
    <w:rsid w:val="00434265"/>
    <w:rsid w:val="00444E49"/>
    <w:rsid w:val="004643BD"/>
    <w:rsid w:val="0047188F"/>
    <w:rsid w:val="0047535F"/>
    <w:rsid w:val="0047601B"/>
    <w:rsid w:val="0047757E"/>
    <w:rsid w:val="004809B6"/>
    <w:rsid w:val="004850EB"/>
    <w:rsid w:val="0049370F"/>
    <w:rsid w:val="004A29AF"/>
    <w:rsid w:val="004A415F"/>
    <w:rsid w:val="004B41AC"/>
    <w:rsid w:val="004B76BF"/>
    <w:rsid w:val="004C4073"/>
    <w:rsid w:val="004D2894"/>
    <w:rsid w:val="004D7DCD"/>
    <w:rsid w:val="004E05A0"/>
    <w:rsid w:val="004F5A64"/>
    <w:rsid w:val="004F6731"/>
    <w:rsid w:val="005108F1"/>
    <w:rsid w:val="00510971"/>
    <w:rsid w:val="00512747"/>
    <w:rsid w:val="00513BA5"/>
    <w:rsid w:val="00515161"/>
    <w:rsid w:val="00515957"/>
    <w:rsid w:val="00522103"/>
    <w:rsid w:val="00535400"/>
    <w:rsid w:val="00541635"/>
    <w:rsid w:val="00555766"/>
    <w:rsid w:val="00557010"/>
    <w:rsid w:val="00562812"/>
    <w:rsid w:val="00563BC9"/>
    <w:rsid w:val="00574696"/>
    <w:rsid w:val="00575CAD"/>
    <w:rsid w:val="00576726"/>
    <w:rsid w:val="005831EE"/>
    <w:rsid w:val="00592799"/>
    <w:rsid w:val="005960E6"/>
    <w:rsid w:val="005A4B97"/>
    <w:rsid w:val="005A4C36"/>
    <w:rsid w:val="005A521D"/>
    <w:rsid w:val="005A5815"/>
    <w:rsid w:val="005A5C8B"/>
    <w:rsid w:val="005B69FF"/>
    <w:rsid w:val="005D6F4E"/>
    <w:rsid w:val="005E194B"/>
    <w:rsid w:val="005E19B4"/>
    <w:rsid w:val="005E1A12"/>
    <w:rsid w:val="005F129A"/>
    <w:rsid w:val="00610A72"/>
    <w:rsid w:val="006155D9"/>
    <w:rsid w:val="00616367"/>
    <w:rsid w:val="006201D9"/>
    <w:rsid w:val="00621319"/>
    <w:rsid w:val="00630879"/>
    <w:rsid w:val="00630D27"/>
    <w:rsid w:val="0063168B"/>
    <w:rsid w:val="00631AEB"/>
    <w:rsid w:val="00632E34"/>
    <w:rsid w:val="00635EA5"/>
    <w:rsid w:val="00637433"/>
    <w:rsid w:val="00640E38"/>
    <w:rsid w:val="0064249D"/>
    <w:rsid w:val="006537F8"/>
    <w:rsid w:val="00653B7B"/>
    <w:rsid w:val="00673686"/>
    <w:rsid w:val="0067556D"/>
    <w:rsid w:val="006800A5"/>
    <w:rsid w:val="00687FE0"/>
    <w:rsid w:val="00691282"/>
    <w:rsid w:val="0069217A"/>
    <w:rsid w:val="00694E99"/>
    <w:rsid w:val="006A0199"/>
    <w:rsid w:val="006A3617"/>
    <w:rsid w:val="006A3840"/>
    <w:rsid w:val="006A4E5F"/>
    <w:rsid w:val="006A5130"/>
    <w:rsid w:val="006A70E3"/>
    <w:rsid w:val="006B491E"/>
    <w:rsid w:val="006B4D65"/>
    <w:rsid w:val="006C1668"/>
    <w:rsid w:val="006D4657"/>
    <w:rsid w:val="006D4B8F"/>
    <w:rsid w:val="006D4FB2"/>
    <w:rsid w:val="006D6BE3"/>
    <w:rsid w:val="006E67F8"/>
    <w:rsid w:val="006F1AA0"/>
    <w:rsid w:val="006F2736"/>
    <w:rsid w:val="006F542D"/>
    <w:rsid w:val="00700317"/>
    <w:rsid w:val="007038EC"/>
    <w:rsid w:val="007124EB"/>
    <w:rsid w:val="007168A0"/>
    <w:rsid w:val="00721A46"/>
    <w:rsid w:val="00726B72"/>
    <w:rsid w:val="007317C3"/>
    <w:rsid w:val="0073223E"/>
    <w:rsid w:val="00734F0F"/>
    <w:rsid w:val="00736412"/>
    <w:rsid w:val="00744CD3"/>
    <w:rsid w:val="0074563F"/>
    <w:rsid w:val="007525AC"/>
    <w:rsid w:val="007562EB"/>
    <w:rsid w:val="0075716E"/>
    <w:rsid w:val="007575EF"/>
    <w:rsid w:val="00760D06"/>
    <w:rsid w:val="007627EF"/>
    <w:rsid w:val="00765CDA"/>
    <w:rsid w:val="00767118"/>
    <w:rsid w:val="0077329D"/>
    <w:rsid w:val="00781975"/>
    <w:rsid w:val="00781F27"/>
    <w:rsid w:val="007A2488"/>
    <w:rsid w:val="007A525F"/>
    <w:rsid w:val="007B549D"/>
    <w:rsid w:val="007B6424"/>
    <w:rsid w:val="007C5BF8"/>
    <w:rsid w:val="007C7BCA"/>
    <w:rsid w:val="007D3ADD"/>
    <w:rsid w:val="007D470B"/>
    <w:rsid w:val="007D758F"/>
    <w:rsid w:val="007E12C8"/>
    <w:rsid w:val="007E26BB"/>
    <w:rsid w:val="007F1EE0"/>
    <w:rsid w:val="008117AC"/>
    <w:rsid w:val="008137AE"/>
    <w:rsid w:val="0081412F"/>
    <w:rsid w:val="00814B1F"/>
    <w:rsid w:val="0081532C"/>
    <w:rsid w:val="00830558"/>
    <w:rsid w:val="00837133"/>
    <w:rsid w:val="00844373"/>
    <w:rsid w:val="008466A8"/>
    <w:rsid w:val="00847DEB"/>
    <w:rsid w:val="00850DD9"/>
    <w:rsid w:val="008575FA"/>
    <w:rsid w:val="00862761"/>
    <w:rsid w:val="00862DE1"/>
    <w:rsid w:val="00863F9F"/>
    <w:rsid w:val="0086436E"/>
    <w:rsid w:val="008648C5"/>
    <w:rsid w:val="0087159A"/>
    <w:rsid w:val="008742B9"/>
    <w:rsid w:val="008755E6"/>
    <w:rsid w:val="00883F66"/>
    <w:rsid w:val="00884CA1"/>
    <w:rsid w:val="00887951"/>
    <w:rsid w:val="0089009B"/>
    <w:rsid w:val="00891233"/>
    <w:rsid w:val="0089215D"/>
    <w:rsid w:val="00896FA7"/>
    <w:rsid w:val="008A2512"/>
    <w:rsid w:val="008A74DF"/>
    <w:rsid w:val="008B03F0"/>
    <w:rsid w:val="008B41CF"/>
    <w:rsid w:val="008B5C11"/>
    <w:rsid w:val="008C7081"/>
    <w:rsid w:val="008D3497"/>
    <w:rsid w:val="008D7AC9"/>
    <w:rsid w:val="008F4897"/>
    <w:rsid w:val="008F6BF2"/>
    <w:rsid w:val="0090026D"/>
    <w:rsid w:val="0090297B"/>
    <w:rsid w:val="00911512"/>
    <w:rsid w:val="00911ED5"/>
    <w:rsid w:val="0091292B"/>
    <w:rsid w:val="00915E7D"/>
    <w:rsid w:val="00920123"/>
    <w:rsid w:val="00921DCE"/>
    <w:rsid w:val="00932F80"/>
    <w:rsid w:val="00934789"/>
    <w:rsid w:val="009362B9"/>
    <w:rsid w:val="00937FBD"/>
    <w:rsid w:val="00950433"/>
    <w:rsid w:val="00951109"/>
    <w:rsid w:val="00957C3E"/>
    <w:rsid w:val="009635B5"/>
    <w:rsid w:val="009660B3"/>
    <w:rsid w:val="009679CE"/>
    <w:rsid w:val="00973954"/>
    <w:rsid w:val="009779BA"/>
    <w:rsid w:val="0098443F"/>
    <w:rsid w:val="00986000"/>
    <w:rsid w:val="0098623B"/>
    <w:rsid w:val="009877A5"/>
    <w:rsid w:val="0099166E"/>
    <w:rsid w:val="00995395"/>
    <w:rsid w:val="0099601C"/>
    <w:rsid w:val="009A0434"/>
    <w:rsid w:val="009A74AF"/>
    <w:rsid w:val="009C0A7C"/>
    <w:rsid w:val="009C539A"/>
    <w:rsid w:val="009D17CA"/>
    <w:rsid w:val="009D349D"/>
    <w:rsid w:val="009D37CE"/>
    <w:rsid w:val="009D3868"/>
    <w:rsid w:val="009D555C"/>
    <w:rsid w:val="009D5C51"/>
    <w:rsid w:val="009E07F8"/>
    <w:rsid w:val="009E6FD4"/>
    <w:rsid w:val="009F1EC0"/>
    <w:rsid w:val="009F4C35"/>
    <w:rsid w:val="009F5B48"/>
    <w:rsid w:val="009F5E0A"/>
    <w:rsid w:val="009F6EF2"/>
    <w:rsid w:val="00A0102E"/>
    <w:rsid w:val="00A1011F"/>
    <w:rsid w:val="00A16DA3"/>
    <w:rsid w:val="00A235C5"/>
    <w:rsid w:val="00A238C1"/>
    <w:rsid w:val="00A24081"/>
    <w:rsid w:val="00A26EA1"/>
    <w:rsid w:val="00A3219B"/>
    <w:rsid w:val="00A4245C"/>
    <w:rsid w:val="00A42FEC"/>
    <w:rsid w:val="00A446C9"/>
    <w:rsid w:val="00A635DB"/>
    <w:rsid w:val="00A70C00"/>
    <w:rsid w:val="00A71EE3"/>
    <w:rsid w:val="00A73685"/>
    <w:rsid w:val="00A77840"/>
    <w:rsid w:val="00A92B90"/>
    <w:rsid w:val="00A93E9A"/>
    <w:rsid w:val="00AA504F"/>
    <w:rsid w:val="00AA6E12"/>
    <w:rsid w:val="00AB1312"/>
    <w:rsid w:val="00AB4448"/>
    <w:rsid w:val="00AB7AD3"/>
    <w:rsid w:val="00AC5B4E"/>
    <w:rsid w:val="00AC7876"/>
    <w:rsid w:val="00AD0EB1"/>
    <w:rsid w:val="00AD3CAF"/>
    <w:rsid w:val="00AD5980"/>
    <w:rsid w:val="00AD5C8D"/>
    <w:rsid w:val="00AE1950"/>
    <w:rsid w:val="00AE595A"/>
    <w:rsid w:val="00AE71B2"/>
    <w:rsid w:val="00AE7C88"/>
    <w:rsid w:val="00B10229"/>
    <w:rsid w:val="00B10394"/>
    <w:rsid w:val="00B17D72"/>
    <w:rsid w:val="00B206C2"/>
    <w:rsid w:val="00B313C2"/>
    <w:rsid w:val="00B31B93"/>
    <w:rsid w:val="00B35A47"/>
    <w:rsid w:val="00B54425"/>
    <w:rsid w:val="00B548FD"/>
    <w:rsid w:val="00B54E76"/>
    <w:rsid w:val="00B562FC"/>
    <w:rsid w:val="00B654DE"/>
    <w:rsid w:val="00B65BD0"/>
    <w:rsid w:val="00B726CD"/>
    <w:rsid w:val="00B72981"/>
    <w:rsid w:val="00B8032B"/>
    <w:rsid w:val="00B816F3"/>
    <w:rsid w:val="00B83957"/>
    <w:rsid w:val="00B90175"/>
    <w:rsid w:val="00B907B6"/>
    <w:rsid w:val="00B93D47"/>
    <w:rsid w:val="00BA176F"/>
    <w:rsid w:val="00BA5171"/>
    <w:rsid w:val="00BA5D55"/>
    <w:rsid w:val="00BB12A7"/>
    <w:rsid w:val="00BB310A"/>
    <w:rsid w:val="00BB58CC"/>
    <w:rsid w:val="00BC058A"/>
    <w:rsid w:val="00BC0F9A"/>
    <w:rsid w:val="00BC0FC2"/>
    <w:rsid w:val="00BC4845"/>
    <w:rsid w:val="00BC4F8E"/>
    <w:rsid w:val="00BC59B3"/>
    <w:rsid w:val="00BD7660"/>
    <w:rsid w:val="00BE134E"/>
    <w:rsid w:val="00BE430F"/>
    <w:rsid w:val="00BE518B"/>
    <w:rsid w:val="00BE5CF0"/>
    <w:rsid w:val="00BE782C"/>
    <w:rsid w:val="00BF37DF"/>
    <w:rsid w:val="00BF4EB4"/>
    <w:rsid w:val="00BF6814"/>
    <w:rsid w:val="00C00819"/>
    <w:rsid w:val="00C03B84"/>
    <w:rsid w:val="00C1181A"/>
    <w:rsid w:val="00C323EE"/>
    <w:rsid w:val="00C512BD"/>
    <w:rsid w:val="00C52B47"/>
    <w:rsid w:val="00C64348"/>
    <w:rsid w:val="00C75C6A"/>
    <w:rsid w:val="00C77E90"/>
    <w:rsid w:val="00C81609"/>
    <w:rsid w:val="00C82D2F"/>
    <w:rsid w:val="00C83782"/>
    <w:rsid w:val="00C85168"/>
    <w:rsid w:val="00C8640F"/>
    <w:rsid w:val="00C90D25"/>
    <w:rsid w:val="00C939B7"/>
    <w:rsid w:val="00C963BD"/>
    <w:rsid w:val="00CA0438"/>
    <w:rsid w:val="00CA05E3"/>
    <w:rsid w:val="00CA498D"/>
    <w:rsid w:val="00CA782A"/>
    <w:rsid w:val="00CB5186"/>
    <w:rsid w:val="00CC366F"/>
    <w:rsid w:val="00CC5953"/>
    <w:rsid w:val="00CD5095"/>
    <w:rsid w:val="00CD5249"/>
    <w:rsid w:val="00CD5999"/>
    <w:rsid w:val="00CE10CE"/>
    <w:rsid w:val="00CE39E8"/>
    <w:rsid w:val="00CE3FDE"/>
    <w:rsid w:val="00CE64A4"/>
    <w:rsid w:val="00D00633"/>
    <w:rsid w:val="00D0099B"/>
    <w:rsid w:val="00D0213B"/>
    <w:rsid w:val="00D04365"/>
    <w:rsid w:val="00D17126"/>
    <w:rsid w:val="00D201F9"/>
    <w:rsid w:val="00D27233"/>
    <w:rsid w:val="00D27610"/>
    <w:rsid w:val="00D27FAC"/>
    <w:rsid w:val="00D32F70"/>
    <w:rsid w:val="00D415FE"/>
    <w:rsid w:val="00D42862"/>
    <w:rsid w:val="00D44F4A"/>
    <w:rsid w:val="00D45D72"/>
    <w:rsid w:val="00D54795"/>
    <w:rsid w:val="00D559A0"/>
    <w:rsid w:val="00D633A4"/>
    <w:rsid w:val="00D72E5B"/>
    <w:rsid w:val="00D73A78"/>
    <w:rsid w:val="00D752D8"/>
    <w:rsid w:val="00D82C6B"/>
    <w:rsid w:val="00D858A2"/>
    <w:rsid w:val="00D860E4"/>
    <w:rsid w:val="00DA07EE"/>
    <w:rsid w:val="00DA0A77"/>
    <w:rsid w:val="00DA33D9"/>
    <w:rsid w:val="00DA75C1"/>
    <w:rsid w:val="00DB122F"/>
    <w:rsid w:val="00DC4EA2"/>
    <w:rsid w:val="00DD01B7"/>
    <w:rsid w:val="00DD21DB"/>
    <w:rsid w:val="00DD51D4"/>
    <w:rsid w:val="00DD678B"/>
    <w:rsid w:val="00DD6916"/>
    <w:rsid w:val="00DE18E4"/>
    <w:rsid w:val="00DE295C"/>
    <w:rsid w:val="00DE5120"/>
    <w:rsid w:val="00DE7310"/>
    <w:rsid w:val="00DF0497"/>
    <w:rsid w:val="00DF4717"/>
    <w:rsid w:val="00E028E0"/>
    <w:rsid w:val="00E03075"/>
    <w:rsid w:val="00E07AB4"/>
    <w:rsid w:val="00E1123F"/>
    <w:rsid w:val="00E128F8"/>
    <w:rsid w:val="00E14044"/>
    <w:rsid w:val="00E14B1E"/>
    <w:rsid w:val="00E1519F"/>
    <w:rsid w:val="00E21696"/>
    <w:rsid w:val="00E23719"/>
    <w:rsid w:val="00E25CD7"/>
    <w:rsid w:val="00E27A5E"/>
    <w:rsid w:val="00E37083"/>
    <w:rsid w:val="00E419EB"/>
    <w:rsid w:val="00E436A4"/>
    <w:rsid w:val="00E5574F"/>
    <w:rsid w:val="00E60D4A"/>
    <w:rsid w:val="00E618DF"/>
    <w:rsid w:val="00E6396F"/>
    <w:rsid w:val="00E66E05"/>
    <w:rsid w:val="00E71FF1"/>
    <w:rsid w:val="00E95958"/>
    <w:rsid w:val="00E960B8"/>
    <w:rsid w:val="00EA3E34"/>
    <w:rsid w:val="00EA4A55"/>
    <w:rsid w:val="00EA6F1F"/>
    <w:rsid w:val="00EA72B4"/>
    <w:rsid w:val="00EA7D04"/>
    <w:rsid w:val="00EB04F1"/>
    <w:rsid w:val="00EB0B0F"/>
    <w:rsid w:val="00EB0CD3"/>
    <w:rsid w:val="00EB119E"/>
    <w:rsid w:val="00EB6058"/>
    <w:rsid w:val="00EB6275"/>
    <w:rsid w:val="00EB780D"/>
    <w:rsid w:val="00EC0321"/>
    <w:rsid w:val="00EC12E4"/>
    <w:rsid w:val="00EC13BE"/>
    <w:rsid w:val="00ED258A"/>
    <w:rsid w:val="00ED6E5C"/>
    <w:rsid w:val="00EF0287"/>
    <w:rsid w:val="00EF0F3D"/>
    <w:rsid w:val="00EF4482"/>
    <w:rsid w:val="00EF684A"/>
    <w:rsid w:val="00EF7F8E"/>
    <w:rsid w:val="00F0514B"/>
    <w:rsid w:val="00F1224B"/>
    <w:rsid w:val="00F13030"/>
    <w:rsid w:val="00F20434"/>
    <w:rsid w:val="00F246F5"/>
    <w:rsid w:val="00F303C2"/>
    <w:rsid w:val="00F43D1A"/>
    <w:rsid w:val="00F43F5C"/>
    <w:rsid w:val="00F4465C"/>
    <w:rsid w:val="00F44B8C"/>
    <w:rsid w:val="00F4582E"/>
    <w:rsid w:val="00F51CE8"/>
    <w:rsid w:val="00F5327B"/>
    <w:rsid w:val="00F54B98"/>
    <w:rsid w:val="00F62878"/>
    <w:rsid w:val="00F63834"/>
    <w:rsid w:val="00F64FC0"/>
    <w:rsid w:val="00F7039C"/>
    <w:rsid w:val="00F92849"/>
    <w:rsid w:val="00F93A1A"/>
    <w:rsid w:val="00FA5533"/>
    <w:rsid w:val="00FA7A40"/>
    <w:rsid w:val="00FB0762"/>
    <w:rsid w:val="00FB1AFB"/>
    <w:rsid w:val="00FB1B74"/>
    <w:rsid w:val="00FB1F45"/>
    <w:rsid w:val="00FB2BEE"/>
    <w:rsid w:val="00FB4C71"/>
    <w:rsid w:val="00FC24BB"/>
    <w:rsid w:val="00FC5BFD"/>
    <w:rsid w:val="00FD5186"/>
    <w:rsid w:val="00FD7508"/>
    <w:rsid w:val="00FD7CDD"/>
    <w:rsid w:val="00FF0664"/>
    <w:rsid w:val="00FF642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2FE5CC"/>
  <w15:docId w15:val="{4E549F1B-A85B-4B05-A181-D9AA8398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24EE"/>
    <w:pPr>
      <w:spacing w:line="480" w:lineRule="auto"/>
    </w:pPr>
    <w:rPr>
      <w:sz w:val="24"/>
      <w:szCs w:val="22"/>
      <w:lang w:eastAsia="en-US"/>
    </w:rPr>
  </w:style>
  <w:style w:type="paragraph" w:styleId="Heading1">
    <w:name w:val="heading 1"/>
    <w:basedOn w:val="Normal"/>
    <w:next w:val="Normal"/>
    <w:link w:val="Heading1Char"/>
    <w:uiPriority w:val="9"/>
    <w:qFormat/>
    <w:rsid w:val="006A70E3"/>
    <w:pPr>
      <w:keepNext/>
      <w:keepLines/>
      <w:spacing w:before="480"/>
      <w:outlineLvl w:val="0"/>
    </w:pPr>
    <w:rPr>
      <w:rFonts w:ascii="Cambria" w:eastAsia="MS Gothic" w:hAnsi="Cambria"/>
      <w:b/>
      <w:bCs/>
      <w:color w:val="365F91"/>
      <w:sz w:val="28"/>
      <w:szCs w:val="28"/>
    </w:rPr>
  </w:style>
  <w:style w:type="paragraph" w:styleId="Heading2">
    <w:name w:val="heading 2"/>
    <w:basedOn w:val="Normal"/>
    <w:next w:val="Normal"/>
    <w:link w:val="Heading2Char"/>
    <w:uiPriority w:val="9"/>
    <w:unhideWhenUsed/>
    <w:qFormat/>
    <w:rsid w:val="006A70E3"/>
    <w:pPr>
      <w:keepNext/>
      <w:keepLines/>
      <w:spacing w:before="20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5A521D"/>
    <w:pPr>
      <w:keepNext/>
      <w:keepLines/>
      <w:spacing w:before="40"/>
      <w:outlineLvl w:val="2"/>
    </w:pPr>
    <w:rPr>
      <w:rFonts w:ascii="Cambria" w:eastAsia="MS Gothic" w:hAnsi="Cambria"/>
      <w:color w:val="243F6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A70E3"/>
    <w:rPr>
      <w:rFonts w:ascii="Cambria" w:eastAsia="MS Gothic" w:hAnsi="Cambria" w:cs="Times New Roman"/>
      <w:b/>
      <w:bCs/>
      <w:color w:val="365F91"/>
      <w:sz w:val="28"/>
      <w:szCs w:val="28"/>
    </w:rPr>
  </w:style>
  <w:style w:type="character" w:customStyle="1" w:styleId="Heading2Char">
    <w:name w:val="Heading 2 Char"/>
    <w:link w:val="Heading2"/>
    <w:uiPriority w:val="9"/>
    <w:rsid w:val="006A70E3"/>
    <w:rPr>
      <w:rFonts w:ascii="Cambria" w:eastAsia="MS Gothic" w:hAnsi="Cambria" w:cs="Times New Roman"/>
      <w:b/>
      <w:bCs/>
      <w:color w:val="4F81BD"/>
      <w:sz w:val="26"/>
      <w:szCs w:val="26"/>
    </w:rPr>
  </w:style>
  <w:style w:type="character" w:styleId="PlaceholderText">
    <w:name w:val="Placeholder Text"/>
    <w:uiPriority w:val="99"/>
    <w:semiHidden/>
    <w:rsid w:val="00937FBD"/>
    <w:rPr>
      <w:color w:val="808080"/>
    </w:rPr>
  </w:style>
  <w:style w:type="paragraph" w:styleId="BalloonText">
    <w:name w:val="Balloon Text"/>
    <w:basedOn w:val="Normal"/>
    <w:link w:val="BalloonTextChar"/>
    <w:uiPriority w:val="99"/>
    <w:semiHidden/>
    <w:unhideWhenUsed/>
    <w:rsid w:val="00937FBD"/>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AD3CAF"/>
    <w:pPr>
      <w:spacing w:line="240" w:lineRule="auto"/>
    </w:pPr>
    <w:rPr>
      <w:b/>
      <w:bCs/>
      <w:color w:val="4F81BD"/>
      <w:szCs w:val="18"/>
    </w:rPr>
  </w:style>
  <w:style w:type="character" w:styleId="CommentReference">
    <w:name w:val="annotation reference"/>
    <w:uiPriority w:val="99"/>
    <w:semiHidden/>
    <w:unhideWhenUsed/>
    <w:rsid w:val="00891233"/>
    <w:rPr>
      <w:sz w:val="16"/>
      <w:szCs w:val="16"/>
    </w:rPr>
  </w:style>
  <w:style w:type="paragraph" w:styleId="CommentText">
    <w:name w:val="annotation text"/>
    <w:basedOn w:val="Normal"/>
    <w:link w:val="CommentTextChar"/>
    <w:uiPriority w:val="99"/>
    <w:unhideWhenUsed/>
    <w:rsid w:val="00891233"/>
    <w:pPr>
      <w:spacing w:line="240" w:lineRule="auto"/>
    </w:pPr>
    <w:rPr>
      <w:sz w:val="20"/>
      <w:szCs w:val="20"/>
    </w:rPr>
  </w:style>
  <w:style w:type="character" w:customStyle="1" w:styleId="CommentTextChar">
    <w:name w:val="Comment Text Char"/>
    <w:link w:val="CommentText"/>
    <w:uiPriority w:val="99"/>
    <w:rsid w:val="00891233"/>
    <w:rPr>
      <w:sz w:val="20"/>
      <w:szCs w:val="20"/>
    </w:rPr>
  </w:style>
  <w:style w:type="paragraph" w:styleId="CommentSubject">
    <w:name w:val="annotation subject"/>
    <w:basedOn w:val="CommentText"/>
    <w:next w:val="CommentText"/>
    <w:link w:val="CommentSubjectChar"/>
    <w:uiPriority w:val="99"/>
    <w:semiHidden/>
    <w:unhideWhenUsed/>
    <w:rsid w:val="00891233"/>
    <w:rPr>
      <w:b/>
      <w:bCs/>
    </w:rPr>
  </w:style>
  <w:style w:type="character" w:customStyle="1" w:styleId="CommentSubjectChar">
    <w:name w:val="Comment Subject Char"/>
    <w:link w:val="CommentSubject"/>
    <w:uiPriority w:val="99"/>
    <w:semiHidden/>
    <w:rsid w:val="00891233"/>
    <w:rPr>
      <w:b/>
      <w:bCs/>
      <w:sz w:val="20"/>
      <w:szCs w:val="20"/>
    </w:rPr>
  </w:style>
  <w:style w:type="paragraph" w:styleId="Revision">
    <w:name w:val="Revision"/>
    <w:hidden/>
    <w:uiPriority w:val="99"/>
    <w:semiHidden/>
    <w:rsid w:val="00891233"/>
    <w:rPr>
      <w:sz w:val="22"/>
      <w:szCs w:val="22"/>
      <w:lang w:eastAsia="en-US"/>
    </w:rPr>
  </w:style>
  <w:style w:type="character" w:styleId="Hyperlink">
    <w:name w:val="Hyperlink"/>
    <w:uiPriority w:val="99"/>
    <w:unhideWhenUsed/>
    <w:rsid w:val="00D54795"/>
    <w:rPr>
      <w:color w:val="0000FF"/>
      <w:u w:val="single"/>
    </w:rPr>
  </w:style>
  <w:style w:type="character" w:customStyle="1" w:styleId="UnresolvedMention1">
    <w:name w:val="Unresolved Mention1"/>
    <w:uiPriority w:val="99"/>
    <w:semiHidden/>
    <w:unhideWhenUsed/>
    <w:rsid w:val="00D54795"/>
    <w:rPr>
      <w:color w:val="808080"/>
      <w:shd w:val="clear" w:color="auto" w:fill="E6E6E6"/>
    </w:rPr>
  </w:style>
  <w:style w:type="character" w:customStyle="1" w:styleId="Heading3Char">
    <w:name w:val="Heading 3 Char"/>
    <w:link w:val="Heading3"/>
    <w:uiPriority w:val="9"/>
    <w:rsid w:val="005A521D"/>
    <w:rPr>
      <w:rFonts w:ascii="Cambria" w:eastAsia="MS Gothic" w:hAnsi="Cambria" w:cs="Times New Roman"/>
      <w:color w:val="243F60"/>
      <w:sz w:val="24"/>
      <w:szCs w:val="24"/>
    </w:rPr>
  </w:style>
  <w:style w:type="paragraph" w:styleId="ListParagraph">
    <w:name w:val="List Paragraph"/>
    <w:basedOn w:val="Normal"/>
    <w:uiPriority w:val="34"/>
    <w:qFormat/>
    <w:rsid w:val="001745C2"/>
    <w:pPr>
      <w:ind w:left="720"/>
      <w:contextualSpacing/>
    </w:pPr>
  </w:style>
  <w:style w:type="paragraph" w:styleId="NormalWeb">
    <w:name w:val="Normal (Web)"/>
    <w:basedOn w:val="Normal"/>
    <w:uiPriority w:val="99"/>
    <w:unhideWhenUsed/>
    <w:rsid w:val="002B73EF"/>
    <w:pPr>
      <w:spacing w:before="100" w:beforeAutospacing="1" w:after="100" w:afterAutospacing="1" w:line="240" w:lineRule="auto"/>
    </w:pPr>
    <w:rPr>
      <w:rFonts w:ascii="Times New Roman" w:eastAsia="Times New Roman" w:hAnsi="Times New Roman"/>
      <w:szCs w:val="24"/>
      <w:lang w:eastAsia="en-GB"/>
    </w:rPr>
  </w:style>
  <w:style w:type="character" w:customStyle="1" w:styleId="bibliographic-informationvalue">
    <w:name w:val="bibliographic-information__value"/>
    <w:basedOn w:val="DefaultParagraphFont"/>
    <w:rsid w:val="00AC5B4E"/>
  </w:style>
  <w:style w:type="character" w:customStyle="1" w:styleId="st">
    <w:name w:val="st"/>
    <w:basedOn w:val="DefaultParagraphFont"/>
    <w:rsid w:val="00C52B47"/>
  </w:style>
  <w:style w:type="paragraph" w:styleId="FootnoteText">
    <w:name w:val="footnote text"/>
    <w:basedOn w:val="Normal"/>
    <w:link w:val="FootnoteTextChar"/>
    <w:uiPriority w:val="99"/>
    <w:semiHidden/>
    <w:unhideWhenUsed/>
    <w:rsid w:val="00D17126"/>
    <w:pPr>
      <w:spacing w:line="240" w:lineRule="auto"/>
    </w:pPr>
    <w:rPr>
      <w:sz w:val="20"/>
      <w:szCs w:val="20"/>
    </w:rPr>
  </w:style>
  <w:style w:type="character" w:customStyle="1" w:styleId="FootnoteTextChar">
    <w:name w:val="Footnote Text Char"/>
    <w:basedOn w:val="DefaultParagraphFont"/>
    <w:link w:val="FootnoteText"/>
    <w:uiPriority w:val="99"/>
    <w:semiHidden/>
    <w:rsid w:val="00D17126"/>
    <w:rPr>
      <w:lang w:eastAsia="en-US"/>
    </w:rPr>
  </w:style>
  <w:style w:type="character" w:styleId="FootnoteReference">
    <w:name w:val="footnote reference"/>
    <w:basedOn w:val="DefaultParagraphFont"/>
    <w:uiPriority w:val="99"/>
    <w:semiHidden/>
    <w:unhideWhenUsed/>
    <w:rsid w:val="00D171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790121">
      <w:bodyDiv w:val="1"/>
      <w:marLeft w:val="0"/>
      <w:marRight w:val="0"/>
      <w:marTop w:val="0"/>
      <w:marBottom w:val="0"/>
      <w:divBdr>
        <w:top w:val="none" w:sz="0" w:space="0" w:color="auto"/>
        <w:left w:val="none" w:sz="0" w:space="0" w:color="auto"/>
        <w:bottom w:val="none" w:sz="0" w:space="0" w:color="auto"/>
        <w:right w:val="none" w:sz="0" w:space="0" w:color="auto"/>
      </w:divBdr>
    </w:div>
    <w:div w:id="383531948">
      <w:bodyDiv w:val="1"/>
      <w:marLeft w:val="0"/>
      <w:marRight w:val="0"/>
      <w:marTop w:val="0"/>
      <w:marBottom w:val="0"/>
      <w:divBdr>
        <w:top w:val="none" w:sz="0" w:space="0" w:color="auto"/>
        <w:left w:val="none" w:sz="0" w:space="0" w:color="auto"/>
        <w:bottom w:val="none" w:sz="0" w:space="0" w:color="auto"/>
        <w:right w:val="none" w:sz="0" w:space="0" w:color="auto"/>
      </w:divBdr>
    </w:div>
    <w:div w:id="417094844">
      <w:bodyDiv w:val="1"/>
      <w:marLeft w:val="0"/>
      <w:marRight w:val="0"/>
      <w:marTop w:val="0"/>
      <w:marBottom w:val="0"/>
      <w:divBdr>
        <w:top w:val="none" w:sz="0" w:space="0" w:color="auto"/>
        <w:left w:val="none" w:sz="0" w:space="0" w:color="auto"/>
        <w:bottom w:val="none" w:sz="0" w:space="0" w:color="auto"/>
        <w:right w:val="none" w:sz="0" w:space="0" w:color="auto"/>
      </w:divBdr>
    </w:div>
    <w:div w:id="567426256">
      <w:bodyDiv w:val="1"/>
      <w:marLeft w:val="0"/>
      <w:marRight w:val="0"/>
      <w:marTop w:val="0"/>
      <w:marBottom w:val="0"/>
      <w:divBdr>
        <w:top w:val="none" w:sz="0" w:space="0" w:color="auto"/>
        <w:left w:val="none" w:sz="0" w:space="0" w:color="auto"/>
        <w:bottom w:val="none" w:sz="0" w:space="0" w:color="auto"/>
        <w:right w:val="none" w:sz="0" w:space="0" w:color="auto"/>
      </w:divBdr>
    </w:div>
    <w:div w:id="605121341">
      <w:bodyDiv w:val="1"/>
      <w:marLeft w:val="0"/>
      <w:marRight w:val="0"/>
      <w:marTop w:val="0"/>
      <w:marBottom w:val="0"/>
      <w:divBdr>
        <w:top w:val="none" w:sz="0" w:space="0" w:color="auto"/>
        <w:left w:val="none" w:sz="0" w:space="0" w:color="auto"/>
        <w:bottom w:val="none" w:sz="0" w:space="0" w:color="auto"/>
        <w:right w:val="none" w:sz="0" w:space="0" w:color="auto"/>
      </w:divBdr>
    </w:div>
    <w:div w:id="729420429">
      <w:bodyDiv w:val="1"/>
      <w:marLeft w:val="0"/>
      <w:marRight w:val="0"/>
      <w:marTop w:val="0"/>
      <w:marBottom w:val="0"/>
      <w:divBdr>
        <w:top w:val="none" w:sz="0" w:space="0" w:color="auto"/>
        <w:left w:val="none" w:sz="0" w:space="0" w:color="auto"/>
        <w:bottom w:val="none" w:sz="0" w:space="0" w:color="auto"/>
        <w:right w:val="none" w:sz="0" w:space="0" w:color="auto"/>
      </w:divBdr>
    </w:div>
    <w:div w:id="1490975644">
      <w:bodyDiv w:val="1"/>
      <w:marLeft w:val="0"/>
      <w:marRight w:val="0"/>
      <w:marTop w:val="0"/>
      <w:marBottom w:val="0"/>
      <w:divBdr>
        <w:top w:val="none" w:sz="0" w:space="0" w:color="auto"/>
        <w:left w:val="none" w:sz="0" w:space="0" w:color="auto"/>
        <w:bottom w:val="none" w:sz="0" w:space="0" w:color="auto"/>
        <w:right w:val="none" w:sz="0" w:space="0" w:color="auto"/>
      </w:divBdr>
    </w:div>
    <w:div w:id="203496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AAF7B-D939-4FE5-87C9-DFA40C283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23</Pages>
  <Words>11020</Words>
  <Characters>62819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73692</CharactersWithSpaces>
  <SharedDoc>false</SharedDoc>
  <HLinks>
    <vt:vector size="18" baseType="variant">
      <vt:variant>
        <vt:i4>1835046</vt:i4>
      </vt:variant>
      <vt:variant>
        <vt:i4>6</vt:i4>
      </vt:variant>
      <vt:variant>
        <vt:i4>0</vt:i4>
      </vt:variant>
      <vt:variant>
        <vt:i4>5</vt:i4>
      </vt:variant>
      <vt:variant>
        <vt:lpwstr>mailto:Jonathan.Minton@glasgow.ac.uk</vt:lpwstr>
      </vt:variant>
      <vt:variant>
        <vt:lpwstr/>
      </vt:variant>
      <vt:variant>
        <vt:i4>5177469</vt:i4>
      </vt:variant>
      <vt:variant>
        <vt:i4>3</vt:i4>
      </vt:variant>
      <vt:variant>
        <vt:i4>0</vt:i4>
      </vt:variant>
      <vt:variant>
        <vt:i4>5</vt:i4>
      </vt:variant>
      <vt:variant>
        <vt:lpwstr>mailto:l.vanderbloemen@imperial.ac.uk</vt:lpwstr>
      </vt:variant>
      <vt:variant>
        <vt:lpwstr/>
      </vt:variant>
      <vt:variant>
        <vt:i4>4980856</vt:i4>
      </vt:variant>
      <vt:variant>
        <vt:i4>0</vt:i4>
      </vt:variant>
      <vt:variant>
        <vt:i4>0</vt:i4>
      </vt:variant>
      <vt:variant>
        <vt:i4>5</vt:i4>
      </vt:variant>
      <vt:variant>
        <vt:lpwstr>mailto:Serena.Pattaro@glasgow.ac.uk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Jonathan Minton</cp:lastModifiedBy>
  <cp:revision>3</cp:revision>
  <cp:lastPrinted>2018-09-26T14:23:00Z</cp:lastPrinted>
  <dcterms:created xsi:type="dcterms:W3CDTF">2019-03-12T15:59:00Z</dcterms:created>
  <dcterms:modified xsi:type="dcterms:W3CDTF">2019-03-16T11:26:00Z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9040c553-8050-363d-87c7-90c8cb8e1e7e</vt:lpwstr>
  </property>
  <property fmtid="{D5CDD505-2E9C-101B-9397-08002B2CF9AE}" pid="24" name="Mendeley Citation Style_1">
    <vt:lpwstr>http://www.zotero.org/styles/harvard-cite-them-right</vt:lpwstr>
  </property>
</Properties>
</file>